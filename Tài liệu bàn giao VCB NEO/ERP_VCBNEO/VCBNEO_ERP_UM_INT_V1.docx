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word/people.xml" ContentType="application/vnd.openxmlformats-officedocument.wordprocessingml.peop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F1E0E" w:rsidR="00320445" w:rsidP="00911383" w:rsidRDefault="0037041C" w14:paraId="522247E2" w14:textId="77777777">
      <w:pPr>
        <w:spacing w:line="295" w:lineRule="auto"/>
        <w:jc w:val="both"/>
        <w:rPr>
          <w:sz w:val="26"/>
          <w:szCs w:val="26"/>
        </w:rPr>
      </w:pPr>
      <w:r w:rsidRPr="00BF1E0E">
        <w:rPr>
          <w:sz w:val="26"/>
          <w:szCs w:val="26"/>
        </w:rPr>
        <w:tab/>
      </w:r>
    </w:p>
    <w:p w:rsidRPr="00BF1E0E" w:rsidR="00320445" w:rsidP="00911383" w:rsidRDefault="00320445" w14:paraId="082C7E86" w14:textId="77777777">
      <w:pPr>
        <w:spacing w:line="295" w:lineRule="auto"/>
        <w:jc w:val="both"/>
        <w:rPr>
          <w:sz w:val="26"/>
          <w:szCs w:val="26"/>
        </w:rPr>
      </w:pPr>
    </w:p>
    <w:p w:rsidRPr="00886B7A" w:rsidR="00E3195A" w:rsidP="4709A69E" w:rsidRDefault="00AC342A" w14:paraId="2DFE90DB" w14:textId="5846CC72">
      <w:pPr>
        <w:shd w:val="clear" w:color="auto" w:fill="1F4E79" w:themeFill="accent1" w:themeFillShade="80"/>
        <w:spacing w:line="295" w:lineRule="auto"/>
        <w:jc w:val="center"/>
        <w:rPr>
          <w:b w:val="1"/>
          <w:bCs w:val="1"/>
          <w:color w:val="FFFFFF" w:themeColor="background1"/>
          <w:sz w:val="34"/>
          <w:szCs w:val="34"/>
        </w:rPr>
      </w:pPr>
      <w:r w:rsidRPr="4709A69E" w:rsidR="00AC342A">
        <w:rPr>
          <w:b w:val="1"/>
          <w:bCs w:val="1"/>
          <w:color w:val="FFFFFF" w:themeColor="background1" w:themeTint="FF" w:themeShade="FF"/>
          <w:sz w:val="34"/>
          <w:szCs w:val="34"/>
        </w:rPr>
        <w:t xml:space="preserve">TÀI LIỆU HƯỚNG DẪN </w:t>
      </w:r>
      <w:r w:rsidRPr="4709A69E" w:rsidR="00E8758E">
        <w:rPr>
          <w:b w:val="1"/>
          <w:bCs w:val="1"/>
          <w:color w:val="FFFFFF" w:themeColor="background1" w:themeTint="FF" w:themeShade="FF"/>
          <w:sz w:val="34"/>
          <w:szCs w:val="34"/>
        </w:rPr>
        <w:t>TÍCH HỢP HỆ THỐNG</w:t>
      </w:r>
      <w:r w:rsidRPr="4709A69E" w:rsidR="4EF374A4">
        <w:rPr>
          <w:b w:val="1"/>
          <w:bCs w:val="1"/>
          <w:color w:val="FFFFFF" w:themeColor="background1" w:themeTint="FF" w:themeShade="FF"/>
          <w:sz w:val="34"/>
          <w:szCs w:val="34"/>
        </w:rPr>
        <w:t xml:space="preserve"> </w:t>
      </w:r>
    </w:p>
    <w:p w:rsidRPr="00BF1E0E" w:rsidR="00E56183" w:rsidP="00911383" w:rsidRDefault="00E56183" w14:paraId="1A07E18D" w14:textId="77777777">
      <w:pPr>
        <w:spacing w:line="295" w:lineRule="auto"/>
        <w:jc w:val="both"/>
        <w:rPr>
          <w:sz w:val="26"/>
          <w:szCs w:val="26"/>
        </w:rPr>
      </w:pPr>
    </w:p>
    <w:p w:rsidRPr="00BF1E0E" w:rsidR="00320445" w:rsidP="00911383" w:rsidRDefault="00320445" w14:paraId="3B649658" w14:textId="77777777">
      <w:pPr>
        <w:spacing w:line="295" w:lineRule="auto"/>
        <w:jc w:val="both"/>
        <w:rPr>
          <w:sz w:val="26"/>
          <w:szCs w:val="26"/>
        </w:rPr>
      </w:pPr>
    </w:p>
    <w:p w:rsidRPr="00BF1E0E" w:rsidR="00E56183" w:rsidP="00911383" w:rsidRDefault="00E56183" w14:paraId="1CE889AF" w14:textId="77777777">
      <w:pPr>
        <w:spacing w:line="295" w:lineRule="auto"/>
        <w:jc w:val="both"/>
        <w:rPr>
          <w:sz w:val="26"/>
          <w:szCs w:val="26"/>
        </w:rPr>
      </w:pPr>
    </w:p>
    <w:tbl>
      <w:tblPr>
        <w:tblW w:w="4848" w:type="pct"/>
        <w:tblInd w:w="1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727"/>
        <w:gridCol w:w="5060"/>
      </w:tblGrid>
      <w:tr w:rsidRPr="00BF1E0E" w:rsidR="008065F7" w:rsidTr="008065F7" w14:paraId="57FC58AB" w14:textId="77777777">
        <w:tc>
          <w:tcPr>
            <w:tcW w:w="5000" w:type="pct"/>
            <w:gridSpan w:val="2"/>
            <w:shd w:val="clear" w:color="auto" w:fill="244061"/>
          </w:tcPr>
          <w:p w:rsidRPr="00BF1E0E" w:rsidR="008065F7" w:rsidP="00911383" w:rsidRDefault="008065F7" w14:paraId="1FF6BEA4" w14:textId="77777777">
            <w:pPr>
              <w:spacing w:before="60" w:after="144" w:afterLines="60" w:line="295" w:lineRule="auto"/>
              <w:jc w:val="both"/>
              <w:rPr>
                <w:b/>
                <w:sz w:val="26"/>
                <w:szCs w:val="26"/>
                <w:lang w:val="fr-FR"/>
              </w:rPr>
            </w:pPr>
            <w:r w:rsidRPr="00BF1E0E">
              <w:rPr>
                <w:b/>
                <w:sz w:val="26"/>
                <w:szCs w:val="26"/>
                <w:lang w:val="fr-FR"/>
              </w:rPr>
              <w:t xml:space="preserve">Thông tin tài liệu </w:t>
            </w:r>
          </w:p>
        </w:tc>
      </w:tr>
      <w:tr w:rsidRPr="00BF1E0E" w:rsidR="008065F7" w:rsidTr="008065F7" w14:paraId="540C3C4D" w14:textId="77777777">
        <w:trPr>
          <w:trHeight w:val="476"/>
        </w:trPr>
        <w:tc>
          <w:tcPr>
            <w:tcW w:w="2121" w:type="pct"/>
            <w:shd w:val="clear" w:color="auto" w:fill="BFBFBF"/>
            <w:vAlign w:val="center"/>
          </w:tcPr>
          <w:p w:rsidRPr="00BF1E0E" w:rsidR="008065F7" w:rsidP="00911383" w:rsidRDefault="008065F7" w14:paraId="06E26FB7" w14:textId="77777777">
            <w:pPr>
              <w:spacing w:before="60" w:after="144" w:afterLines="60" w:line="295" w:lineRule="auto"/>
              <w:jc w:val="both"/>
              <w:rPr>
                <w:sz w:val="26"/>
                <w:szCs w:val="26"/>
              </w:rPr>
            </w:pPr>
            <w:r w:rsidRPr="00BF1E0E">
              <w:rPr>
                <w:sz w:val="26"/>
                <w:szCs w:val="26"/>
              </w:rPr>
              <w:t>Mã dự án</w:t>
            </w:r>
          </w:p>
        </w:tc>
        <w:tc>
          <w:tcPr>
            <w:tcW w:w="2879" w:type="pct"/>
            <w:vAlign w:val="center"/>
          </w:tcPr>
          <w:p w:rsidRPr="00BF1E0E" w:rsidR="008065F7" w:rsidP="00911383" w:rsidRDefault="008065F7" w14:paraId="37E47FEB" w14:textId="1CFA0337">
            <w:pPr>
              <w:pStyle w:val="ListParagraph"/>
              <w:spacing w:before="60" w:after="144" w:afterLines="60" w:line="295" w:lineRule="auto"/>
              <w:ind w:left="0"/>
              <w:jc w:val="both"/>
              <w:rPr>
                <w:sz w:val="26"/>
                <w:szCs w:val="26"/>
              </w:rPr>
            </w:pPr>
            <w:r w:rsidRPr="00BF1E0E">
              <w:rPr>
                <w:sz w:val="26"/>
                <w:szCs w:val="26"/>
              </w:rPr>
              <w:t>VCB</w:t>
            </w:r>
            <w:r w:rsidR="006C25FE">
              <w:rPr>
                <w:sz w:val="26"/>
                <w:szCs w:val="26"/>
              </w:rPr>
              <w:t>NEO</w:t>
            </w:r>
            <w:r w:rsidRPr="00BF1E0E">
              <w:rPr>
                <w:sz w:val="26"/>
                <w:szCs w:val="26"/>
              </w:rPr>
              <w:t>_ERP</w:t>
            </w:r>
          </w:p>
        </w:tc>
      </w:tr>
      <w:tr w:rsidRPr="00BF1E0E" w:rsidR="008065F7" w:rsidTr="008065F7" w14:paraId="77E846A0" w14:textId="77777777">
        <w:tc>
          <w:tcPr>
            <w:tcW w:w="2121" w:type="pct"/>
            <w:shd w:val="clear" w:color="auto" w:fill="BFBFBF"/>
            <w:vAlign w:val="center"/>
          </w:tcPr>
          <w:p w:rsidRPr="00BF1E0E" w:rsidR="008065F7" w:rsidP="00911383" w:rsidRDefault="008065F7" w14:paraId="74723F52" w14:textId="77777777">
            <w:pPr>
              <w:spacing w:before="60" w:after="144" w:afterLines="60" w:line="295" w:lineRule="auto"/>
              <w:jc w:val="both"/>
              <w:rPr>
                <w:sz w:val="26"/>
                <w:szCs w:val="26"/>
              </w:rPr>
            </w:pPr>
            <w:r w:rsidRPr="00BF1E0E">
              <w:rPr>
                <w:sz w:val="26"/>
                <w:szCs w:val="26"/>
              </w:rPr>
              <w:t>Tên dự án</w:t>
            </w:r>
          </w:p>
        </w:tc>
        <w:tc>
          <w:tcPr>
            <w:tcW w:w="2879" w:type="pct"/>
            <w:vAlign w:val="center"/>
          </w:tcPr>
          <w:p w:rsidRPr="00BF1E0E" w:rsidR="008065F7" w:rsidP="00911383" w:rsidRDefault="008065F7" w14:paraId="5DF41576" w14:textId="77777777">
            <w:pPr>
              <w:pStyle w:val="ListParagraph"/>
              <w:spacing w:before="60" w:after="144" w:afterLines="60" w:line="295" w:lineRule="auto"/>
              <w:ind w:left="0"/>
              <w:jc w:val="both"/>
              <w:rPr>
                <w:b/>
                <w:sz w:val="26"/>
                <w:szCs w:val="26"/>
              </w:rPr>
            </w:pPr>
            <w:r w:rsidRPr="00BF1E0E">
              <w:rPr>
                <w:sz w:val="26"/>
                <w:szCs w:val="26"/>
              </w:rPr>
              <w:t>Đầu tư hệ thống quản lý tài chính doanh nghiệp (ERP) tại Vietcombank</w:t>
            </w:r>
          </w:p>
        </w:tc>
      </w:tr>
      <w:tr w:rsidRPr="00BF1E0E" w:rsidR="008065F7" w:rsidTr="008065F7" w14:paraId="638B6267" w14:textId="77777777">
        <w:tc>
          <w:tcPr>
            <w:tcW w:w="2121" w:type="pct"/>
            <w:shd w:val="clear" w:color="auto" w:fill="BFBFBF"/>
            <w:vAlign w:val="center"/>
          </w:tcPr>
          <w:p w:rsidRPr="00BF1E0E" w:rsidR="008065F7" w:rsidP="00911383" w:rsidRDefault="008065F7" w14:paraId="24EA6482" w14:textId="77777777">
            <w:pPr>
              <w:spacing w:before="60" w:after="144" w:afterLines="60" w:line="295" w:lineRule="auto"/>
              <w:jc w:val="both"/>
              <w:rPr>
                <w:sz w:val="26"/>
                <w:szCs w:val="26"/>
              </w:rPr>
            </w:pPr>
            <w:r w:rsidRPr="00BF1E0E">
              <w:rPr>
                <w:sz w:val="26"/>
                <w:szCs w:val="26"/>
              </w:rPr>
              <w:t>Mã hợp đồng</w:t>
            </w:r>
          </w:p>
        </w:tc>
        <w:tc>
          <w:tcPr>
            <w:tcW w:w="2879" w:type="pct"/>
            <w:vAlign w:val="center"/>
          </w:tcPr>
          <w:p w:rsidRPr="00BF1E0E" w:rsidR="008065F7" w:rsidP="00911383" w:rsidRDefault="008065F7" w14:paraId="4F1E96C8" w14:textId="77777777">
            <w:pPr>
              <w:pStyle w:val="ListParagraph"/>
              <w:spacing w:before="60" w:after="144" w:afterLines="60" w:line="295" w:lineRule="auto"/>
              <w:ind w:left="0"/>
              <w:jc w:val="both"/>
              <w:rPr>
                <w:b/>
                <w:sz w:val="26"/>
                <w:szCs w:val="26"/>
              </w:rPr>
            </w:pPr>
            <w:r w:rsidRPr="00BF1E0E">
              <w:rPr>
                <w:sz w:val="26"/>
                <w:szCs w:val="26"/>
              </w:rPr>
              <w:t>102018/HĐ-VCB-FPT</w:t>
            </w:r>
          </w:p>
        </w:tc>
      </w:tr>
      <w:tr w:rsidRPr="00BF1E0E" w:rsidR="008065F7" w:rsidTr="008065F7" w14:paraId="7FB4E68A" w14:textId="77777777">
        <w:tc>
          <w:tcPr>
            <w:tcW w:w="2121" w:type="pct"/>
            <w:shd w:val="clear" w:color="auto" w:fill="BFBFBF"/>
            <w:vAlign w:val="center"/>
          </w:tcPr>
          <w:p w:rsidRPr="00BF1E0E" w:rsidR="008065F7" w:rsidP="00911383" w:rsidRDefault="008065F7" w14:paraId="754AEAE6" w14:textId="77777777">
            <w:pPr>
              <w:spacing w:before="60" w:after="144" w:afterLines="60" w:line="295" w:lineRule="auto"/>
              <w:jc w:val="both"/>
              <w:rPr>
                <w:sz w:val="26"/>
                <w:szCs w:val="26"/>
              </w:rPr>
            </w:pPr>
            <w:r w:rsidRPr="00BF1E0E">
              <w:rPr>
                <w:sz w:val="26"/>
                <w:szCs w:val="26"/>
              </w:rPr>
              <w:t>Phân hệ</w:t>
            </w:r>
          </w:p>
        </w:tc>
        <w:tc>
          <w:tcPr>
            <w:tcW w:w="2879" w:type="pct"/>
            <w:vAlign w:val="center"/>
          </w:tcPr>
          <w:p w:rsidRPr="00BF1E0E" w:rsidR="008065F7" w:rsidP="00911383" w:rsidRDefault="00E8758E" w14:paraId="56225F75" w14:textId="77777777">
            <w:pPr>
              <w:pStyle w:val="ListParagraph"/>
              <w:spacing w:before="60" w:after="144" w:afterLines="60" w:line="295" w:lineRule="auto"/>
              <w:ind w:left="0"/>
              <w:jc w:val="both"/>
              <w:rPr>
                <w:sz w:val="26"/>
                <w:szCs w:val="26"/>
              </w:rPr>
            </w:pPr>
            <w:r>
              <w:rPr>
                <w:sz w:val="26"/>
                <w:szCs w:val="26"/>
              </w:rPr>
              <w:t>Tích hợp</w:t>
            </w:r>
          </w:p>
        </w:tc>
      </w:tr>
      <w:tr w:rsidRPr="00BF1E0E" w:rsidR="008065F7" w:rsidTr="008065F7" w14:paraId="0435394F" w14:textId="77777777">
        <w:tc>
          <w:tcPr>
            <w:tcW w:w="2121" w:type="pct"/>
            <w:shd w:val="clear" w:color="auto" w:fill="BFBFBF"/>
            <w:vAlign w:val="center"/>
          </w:tcPr>
          <w:p w:rsidRPr="00BF1E0E" w:rsidR="008065F7" w:rsidP="00911383" w:rsidRDefault="008065F7" w14:paraId="59FD3092" w14:textId="77777777">
            <w:pPr>
              <w:spacing w:before="60" w:after="144" w:afterLines="60" w:line="295" w:lineRule="auto"/>
              <w:jc w:val="both"/>
              <w:rPr>
                <w:sz w:val="26"/>
                <w:szCs w:val="26"/>
              </w:rPr>
            </w:pPr>
            <w:r w:rsidRPr="00BF1E0E">
              <w:rPr>
                <w:sz w:val="26"/>
                <w:szCs w:val="26"/>
              </w:rPr>
              <w:t>Mã tài liệu</w:t>
            </w:r>
          </w:p>
        </w:tc>
        <w:tc>
          <w:tcPr>
            <w:tcW w:w="2879" w:type="pct"/>
            <w:vAlign w:val="center"/>
          </w:tcPr>
          <w:p w:rsidRPr="00BF1E0E" w:rsidR="008065F7" w:rsidP="00911383" w:rsidRDefault="00112E6B" w14:paraId="613D355E" w14:textId="5706A94D">
            <w:pPr>
              <w:pStyle w:val="ListParagraph"/>
              <w:spacing w:before="60" w:after="144" w:afterLines="60" w:line="295" w:lineRule="auto"/>
              <w:ind w:left="0"/>
              <w:jc w:val="both"/>
              <w:rPr>
                <w:sz w:val="26"/>
                <w:szCs w:val="26"/>
              </w:rPr>
            </w:pPr>
            <w:r>
              <w:rPr>
                <w:sz w:val="26"/>
                <w:szCs w:val="26"/>
              </w:rPr>
              <w:t>VCB</w:t>
            </w:r>
            <w:r w:rsidR="00B77465">
              <w:rPr>
                <w:sz w:val="26"/>
                <w:szCs w:val="26"/>
              </w:rPr>
              <w:t>NEO</w:t>
            </w:r>
            <w:r>
              <w:rPr>
                <w:sz w:val="26"/>
                <w:szCs w:val="26"/>
              </w:rPr>
              <w:t>_ERP_UM</w:t>
            </w:r>
            <w:r w:rsidR="00E8758E">
              <w:rPr>
                <w:sz w:val="26"/>
                <w:szCs w:val="26"/>
              </w:rPr>
              <w:t>_INT</w:t>
            </w:r>
          </w:p>
        </w:tc>
      </w:tr>
      <w:tr w:rsidRPr="00BF1E0E" w:rsidR="008065F7" w:rsidTr="008065F7" w14:paraId="241A9F0D" w14:textId="77777777">
        <w:tc>
          <w:tcPr>
            <w:tcW w:w="2121" w:type="pct"/>
            <w:shd w:val="clear" w:color="auto" w:fill="BFBFBF"/>
            <w:vAlign w:val="center"/>
          </w:tcPr>
          <w:p w:rsidRPr="00BF1E0E" w:rsidR="008065F7" w:rsidP="00911383" w:rsidRDefault="008065F7" w14:paraId="08E43D3B" w14:textId="77777777">
            <w:pPr>
              <w:spacing w:before="60" w:after="144" w:afterLines="60" w:line="295" w:lineRule="auto"/>
              <w:jc w:val="both"/>
              <w:rPr>
                <w:sz w:val="26"/>
                <w:szCs w:val="26"/>
              </w:rPr>
            </w:pPr>
            <w:r w:rsidRPr="00BF1E0E">
              <w:rPr>
                <w:sz w:val="26"/>
                <w:szCs w:val="26"/>
              </w:rPr>
              <w:t>Phiên bản</w:t>
            </w:r>
          </w:p>
        </w:tc>
        <w:tc>
          <w:tcPr>
            <w:tcW w:w="2879" w:type="pct"/>
            <w:vAlign w:val="center"/>
          </w:tcPr>
          <w:p w:rsidRPr="00BF1E0E" w:rsidR="008065F7" w:rsidP="00911383" w:rsidRDefault="00996C28" w14:paraId="370DB662" w14:textId="378423E0">
            <w:pPr>
              <w:pStyle w:val="ListParagraph"/>
              <w:spacing w:before="60" w:after="144" w:afterLines="60" w:line="295" w:lineRule="auto"/>
              <w:ind w:left="0"/>
              <w:jc w:val="both"/>
              <w:rPr>
                <w:sz w:val="26"/>
                <w:szCs w:val="26"/>
              </w:rPr>
            </w:pPr>
            <w:r>
              <w:rPr>
                <w:sz w:val="26"/>
                <w:szCs w:val="26"/>
              </w:rPr>
              <w:t>V1</w:t>
            </w:r>
          </w:p>
        </w:tc>
      </w:tr>
      <w:tr w:rsidRPr="00BF1E0E" w:rsidR="008065F7" w:rsidTr="008065F7" w14:paraId="3A42B219" w14:textId="77777777">
        <w:tc>
          <w:tcPr>
            <w:tcW w:w="2121" w:type="pct"/>
            <w:shd w:val="clear" w:color="auto" w:fill="BFBFBF"/>
            <w:vAlign w:val="center"/>
          </w:tcPr>
          <w:p w:rsidRPr="00BF1E0E" w:rsidR="008065F7" w:rsidP="00911383" w:rsidRDefault="008065F7" w14:paraId="2C547A35" w14:textId="77777777">
            <w:pPr>
              <w:spacing w:before="60" w:after="144" w:afterLines="60" w:line="295" w:lineRule="auto"/>
              <w:jc w:val="both"/>
              <w:rPr>
                <w:sz w:val="26"/>
                <w:szCs w:val="26"/>
              </w:rPr>
            </w:pPr>
            <w:r w:rsidRPr="00BF1E0E">
              <w:rPr>
                <w:sz w:val="26"/>
                <w:szCs w:val="26"/>
              </w:rPr>
              <w:t>Ngày cập nhật</w:t>
            </w:r>
          </w:p>
        </w:tc>
        <w:tc>
          <w:tcPr>
            <w:tcW w:w="2879" w:type="pct"/>
            <w:vAlign w:val="center"/>
          </w:tcPr>
          <w:p w:rsidRPr="00BF1E0E" w:rsidR="008065F7" w:rsidP="00996C28" w:rsidRDefault="002E1CC0" w14:paraId="3FE11DD8" w14:textId="4FCEE776">
            <w:pPr>
              <w:pStyle w:val="ListParagraph"/>
              <w:spacing w:before="60" w:after="144" w:afterLines="60" w:line="295" w:lineRule="auto"/>
              <w:ind w:left="0"/>
              <w:jc w:val="both"/>
              <w:rPr>
                <w:sz w:val="26"/>
                <w:szCs w:val="26"/>
              </w:rPr>
            </w:pPr>
            <w:r>
              <w:rPr>
                <w:sz w:val="26"/>
                <w:szCs w:val="26"/>
              </w:rPr>
              <w:t>05</w:t>
            </w:r>
            <w:r w:rsidRPr="00BF1E0E" w:rsidR="008065F7">
              <w:rPr>
                <w:sz w:val="26"/>
                <w:szCs w:val="26"/>
              </w:rPr>
              <w:t>/20</w:t>
            </w:r>
            <w:r w:rsidR="003C10EF">
              <w:rPr>
                <w:sz w:val="26"/>
                <w:szCs w:val="26"/>
              </w:rPr>
              <w:t>2</w:t>
            </w:r>
            <w:r>
              <w:rPr>
                <w:sz w:val="26"/>
                <w:szCs w:val="26"/>
              </w:rPr>
              <w:t>5</w:t>
            </w:r>
          </w:p>
        </w:tc>
      </w:tr>
    </w:tbl>
    <w:p w:rsidRPr="00BF1E0E" w:rsidR="00C745D6" w:rsidP="00911383" w:rsidRDefault="00C745D6" w14:paraId="2BB73FA0" w14:textId="77777777">
      <w:pPr>
        <w:spacing w:before="0" w:after="200" w:line="295" w:lineRule="auto"/>
        <w:jc w:val="both"/>
        <w:rPr>
          <w:sz w:val="26"/>
          <w:szCs w:val="26"/>
        </w:rPr>
      </w:pPr>
    </w:p>
    <w:p w:rsidRPr="00BF1E0E" w:rsidR="00E56183" w:rsidP="00911383" w:rsidRDefault="00E56183" w14:paraId="3010AF19" w14:textId="77777777">
      <w:pPr>
        <w:spacing w:line="295" w:lineRule="auto"/>
        <w:jc w:val="both"/>
        <w:rPr>
          <w:sz w:val="26"/>
          <w:szCs w:val="26"/>
          <w:lang w:val="vi-VN"/>
        </w:rPr>
      </w:pPr>
    </w:p>
    <w:p w:rsidRPr="00BF1E0E" w:rsidR="00AC342A" w:rsidP="00911383" w:rsidRDefault="00AC342A" w14:paraId="0B1A20FC" w14:textId="77777777">
      <w:pPr>
        <w:spacing w:line="295" w:lineRule="auto"/>
        <w:jc w:val="both"/>
        <w:rPr>
          <w:sz w:val="26"/>
          <w:szCs w:val="26"/>
          <w:lang w:val="vi-VN"/>
        </w:rPr>
      </w:pPr>
    </w:p>
    <w:p w:rsidRPr="00BF1E0E" w:rsidR="00AC342A" w:rsidP="00911383" w:rsidRDefault="00AC342A" w14:paraId="0470214B" w14:textId="77777777">
      <w:pPr>
        <w:spacing w:line="295" w:lineRule="auto"/>
        <w:jc w:val="both"/>
        <w:rPr>
          <w:sz w:val="26"/>
          <w:szCs w:val="26"/>
          <w:lang w:val="vi-VN"/>
        </w:rPr>
      </w:pPr>
    </w:p>
    <w:p w:rsidRPr="00BF1E0E" w:rsidR="00AC342A" w:rsidP="00911383" w:rsidRDefault="00AC342A" w14:paraId="5CB9E122" w14:textId="77777777">
      <w:pPr>
        <w:spacing w:line="295" w:lineRule="auto"/>
        <w:jc w:val="both"/>
        <w:rPr>
          <w:sz w:val="26"/>
          <w:szCs w:val="26"/>
          <w:lang w:val="vi-VN"/>
        </w:rPr>
      </w:pPr>
    </w:p>
    <w:p w:rsidRPr="00BF1E0E" w:rsidR="00C925F5" w:rsidP="00911383" w:rsidRDefault="00C925F5" w14:paraId="61FEB99B" w14:textId="77777777">
      <w:pPr>
        <w:spacing w:line="295" w:lineRule="auto"/>
        <w:jc w:val="both"/>
        <w:rPr>
          <w:sz w:val="26"/>
          <w:szCs w:val="26"/>
        </w:rPr>
      </w:pPr>
    </w:p>
    <w:p w:rsidRPr="00BF1E0E" w:rsidR="00C925F5" w:rsidP="00911383" w:rsidRDefault="00C925F5" w14:paraId="04234A80" w14:textId="77777777">
      <w:pPr>
        <w:spacing w:line="295" w:lineRule="auto"/>
        <w:jc w:val="both"/>
        <w:rPr>
          <w:sz w:val="26"/>
          <w:szCs w:val="26"/>
        </w:rPr>
      </w:pPr>
    </w:p>
    <w:p w:rsidRPr="00BF1E0E" w:rsidR="00C925F5" w:rsidP="00911383" w:rsidRDefault="00C925F5" w14:paraId="58EDC626" w14:textId="77777777">
      <w:pPr>
        <w:spacing w:line="295" w:lineRule="auto"/>
        <w:jc w:val="both"/>
        <w:rPr>
          <w:sz w:val="26"/>
          <w:szCs w:val="26"/>
        </w:rPr>
      </w:pPr>
    </w:p>
    <w:p w:rsidRPr="00BF1E0E" w:rsidR="007C3885" w:rsidP="00911383" w:rsidRDefault="007C3885" w14:paraId="34D77BBE" w14:textId="77777777">
      <w:pPr>
        <w:spacing w:line="295" w:lineRule="auto"/>
        <w:jc w:val="both"/>
        <w:rPr>
          <w:sz w:val="26"/>
          <w:szCs w:val="26"/>
        </w:rPr>
      </w:pPr>
    </w:p>
    <w:p w:rsidR="00227EAA" w:rsidP="00911383" w:rsidRDefault="00112E6B" w14:paraId="49B2FCFE" w14:textId="179E928D">
      <w:pPr>
        <w:tabs>
          <w:tab w:val="center" w:pos="4537"/>
          <w:tab w:val="left" w:pos="6781"/>
        </w:tabs>
        <w:spacing w:line="295" w:lineRule="auto"/>
        <w:jc w:val="both"/>
        <w:rPr>
          <w:b/>
          <w:sz w:val="26"/>
          <w:szCs w:val="26"/>
        </w:rPr>
      </w:pPr>
      <w:r>
        <w:rPr>
          <w:b/>
          <w:sz w:val="26"/>
          <w:szCs w:val="26"/>
        </w:rPr>
        <w:tab/>
      </w:r>
      <w:r>
        <w:rPr>
          <w:b/>
          <w:sz w:val="26"/>
          <w:szCs w:val="26"/>
        </w:rPr>
        <w:t xml:space="preserve">Hà Nội, </w:t>
      </w:r>
      <w:r w:rsidR="00CB06B7">
        <w:rPr>
          <w:b/>
          <w:sz w:val="26"/>
          <w:szCs w:val="26"/>
        </w:rPr>
        <w:t>0</w:t>
      </w:r>
      <w:r w:rsidR="00996C28">
        <w:rPr>
          <w:b/>
          <w:sz w:val="26"/>
          <w:szCs w:val="26"/>
        </w:rPr>
        <w:t>7</w:t>
      </w:r>
      <w:r w:rsidRPr="00BF1E0E" w:rsidR="006F6F00">
        <w:rPr>
          <w:b/>
          <w:sz w:val="26"/>
          <w:szCs w:val="26"/>
        </w:rPr>
        <w:t>/20</w:t>
      </w:r>
      <w:r w:rsidR="00CB06B7">
        <w:rPr>
          <w:b/>
          <w:sz w:val="26"/>
          <w:szCs w:val="26"/>
        </w:rPr>
        <w:t>2</w:t>
      </w:r>
      <w:r w:rsidR="00996C28">
        <w:rPr>
          <w:b/>
          <w:sz w:val="26"/>
          <w:szCs w:val="26"/>
        </w:rPr>
        <w:t>1</w:t>
      </w:r>
    </w:p>
    <w:tbl>
      <w:tblPr>
        <w:tblW w:w="4782" w:type="pct"/>
        <w:tblInd w:w="2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58" w:type="dxa"/>
          <w:right w:w="58" w:type="dxa"/>
        </w:tblCellMar>
        <w:tblLook w:val="0000" w:firstRow="0" w:lastRow="0" w:firstColumn="0" w:lastColumn="0" w:noHBand="0" w:noVBand="0"/>
      </w:tblPr>
      <w:tblGrid>
        <w:gridCol w:w="1901"/>
        <w:gridCol w:w="3195"/>
        <w:gridCol w:w="2129"/>
        <w:gridCol w:w="1442"/>
      </w:tblGrid>
      <w:tr w:rsidRPr="00BF1E0E" w:rsidR="008065F7" w:rsidTr="00420DB5" w14:paraId="10C34981" w14:textId="77777777">
        <w:trPr>
          <w:tblHeader/>
        </w:trPr>
        <w:tc>
          <w:tcPr>
            <w:tcW w:w="5000" w:type="pct"/>
            <w:gridSpan w:val="4"/>
            <w:shd w:val="clear" w:color="auto" w:fill="1F497D"/>
          </w:tcPr>
          <w:p w:rsidRPr="00BF1E0E" w:rsidR="008065F7" w:rsidP="00911383" w:rsidRDefault="00112E6B" w14:paraId="72A0755C" w14:textId="77777777">
            <w:pPr>
              <w:spacing w:before="60" w:after="144" w:afterLines="60" w:line="295" w:lineRule="auto"/>
              <w:jc w:val="both"/>
              <w:rPr>
                <w:b/>
                <w:color w:val="FFFFFF"/>
                <w:sz w:val="26"/>
                <w:szCs w:val="26"/>
              </w:rPr>
            </w:pPr>
            <w:r>
              <w:rPr>
                <w:b/>
                <w:sz w:val="26"/>
                <w:szCs w:val="26"/>
              </w:rPr>
              <w:tab/>
            </w:r>
            <w:r w:rsidRPr="00BF1E0E" w:rsidR="008065F7">
              <w:rPr>
                <w:b/>
                <w:color w:val="FFFFFF"/>
                <w:sz w:val="26"/>
                <w:szCs w:val="26"/>
              </w:rPr>
              <w:t>TRANG KÝ</w:t>
            </w:r>
          </w:p>
        </w:tc>
      </w:tr>
      <w:tr w:rsidRPr="00BF1E0E" w:rsidR="008065F7" w:rsidTr="00420DB5" w14:paraId="67B79F88" w14:textId="77777777">
        <w:trPr>
          <w:tblHeader/>
        </w:trPr>
        <w:tc>
          <w:tcPr>
            <w:tcW w:w="1097" w:type="pct"/>
            <w:shd w:val="clear" w:color="auto" w:fill="D9D9D9"/>
          </w:tcPr>
          <w:p w:rsidRPr="00BF1E0E" w:rsidR="008065F7" w:rsidP="00911383" w:rsidRDefault="008065F7" w14:paraId="2EE78FBD" w14:textId="77777777">
            <w:pPr>
              <w:spacing w:before="60" w:after="144" w:afterLines="60" w:line="295" w:lineRule="auto"/>
              <w:jc w:val="both"/>
              <w:rPr>
                <w:b/>
                <w:sz w:val="26"/>
                <w:szCs w:val="26"/>
              </w:rPr>
            </w:pPr>
            <w:r w:rsidRPr="00BF1E0E">
              <w:rPr>
                <w:b/>
                <w:sz w:val="26"/>
                <w:szCs w:val="26"/>
              </w:rPr>
              <w:t>Vai trò</w:t>
            </w:r>
          </w:p>
        </w:tc>
        <w:tc>
          <w:tcPr>
            <w:tcW w:w="1843" w:type="pct"/>
            <w:shd w:val="clear" w:color="auto" w:fill="D9D9D9"/>
          </w:tcPr>
          <w:p w:rsidRPr="00BF1E0E" w:rsidR="008065F7" w:rsidP="00911383" w:rsidRDefault="008065F7" w14:paraId="04821025" w14:textId="77777777">
            <w:pPr>
              <w:spacing w:before="60" w:after="144" w:afterLines="60" w:line="295" w:lineRule="auto"/>
              <w:jc w:val="both"/>
              <w:rPr>
                <w:b/>
                <w:snapToGrid w:val="0"/>
                <w:sz w:val="26"/>
                <w:szCs w:val="26"/>
              </w:rPr>
            </w:pPr>
            <w:r w:rsidRPr="00BF1E0E">
              <w:rPr>
                <w:b/>
                <w:snapToGrid w:val="0"/>
                <w:sz w:val="26"/>
                <w:szCs w:val="26"/>
              </w:rPr>
              <w:t>Tên và chức vụ</w:t>
            </w:r>
          </w:p>
        </w:tc>
        <w:tc>
          <w:tcPr>
            <w:tcW w:w="1228" w:type="pct"/>
            <w:shd w:val="clear" w:color="auto" w:fill="D9D9D9"/>
          </w:tcPr>
          <w:p w:rsidRPr="00BF1E0E" w:rsidR="008065F7" w:rsidP="00911383" w:rsidRDefault="008065F7" w14:paraId="0CB1FDB0" w14:textId="77777777">
            <w:pPr>
              <w:spacing w:before="60" w:after="144" w:afterLines="60" w:line="295" w:lineRule="auto"/>
              <w:jc w:val="both"/>
              <w:rPr>
                <w:b/>
                <w:sz w:val="26"/>
                <w:szCs w:val="26"/>
              </w:rPr>
            </w:pPr>
            <w:r w:rsidRPr="00BF1E0E">
              <w:rPr>
                <w:b/>
                <w:sz w:val="26"/>
                <w:szCs w:val="26"/>
              </w:rPr>
              <w:t>Chữ ký</w:t>
            </w:r>
          </w:p>
        </w:tc>
        <w:tc>
          <w:tcPr>
            <w:tcW w:w="832" w:type="pct"/>
            <w:shd w:val="clear" w:color="auto" w:fill="D9D9D9"/>
          </w:tcPr>
          <w:p w:rsidRPr="00BF1E0E" w:rsidR="008065F7" w:rsidP="00911383" w:rsidRDefault="008065F7" w14:paraId="235DFCCA" w14:textId="77777777">
            <w:pPr>
              <w:spacing w:before="60" w:after="144" w:afterLines="60" w:line="295" w:lineRule="auto"/>
              <w:jc w:val="both"/>
              <w:rPr>
                <w:b/>
                <w:sz w:val="26"/>
                <w:szCs w:val="26"/>
              </w:rPr>
            </w:pPr>
            <w:r w:rsidRPr="00BF1E0E">
              <w:rPr>
                <w:b/>
                <w:sz w:val="26"/>
                <w:szCs w:val="26"/>
              </w:rPr>
              <w:t>Ngày</w:t>
            </w:r>
          </w:p>
        </w:tc>
      </w:tr>
      <w:tr w:rsidRPr="00BF1E0E" w:rsidR="008065F7" w:rsidTr="00742BFC" w14:paraId="08118AB0" w14:textId="77777777">
        <w:tc>
          <w:tcPr>
            <w:tcW w:w="5000" w:type="pct"/>
            <w:gridSpan w:val="4"/>
            <w:shd w:val="clear" w:color="auto" w:fill="F2F2F2" w:themeFill="background1" w:themeFillShade="F2"/>
            <w:vAlign w:val="center"/>
          </w:tcPr>
          <w:p w:rsidRPr="00BF1E0E" w:rsidR="008065F7" w:rsidP="00911383" w:rsidRDefault="00D30FBD" w14:paraId="0A700F8F" w14:textId="77777777">
            <w:pPr>
              <w:spacing w:before="60" w:after="144" w:afterLines="60" w:line="295" w:lineRule="auto"/>
              <w:jc w:val="both"/>
              <w:rPr>
                <w:b/>
                <w:sz w:val="26"/>
                <w:szCs w:val="26"/>
              </w:rPr>
            </w:pPr>
            <w:r w:rsidRPr="00BF1E0E">
              <w:rPr>
                <w:b/>
                <w:sz w:val="26"/>
                <w:szCs w:val="26"/>
              </w:rPr>
              <w:t>Đơn vị</w:t>
            </w:r>
            <w:r w:rsidRPr="00BF1E0E" w:rsidR="008065F7">
              <w:rPr>
                <w:b/>
                <w:sz w:val="26"/>
                <w:szCs w:val="26"/>
              </w:rPr>
              <w:t xml:space="preserve"> TNHH Hệ thống Thông tin FPT</w:t>
            </w:r>
          </w:p>
        </w:tc>
      </w:tr>
      <w:tr w:rsidRPr="00BF1E0E" w:rsidR="008065F7" w:rsidTr="00420DB5" w14:paraId="6BFF973B" w14:textId="77777777">
        <w:tc>
          <w:tcPr>
            <w:tcW w:w="1097" w:type="pct"/>
            <w:vAlign w:val="center"/>
          </w:tcPr>
          <w:p w:rsidRPr="00BF1E0E" w:rsidR="008065F7" w:rsidP="00911383" w:rsidRDefault="008065F7" w14:paraId="24023C15" w14:textId="77777777">
            <w:pPr>
              <w:spacing w:before="60" w:after="144" w:afterLines="60" w:line="295" w:lineRule="auto"/>
              <w:jc w:val="both"/>
              <w:rPr>
                <w:sz w:val="26"/>
                <w:szCs w:val="26"/>
              </w:rPr>
            </w:pPr>
            <w:r w:rsidRPr="00BF1E0E">
              <w:rPr>
                <w:sz w:val="26"/>
                <w:szCs w:val="26"/>
              </w:rPr>
              <w:t>Người tạo</w:t>
            </w:r>
          </w:p>
          <w:p w:rsidRPr="00BF1E0E" w:rsidR="008065F7" w:rsidP="00911383" w:rsidRDefault="008065F7" w14:paraId="04C7C9AC" w14:textId="77777777">
            <w:pPr>
              <w:spacing w:before="60" w:after="144" w:afterLines="60" w:line="295" w:lineRule="auto"/>
              <w:jc w:val="both"/>
              <w:rPr>
                <w:sz w:val="26"/>
                <w:szCs w:val="26"/>
              </w:rPr>
            </w:pPr>
          </w:p>
        </w:tc>
        <w:tc>
          <w:tcPr>
            <w:tcW w:w="1843" w:type="pct"/>
            <w:vAlign w:val="center"/>
          </w:tcPr>
          <w:p w:rsidRPr="00BF1E0E" w:rsidR="008065F7" w:rsidP="00911383" w:rsidRDefault="00E8758E" w14:paraId="7F908F5E" w14:textId="77777777">
            <w:pPr>
              <w:spacing w:before="60" w:after="144" w:afterLines="60" w:line="295" w:lineRule="auto"/>
              <w:jc w:val="both"/>
              <w:rPr>
                <w:b/>
                <w:sz w:val="26"/>
                <w:szCs w:val="26"/>
              </w:rPr>
            </w:pPr>
            <w:r>
              <w:rPr>
                <w:b/>
                <w:sz w:val="26"/>
                <w:szCs w:val="26"/>
              </w:rPr>
              <w:t>Nguyễn Thị Thanh Huyền</w:t>
            </w:r>
          </w:p>
          <w:p w:rsidRPr="00BF1E0E" w:rsidR="008065F7" w:rsidP="00911383" w:rsidRDefault="00940DBE" w14:paraId="67D8F8B7" w14:textId="11A9298C">
            <w:pPr>
              <w:spacing w:before="60" w:after="144" w:afterLines="60" w:line="295" w:lineRule="auto"/>
              <w:jc w:val="both"/>
              <w:rPr>
                <w:sz w:val="26"/>
                <w:szCs w:val="26"/>
              </w:rPr>
            </w:pPr>
            <w:r>
              <w:rPr>
                <w:color w:val="000000"/>
                <w:sz w:val="26"/>
                <w:szCs w:val="26"/>
              </w:rPr>
              <w:t>Cán bộ</w:t>
            </w:r>
            <w:r w:rsidR="004F4573">
              <w:rPr>
                <w:color w:val="000000"/>
                <w:sz w:val="26"/>
                <w:szCs w:val="26"/>
              </w:rPr>
              <w:t xml:space="preserve"> nghiệp vụ</w:t>
            </w:r>
          </w:p>
        </w:tc>
        <w:tc>
          <w:tcPr>
            <w:tcW w:w="1228" w:type="pct"/>
            <w:vAlign w:val="center"/>
          </w:tcPr>
          <w:p w:rsidRPr="00BF1E0E" w:rsidR="008065F7" w:rsidP="00911383" w:rsidRDefault="008065F7" w14:paraId="09CA7028" w14:textId="77777777">
            <w:pPr>
              <w:spacing w:before="60" w:after="144" w:afterLines="60" w:line="295" w:lineRule="auto"/>
              <w:jc w:val="both"/>
              <w:rPr>
                <w:sz w:val="26"/>
                <w:szCs w:val="26"/>
              </w:rPr>
            </w:pPr>
          </w:p>
        </w:tc>
        <w:tc>
          <w:tcPr>
            <w:tcW w:w="832" w:type="pct"/>
            <w:vAlign w:val="center"/>
          </w:tcPr>
          <w:p w:rsidRPr="00BF1E0E" w:rsidR="008065F7" w:rsidP="00911383" w:rsidRDefault="008065F7" w14:paraId="363D62AF" w14:textId="77777777">
            <w:pPr>
              <w:spacing w:before="60" w:after="144" w:afterLines="60" w:line="295" w:lineRule="auto"/>
              <w:jc w:val="both"/>
              <w:rPr>
                <w:sz w:val="26"/>
                <w:szCs w:val="26"/>
              </w:rPr>
            </w:pPr>
          </w:p>
        </w:tc>
      </w:tr>
      <w:tr w:rsidRPr="00BF1E0E" w:rsidR="008065F7" w:rsidTr="00420DB5" w14:paraId="1219B1AE" w14:textId="77777777">
        <w:tc>
          <w:tcPr>
            <w:tcW w:w="1097" w:type="pct"/>
            <w:vAlign w:val="center"/>
          </w:tcPr>
          <w:p w:rsidRPr="00BF1E0E" w:rsidR="00CB06B7" w:rsidP="00CB06B7" w:rsidRDefault="00CB06B7" w14:paraId="4759B376" w14:textId="77777777">
            <w:pPr>
              <w:spacing w:before="60" w:after="144" w:afterLines="60" w:line="295" w:lineRule="auto"/>
              <w:jc w:val="both"/>
              <w:rPr>
                <w:sz w:val="26"/>
                <w:szCs w:val="26"/>
              </w:rPr>
            </w:pPr>
            <w:r w:rsidRPr="00BF1E0E">
              <w:rPr>
                <w:sz w:val="26"/>
                <w:szCs w:val="26"/>
              </w:rPr>
              <w:t>Người xem xét</w:t>
            </w:r>
          </w:p>
          <w:p w:rsidRPr="00BF1E0E" w:rsidR="008065F7" w:rsidP="00911383" w:rsidRDefault="008065F7" w14:paraId="5746879D" w14:textId="77777777">
            <w:pPr>
              <w:spacing w:before="60" w:after="144" w:afterLines="60" w:line="295" w:lineRule="auto"/>
              <w:jc w:val="both"/>
              <w:rPr>
                <w:sz w:val="26"/>
                <w:szCs w:val="26"/>
              </w:rPr>
            </w:pPr>
          </w:p>
        </w:tc>
        <w:tc>
          <w:tcPr>
            <w:tcW w:w="1843" w:type="pct"/>
            <w:vAlign w:val="center"/>
          </w:tcPr>
          <w:p w:rsidRPr="00BF1E0E" w:rsidR="008065F7" w:rsidP="00911383" w:rsidRDefault="008065F7" w14:paraId="47CD7265" w14:textId="77777777">
            <w:pPr>
              <w:spacing w:before="60" w:after="144" w:afterLines="60" w:line="295" w:lineRule="auto"/>
              <w:jc w:val="both"/>
              <w:rPr>
                <w:b/>
                <w:sz w:val="26"/>
                <w:szCs w:val="26"/>
              </w:rPr>
            </w:pPr>
            <w:r w:rsidRPr="00BF1E0E">
              <w:rPr>
                <w:b/>
                <w:sz w:val="26"/>
                <w:szCs w:val="26"/>
              </w:rPr>
              <w:t>Nguyễn Thị Hương</w:t>
            </w:r>
          </w:p>
          <w:p w:rsidRPr="00BF1E0E" w:rsidR="008065F7" w:rsidP="00911383" w:rsidRDefault="008065F7" w14:paraId="2FAA56CC" w14:textId="77777777">
            <w:pPr>
              <w:spacing w:before="60" w:after="144" w:afterLines="60" w:line="295" w:lineRule="auto"/>
              <w:jc w:val="both"/>
              <w:rPr>
                <w:sz w:val="26"/>
                <w:szCs w:val="26"/>
              </w:rPr>
            </w:pPr>
            <w:r w:rsidRPr="00BF1E0E">
              <w:rPr>
                <w:sz w:val="26"/>
                <w:szCs w:val="26"/>
              </w:rPr>
              <w:t>Cán bộ chất lượng FPT-IS</w:t>
            </w:r>
          </w:p>
        </w:tc>
        <w:tc>
          <w:tcPr>
            <w:tcW w:w="1228" w:type="pct"/>
            <w:vAlign w:val="center"/>
          </w:tcPr>
          <w:p w:rsidRPr="00BF1E0E" w:rsidR="008065F7" w:rsidP="00911383" w:rsidRDefault="008065F7" w14:paraId="34D09C3D" w14:textId="77777777">
            <w:pPr>
              <w:spacing w:before="60" w:after="144" w:afterLines="60" w:line="295" w:lineRule="auto"/>
              <w:jc w:val="both"/>
              <w:rPr>
                <w:sz w:val="26"/>
                <w:szCs w:val="26"/>
              </w:rPr>
            </w:pPr>
          </w:p>
        </w:tc>
        <w:tc>
          <w:tcPr>
            <w:tcW w:w="832" w:type="pct"/>
            <w:vAlign w:val="center"/>
          </w:tcPr>
          <w:p w:rsidRPr="00BF1E0E" w:rsidR="008065F7" w:rsidP="00911383" w:rsidRDefault="008065F7" w14:paraId="4206989E" w14:textId="77777777">
            <w:pPr>
              <w:spacing w:before="60" w:after="144" w:afterLines="60" w:line="295" w:lineRule="auto"/>
              <w:jc w:val="both"/>
              <w:rPr>
                <w:sz w:val="26"/>
                <w:szCs w:val="26"/>
              </w:rPr>
            </w:pPr>
          </w:p>
        </w:tc>
      </w:tr>
      <w:tr w:rsidRPr="00BF1E0E" w:rsidR="008065F7" w:rsidTr="00420DB5" w14:paraId="0B0E276D" w14:textId="77777777">
        <w:tc>
          <w:tcPr>
            <w:tcW w:w="1097" w:type="pct"/>
            <w:vAlign w:val="center"/>
          </w:tcPr>
          <w:p w:rsidRPr="00BF1E0E" w:rsidR="008065F7" w:rsidP="00911383" w:rsidRDefault="008065F7" w14:paraId="7EC2103D" w14:textId="77777777">
            <w:pPr>
              <w:spacing w:before="60" w:after="144" w:afterLines="60" w:line="295" w:lineRule="auto"/>
              <w:jc w:val="both"/>
              <w:rPr>
                <w:sz w:val="26"/>
                <w:szCs w:val="26"/>
              </w:rPr>
            </w:pPr>
            <w:r w:rsidRPr="00BF1E0E">
              <w:rPr>
                <w:sz w:val="26"/>
                <w:szCs w:val="26"/>
              </w:rPr>
              <w:t>Người phê duyệt</w:t>
            </w:r>
          </w:p>
          <w:p w:rsidRPr="00BF1E0E" w:rsidR="008065F7" w:rsidP="00911383" w:rsidRDefault="008065F7" w14:paraId="75F5DE8E" w14:textId="77777777">
            <w:pPr>
              <w:spacing w:before="60" w:after="144" w:afterLines="60" w:line="295" w:lineRule="auto"/>
              <w:jc w:val="both"/>
              <w:rPr>
                <w:sz w:val="26"/>
                <w:szCs w:val="26"/>
              </w:rPr>
            </w:pPr>
          </w:p>
        </w:tc>
        <w:tc>
          <w:tcPr>
            <w:tcW w:w="1843" w:type="pct"/>
            <w:vAlign w:val="center"/>
          </w:tcPr>
          <w:p w:rsidRPr="00BF1E0E" w:rsidR="00CB06B7" w:rsidP="00CB06B7" w:rsidRDefault="00CB06B7" w14:paraId="7467EB17" w14:textId="77777777">
            <w:pPr>
              <w:spacing w:before="60" w:after="144" w:afterLines="60" w:line="295" w:lineRule="auto"/>
              <w:jc w:val="both"/>
              <w:rPr>
                <w:b/>
                <w:sz w:val="26"/>
                <w:szCs w:val="26"/>
              </w:rPr>
            </w:pPr>
            <w:r>
              <w:rPr>
                <w:b/>
                <w:sz w:val="26"/>
                <w:szCs w:val="26"/>
              </w:rPr>
              <w:t>Vương Văn Dũng</w:t>
            </w:r>
          </w:p>
          <w:p w:rsidRPr="00BF1E0E" w:rsidR="008065F7" w:rsidP="00CB06B7" w:rsidRDefault="00CB06B7" w14:paraId="51B2B4C9" w14:textId="77777777">
            <w:pPr>
              <w:spacing w:before="60" w:after="144" w:afterLines="60" w:line="295" w:lineRule="auto"/>
              <w:jc w:val="both"/>
              <w:rPr>
                <w:sz w:val="26"/>
                <w:szCs w:val="26"/>
              </w:rPr>
            </w:pPr>
            <w:r w:rsidRPr="00BF1E0E">
              <w:rPr>
                <w:sz w:val="26"/>
                <w:szCs w:val="26"/>
              </w:rPr>
              <w:t>Quản trị dự án FPT-IS</w:t>
            </w:r>
          </w:p>
        </w:tc>
        <w:tc>
          <w:tcPr>
            <w:tcW w:w="1228" w:type="pct"/>
            <w:vAlign w:val="center"/>
          </w:tcPr>
          <w:p w:rsidRPr="00BF1E0E" w:rsidR="008065F7" w:rsidP="00911383" w:rsidRDefault="008065F7" w14:paraId="4FCE5E5B" w14:textId="77777777">
            <w:pPr>
              <w:spacing w:before="60" w:after="144" w:afterLines="60" w:line="295" w:lineRule="auto"/>
              <w:jc w:val="both"/>
              <w:rPr>
                <w:sz w:val="26"/>
                <w:szCs w:val="26"/>
              </w:rPr>
            </w:pPr>
          </w:p>
        </w:tc>
        <w:tc>
          <w:tcPr>
            <w:tcW w:w="832" w:type="pct"/>
            <w:vAlign w:val="center"/>
          </w:tcPr>
          <w:p w:rsidRPr="00BF1E0E" w:rsidR="008065F7" w:rsidP="00911383" w:rsidRDefault="008065F7" w14:paraId="3B06B302" w14:textId="77777777">
            <w:pPr>
              <w:spacing w:before="60" w:after="144" w:afterLines="60" w:line="295" w:lineRule="auto"/>
              <w:jc w:val="both"/>
              <w:rPr>
                <w:sz w:val="26"/>
                <w:szCs w:val="26"/>
              </w:rPr>
            </w:pPr>
          </w:p>
        </w:tc>
      </w:tr>
      <w:tr w:rsidRPr="00BF1E0E" w:rsidR="008065F7" w:rsidTr="00420DB5" w14:paraId="7D3B75AF" w14:textId="77777777">
        <w:trPr>
          <w:tblHeader/>
        </w:trPr>
        <w:tc>
          <w:tcPr>
            <w:tcW w:w="5000" w:type="pct"/>
            <w:gridSpan w:val="4"/>
            <w:shd w:val="clear" w:color="auto" w:fill="D9D9D9"/>
          </w:tcPr>
          <w:p w:rsidRPr="00BF1E0E" w:rsidR="008065F7" w:rsidP="00911383" w:rsidRDefault="008065F7" w14:paraId="390B2FF4" w14:textId="77777777">
            <w:pPr>
              <w:spacing w:before="60" w:after="144" w:afterLines="60" w:line="295" w:lineRule="auto"/>
              <w:jc w:val="both"/>
              <w:rPr>
                <w:b/>
                <w:sz w:val="26"/>
                <w:szCs w:val="26"/>
              </w:rPr>
            </w:pPr>
            <w:r w:rsidRPr="00BF1E0E">
              <w:rPr>
                <w:b/>
                <w:sz w:val="26"/>
                <w:szCs w:val="26"/>
              </w:rPr>
              <w:t>Ngân hàng TMCP Ngoại thương Việt Nam</w:t>
            </w:r>
          </w:p>
        </w:tc>
      </w:tr>
      <w:tr w:rsidRPr="00BF1E0E" w:rsidR="00CB06B7" w:rsidTr="00420DB5" w14:paraId="051C6A8D" w14:textId="77777777">
        <w:tc>
          <w:tcPr>
            <w:tcW w:w="1097" w:type="pct"/>
            <w:vMerge w:val="restart"/>
            <w:vAlign w:val="center"/>
          </w:tcPr>
          <w:p w:rsidRPr="00BF1E0E" w:rsidR="00CB06B7" w:rsidP="00911383" w:rsidRDefault="00CB06B7" w14:paraId="6D1EB6CE" w14:textId="77777777">
            <w:pPr>
              <w:spacing w:before="60" w:after="144" w:afterLines="60" w:line="295" w:lineRule="auto"/>
              <w:jc w:val="both"/>
              <w:rPr>
                <w:sz w:val="26"/>
                <w:szCs w:val="26"/>
              </w:rPr>
            </w:pPr>
            <w:r w:rsidRPr="00BF1E0E">
              <w:rPr>
                <w:sz w:val="26"/>
                <w:szCs w:val="26"/>
              </w:rPr>
              <w:t>Người xem xét</w:t>
            </w:r>
          </w:p>
          <w:p w:rsidRPr="00BF1E0E" w:rsidR="00CB06B7" w:rsidP="00911383" w:rsidRDefault="00CB06B7" w14:paraId="4E57DCF8" w14:textId="77777777">
            <w:pPr>
              <w:spacing w:before="60" w:after="144" w:afterLines="60" w:line="295" w:lineRule="auto"/>
              <w:jc w:val="both"/>
              <w:rPr>
                <w:sz w:val="26"/>
                <w:szCs w:val="26"/>
              </w:rPr>
            </w:pPr>
          </w:p>
        </w:tc>
        <w:tc>
          <w:tcPr>
            <w:tcW w:w="1843" w:type="pct"/>
            <w:vAlign w:val="center"/>
          </w:tcPr>
          <w:p w:rsidRPr="00CB06B7" w:rsidR="00CB06B7" w:rsidP="00CB06B7" w:rsidRDefault="00CB06B7" w14:paraId="1BC4F1BC" w14:textId="77777777">
            <w:pPr>
              <w:spacing w:before="60" w:after="144" w:afterLines="60" w:line="295" w:lineRule="auto"/>
              <w:jc w:val="both"/>
              <w:rPr>
                <w:b/>
                <w:sz w:val="26"/>
                <w:szCs w:val="26"/>
              </w:rPr>
            </w:pPr>
            <w:r>
              <w:rPr>
                <w:b/>
                <w:sz w:val="26"/>
                <w:szCs w:val="26"/>
              </w:rPr>
              <w:t>Dương Đỗ Minh</w:t>
            </w:r>
          </w:p>
          <w:p w:rsidRPr="00BF1E0E" w:rsidR="00CB06B7" w:rsidP="00CB06B7" w:rsidRDefault="00CB06B7" w14:paraId="6D7A7264" w14:textId="77777777">
            <w:pPr>
              <w:spacing w:before="60" w:after="144" w:afterLines="60" w:line="295" w:lineRule="auto"/>
              <w:jc w:val="both"/>
              <w:rPr>
                <w:sz w:val="26"/>
                <w:szCs w:val="26"/>
              </w:rPr>
            </w:pPr>
            <w:r>
              <w:rPr>
                <w:sz w:val="26"/>
                <w:szCs w:val="26"/>
              </w:rPr>
              <w:t>Thành viên</w:t>
            </w:r>
          </w:p>
        </w:tc>
        <w:tc>
          <w:tcPr>
            <w:tcW w:w="1228" w:type="pct"/>
            <w:vAlign w:val="center"/>
          </w:tcPr>
          <w:p w:rsidRPr="00BF1E0E" w:rsidR="00CB06B7" w:rsidP="00911383" w:rsidRDefault="00CB06B7" w14:paraId="0D834FE8" w14:textId="77777777">
            <w:pPr>
              <w:spacing w:before="60" w:after="144" w:afterLines="60" w:line="295" w:lineRule="auto"/>
              <w:jc w:val="both"/>
              <w:rPr>
                <w:sz w:val="26"/>
                <w:szCs w:val="26"/>
              </w:rPr>
            </w:pPr>
          </w:p>
        </w:tc>
        <w:tc>
          <w:tcPr>
            <w:tcW w:w="832" w:type="pct"/>
            <w:vAlign w:val="center"/>
          </w:tcPr>
          <w:p w:rsidRPr="00BF1E0E" w:rsidR="00CB06B7" w:rsidP="00911383" w:rsidRDefault="00CB06B7" w14:paraId="019D2837" w14:textId="77777777">
            <w:pPr>
              <w:spacing w:before="60" w:after="144" w:afterLines="60" w:line="295" w:lineRule="auto"/>
              <w:jc w:val="both"/>
              <w:rPr>
                <w:sz w:val="26"/>
                <w:szCs w:val="26"/>
              </w:rPr>
            </w:pPr>
          </w:p>
        </w:tc>
      </w:tr>
      <w:tr w:rsidRPr="00BF1E0E" w:rsidR="00CB06B7" w:rsidTr="00420DB5" w14:paraId="0758ECA5" w14:textId="77777777">
        <w:tc>
          <w:tcPr>
            <w:tcW w:w="1097" w:type="pct"/>
            <w:vMerge/>
            <w:vAlign w:val="center"/>
          </w:tcPr>
          <w:p w:rsidRPr="00BF1E0E" w:rsidR="00CB06B7" w:rsidP="00911383" w:rsidRDefault="00CB06B7" w14:paraId="2E3048EA" w14:textId="77777777">
            <w:pPr>
              <w:spacing w:before="60" w:after="144" w:afterLines="60" w:line="295" w:lineRule="auto"/>
              <w:jc w:val="both"/>
              <w:rPr>
                <w:sz w:val="26"/>
                <w:szCs w:val="26"/>
              </w:rPr>
            </w:pPr>
          </w:p>
        </w:tc>
        <w:tc>
          <w:tcPr>
            <w:tcW w:w="1843" w:type="pct"/>
            <w:vAlign w:val="center"/>
          </w:tcPr>
          <w:p w:rsidRPr="00CB06B7" w:rsidR="00CB06B7" w:rsidP="00CB06B7" w:rsidRDefault="00CB06B7" w14:paraId="0D6A05FF" w14:textId="77777777">
            <w:pPr>
              <w:spacing w:before="60" w:after="144" w:afterLines="60" w:line="295" w:lineRule="auto"/>
              <w:jc w:val="both"/>
              <w:rPr>
                <w:b/>
                <w:sz w:val="26"/>
                <w:szCs w:val="26"/>
              </w:rPr>
            </w:pPr>
            <w:r w:rsidRPr="00CB06B7">
              <w:rPr>
                <w:b/>
                <w:sz w:val="26"/>
                <w:szCs w:val="26"/>
              </w:rPr>
              <w:t xml:space="preserve">Bùi </w:t>
            </w:r>
            <w:r w:rsidR="00D23AEA">
              <w:rPr>
                <w:b/>
                <w:sz w:val="26"/>
                <w:szCs w:val="26"/>
              </w:rPr>
              <w:t>Thị Thu</w:t>
            </w:r>
          </w:p>
          <w:p w:rsidRPr="00BF1E0E" w:rsidR="00CB06B7" w:rsidP="00CB06B7" w:rsidRDefault="00CB06B7" w14:paraId="3774B8AE" w14:textId="77777777">
            <w:pPr>
              <w:spacing w:before="60" w:after="144" w:afterLines="60" w:line="295" w:lineRule="auto"/>
              <w:jc w:val="both"/>
              <w:rPr>
                <w:b/>
                <w:sz w:val="26"/>
                <w:szCs w:val="26"/>
              </w:rPr>
            </w:pPr>
            <w:r>
              <w:rPr>
                <w:sz w:val="26"/>
                <w:szCs w:val="26"/>
              </w:rPr>
              <w:t>Thành viên</w:t>
            </w:r>
          </w:p>
        </w:tc>
        <w:tc>
          <w:tcPr>
            <w:tcW w:w="1228" w:type="pct"/>
            <w:vAlign w:val="center"/>
          </w:tcPr>
          <w:p w:rsidRPr="00BF1E0E" w:rsidR="00CB06B7" w:rsidP="00911383" w:rsidRDefault="00CB06B7" w14:paraId="13DDAD6A" w14:textId="77777777">
            <w:pPr>
              <w:spacing w:before="60" w:after="144" w:afterLines="60" w:line="295" w:lineRule="auto"/>
              <w:jc w:val="both"/>
              <w:rPr>
                <w:sz w:val="26"/>
                <w:szCs w:val="26"/>
              </w:rPr>
            </w:pPr>
          </w:p>
        </w:tc>
        <w:tc>
          <w:tcPr>
            <w:tcW w:w="832" w:type="pct"/>
            <w:vAlign w:val="center"/>
          </w:tcPr>
          <w:p w:rsidRPr="00BF1E0E" w:rsidR="00CB06B7" w:rsidP="00911383" w:rsidRDefault="00CB06B7" w14:paraId="3A526E29" w14:textId="77777777">
            <w:pPr>
              <w:spacing w:before="60" w:after="144" w:afterLines="60" w:line="295" w:lineRule="auto"/>
              <w:jc w:val="both"/>
              <w:rPr>
                <w:sz w:val="26"/>
                <w:szCs w:val="26"/>
              </w:rPr>
            </w:pPr>
          </w:p>
        </w:tc>
      </w:tr>
      <w:tr w:rsidRPr="00BF1E0E" w:rsidR="00CB06B7" w:rsidTr="00420DB5" w14:paraId="3692EE21" w14:textId="77777777">
        <w:tc>
          <w:tcPr>
            <w:tcW w:w="1097" w:type="pct"/>
            <w:vMerge/>
            <w:vAlign w:val="center"/>
          </w:tcPr>
          <w:p w:rsidRPr="00BF1E0E" w:rsidR="00CB06B7" w:rsidP="00911383" w:rsidRDefault="00CB06B7" w14:paraId="797B2FEF" w14:textId="77777777">
            <w:pPr>
              <w:spacing w:before="60" w:after="144" w:afterLines="60" w:line="295" w:lineRule="auto"/>
              <w:jc w:val="both"/>
              <w:rPr>
                <w:sz w:val="26"/>
                <w:szCs w:val="26"/>
              </w:rPr>
            </w:pPr>
          </w:p>
        </w:tc>
        <w:tc>
          <w:tcPr>
            <w:tcW w:w="1843" w:type="pct"/>
            <w:vAlign w:val="center"/>
          </w:tcPr>
          <w:p w:rsidRPr="00CB06B7" w:rsidR="00CB06B7" w:rsidP="00CB06B7" w:rsidRDefault="00CB06B7" w14:paraId="05EAD44C" w14:textId="77777777">
            <w:pPr>
              <w:spacing w:before="60" w:after="144" w:afterLines="60" w:line="295" w:lineRule="auto"/>
              <w:jc w:val="both"/>
              <w:rPr>
                <w:b/>
                <w:sz w:val="26"/>
                <w:szCs w:val="26"/>
              </w:rPr>
            </w:pPr>
            <w:r w:rsidRPr="00CB06B7">
              <w:rPr>
                <w:b/>
                <w:sz w:val="26"/>
                <w:szCs w:val="26"/>
              </w:rPr>
              <w:t>Bùi Văn Bằng</w:t>
            </w:r>
          </w:p>
          <w:p w:rsidRPr="00BF1E0E" w:rsidR="00CB06B7" w:rsidP="00CB06B7" w:rsidRDefault="00CB06B7" w14:paraId="1CDF0D73" w14:textId="77777777">
            <w:pPr>
              <w:spacing w:before="60" w:after="144" w:afterLines="60" w:line="295" w:lineRule="auto"/>
              <w:jc w:val="both"/>
              <w:rPr>
                <w:b/>
                <w:sz w:val="26"/>
                <w:szCs w:val="26"/>
              </w:rPr>
            </w:pPr>
            <w:r>
              <w:rPr>
                <w:sz w:val="26"/>
                <w:szCs w:val="26"/>
              </w:rPr>
              <w:t>Thành viên</w:t>
            </w:r>
          </w:p>
        </w:tc>
        <w:tc>
          <w:tcPr>
            <w:tcW w:w="1228" w:type="pct"/>
            <w:vAlign w:val="center"/>
          </w:tcPr>
          <w:p w:rsidRPr="00BF1E0E" w:rsidR="00CB06B7" w:rsidP="00911383" w:rsidRDefault="00CB06B7" w14:paraId="3413C434" w14:textId="77777777">
            <w:pPr>
              <w:spacing w:before="60" w:after="144" w:afterLines="60" w:line="295" w:lineRule="auto"/>
              <w:jc w:val="both"/>
              <w:rPr>
                <w:sz w:val="26"/>
                <w:szCs w:val="26"/>
              </w:rPr>
            </w:pPr>
          </w:p>
        </w:tc>
        <w:tc>
          <w:tcPr>
            <w:tcW w:w="832" w:type="pct"/>
            <w:vAlign w:val="center"/>
          </w:tcPr>
          <w:p w:rsidRPr="00BF1E0E" w:rsidR="00CB06B7" w:rsidP="00911383" w:rsidRDefault="00CB06B7" w14:paraId="755AC70B" w14:textId="77777777">
            <w:pPr>
              <w:spacing w:before="60" w:after="144" w:afterLines="60" w:line="295" w:lineRule="auto"/>
              <w:jc w:val="both"/>
              <w:rPr>
                <w:sz w:val="26"/>
                <w:szCs w:val="26"/>
              </w:rPr>
            </w:pPr>
          </w:p>
        </w:tc>
      </w:tr>
      <w:tr w:rsidRPr="00BF1E0E" w:rsidR="008065F7" w:rsidTr="00420DB5" w14:paraId="64DFD240" w14:textId="77777777">
        <w:tc>
          <w:tcPr>
            <w:tcW w:w="1097" w:type="pct"/>
            <w:vAlign w:val="center"/>
          </w:tcPr>
          <w:p w:rsidRPr="00BF1E0E" w:rsidR="008065F7" w:rsidP="00911383" w:rsidRDefault="008065F7" w14:paraId="3DC628A7" w14:textId="77777777">
            <w:pPr>
              <w:spacing w:before="60" w:after="144" w:afterLines="60" w:line="295" w:lineRule="auto"/>
              <w:jc w:val="both"/>
              <w:rPr>
                <w:sz w:val="26"/>
                <w:szCs w:val="26"/>
              </w:rPr>
            </w:pPr>
            <w:r w:rsidRPr="00BF1E0E">
              <w:rPr>
                <w:sz w:val="26"/>
                <w:szCs w:val="26"/>
              </w:rPr>
              <w:t>Người phê duyệt</w:t>
            </w:r>
          </w:p>
          <w:p w:rsidRPr="00BF1E0E" w:rsidR="008065F7" w:rsidP="00911383" w:rsidRDefault="008065F7" w14:paraId="76125F23" w14:textId="77777777">
            <w:pPr>
              <w:spacing w:before="60" w:after="144" w:afterLines="60" w:line="295" w:lineRule="auto"/>
              <w:jc w:val="both"/>
              <w:rPr>
                <w:sz w:val="26"/>
                <w:szCs w:val="26"/>
              </w:rPr>
            </w:pPr>
          </w:p>
        </w:tc>
        <w:tc>
          <w:tcPr>
            <w:tcW w:w="1843" w:type="pct"/>
            <w:vAlign w:val="center"/>
          </w:tcPr>
          <w:p w:rsidRPr="00CB06B7" w:rsidR="00CB06B7" w:rsidP="00911383" w:rsidRDefault="00CB06B7" w14:paraId="39D8C511" w14:textId="77777777">
            <w:pPr>
              <w:spacing w:before="60" w:after="144" w:afterLines="60" w:line="295" w:lineRule="auto"/>
              <w:jc w:val="both"/>
              <w:rPr>
                <w:b/>
                <w:sz w:val="26"/>
                <w:szCs w:val="26"/>
              </w:rPr>
            </w:pPr>
            <w:r w:rsidRPr="00CB06B7">
              <w:rPr>
                <w:b/>
                <w:sz w:val="26"/>
                <w:szCs w:val="26"/>
              </w:rPr>
              <w:t xml:space="preserve">Lê Văn Hợp </w:t>
            </w:r>
          </w:p>
          <w:p w:rsidRPr="00BF1E0E" w:rsidR="008065F7" w:rsidP="00911383" w:rsidRDefault="00CB06B7" w14:paraId="4C0CE0B0" w14:textId="77777777">
            <w:pPr>
              <w:spacing w:before="60" w:after="144" w:afterLines="60" w:line="295" w:lineRule="auto"/>
              <w:jc w:val="both"/>
              <w:rPr>
                <w:sz w:val="26"/>
                <w:szCs w:val="26"/>
              </w:rPr>
            </w:pPr>
            <w:r>
              <w:rPr>
                <w:sz w:val="26"/>
                <w:szCs w:val="26"/>
              </w:rPr>
              <w:t>Trưởng nhóm kỹ thuật</w:t>
            </w:r>
          </w:p>
        </w:tc>
        <w:tc>
          <w:tcPr>
            <w:tcW w:w="1228" w:type="pct"/>
            <w:vAlign w:val="center"/>
          </w:tcPr>
          <w:p w:rsidRPr="00BF1E0E" w:rsidR="008065F7" w:rsidP="00911383" w:rsidRDefault="008065F7" w14:paraId="25148CAB" w14:textId="77777777">
            <w:pPr>
              <w:spacing w:before="60" w:after="144" w:afterLines="60" w:line="295" w:lineRule="auto"/>
              <w:jc w:val="both"/>
              <w:rPr>
                <w:sz w:val="26"/>
                <w:szCs w:val="26"/>
              </w:rPr>
            </w:pPr>
          </w:p>
        </w:tc>
        <w:tc>
          <w:tcPr>
            <w:tcW w:w="832" w:type="pct"/>
            <w:vAlign w:val="center"/>
          </w:tcPr>
          <w:p w:rsidRPr="00BF1E0E" w:rsidR="008065F7" w:rsidP="00911383" w:rsidRDefault="008065F7" w14:paraId="20652F99" w14:textId="77777777">
            <w:pPr>
              <w:spacing w:before="60" w:after="144" w:afterLines="60" w:line="295" w:lineRule="auto"/>
              <w:jc w:val="both"/>
              <w:rPr>
                <w:sz w:val="26"/>
                <w:szCs w:val="26"/>
              </w:rPr>
            </w:pPr>
          </w:p>
        </w:tc>
      </w:tr>
    </w:tbl>
    <w:p w:rsidRPr="00BF1E0E" w:rsidR="008065F7" w:rsidP="00911383" w:rsidRDefault="008065F7" w14:paraId="7991E100" w14:textId="77777777">
      <w:pPr>
        <w:spacing w:line="295" w:lineRule="auto"/>
        <w:jc w:val="both"/>
        <w:rPr>
          <w:sz w:val="26"/>
          <w:szCs w:val="26"/>
        </w:rPr>
      </w:pPr>
    </w:p>
    <w:p w:rsidRPr="00BF1E0E" w:rsidR="008065F7" w:rsidP="00911383" w:rsidRDefault="008065F7" w14:paraId="6C71B196" w14:textId="77777777">
      <w:pPr>
        <w:spacing w:line="295" w:lineRule="auto"/>
        <w:jc w:val="both"/>
        <w:rPr>
          <w:sz w:val="26"/>
          <w:szCs w:val="26"/>
        </w:rPr>
      </w:pPr>
    </w:p>
    <w:p w:rsidRPr="00BF1E0E" w:rsidR="008065F7" w:rsidP="00911383" w:rsidRDefault="008065F7" w14:paraId="60B6B99B" w14:textId="77777777">
      <w:pPr>
        <w:spacing w:line="295" w:lineRule="auto"/>
        <w:jc w:val="both"/>
        <w:rPr>
          <w:sz w:val="26"/>
          <w:szCs w:val="26"/>
        </w:rPr>
      </w:pPr>
    </w:p>
    <w:p w:rsidRPr="00BF1E0E" w:rsidR="008065F7" w:rsidP="00911383" w:rsidRDefault="008065F7" w14:paraId="5CFB61B9" w14:textId="77777777">
      <w:pPr>
        <w:spacing w:line="295" w:lineRule="auto"/>
        <w:jc w:val="both"/>
        <w:rPr>
          <w:sz w:val="26"/>
          <w:szCs w:val="26"/>
        </w:rPr>
      </w:pPr>
    </w:p>
    <w:p w:rsidR="008065F7" w:rsidP="00911383" w:rsidRDefault="008065F7" w14:paraId="32E0DE0F" w14:textId="77777777">
      <w:pPr>
        <w:spacing w:line="295" w:lineRule="auto"/>
        <w:jc w:val="both"/>
        <w:rPr>
          <w:sz w:val="26"/>
          <w:szCs w:val="26"/>
        </w:rPr>
      </w:pPr>
    </w:p>
    <w:p w:rsidR="00BE4A14" w:rsidP="00911383" w:rsidRDefault="00BE4A14" w14:paraId="77B3B5D8" w14:textId="77777777">
      <w:pPr>
        <w:spacing w:line="295" w:lineRule="auto"/>
        <w:jc w:val="both"/>
        <w:rPr>
          <w:sz w:val="26"/>
          <w:szCs w:val="26"/>
        </w:rPr>
      </w:pPr>
    </w:p>
    <w:p w:rsidRPr="00BF1E0E" w:rsidR="00BE4A14" w:rsidP="00911383" w:rsidRDefault="00BE4A14" w14:paraId="44541BDA" w14:textId="77777777">
      <w:pPr>
        <w:spacing w:line="295" w:lineRule="auto"/>
        <w:jc w:val="both"/>
        <w:rPr>
          <w:sz w:val="26"/>
          <w:szCs w:val="26"/>
        </w:rPr>
      </w:pPr>
    </w:p>
    <w:tbl>
      <w:tblPr>
        <w:tblW w:w="4782" w:type="pct"/>
        <w:tblInd w:w="2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58" w:type="dxa"/>
          <w:right w:w="58" w:type="dxa"/>
        </w:tblCellMar>
        <w:tblLook w:val="0000" w:firstRow="0" w:lastRow="0" w:firstColumn="0" w:lastColumn="0" w:noHBand="0" w:noVBand="0"/>
      </w:tblPr>
      <w:tblGrid>
        <w:gridCol w:w="1642"/>
        <w:gridCol w:w="2184"/>
        <w:gridCol w:w="1846"/>
        <w:gridCol w:w="1466"/>
        <w:gridCol w:w="1529"/>
      </w:tblGrid>
      <w:tr w:rsidRPr="00D51283" w:rsidR="008065F7" w:rsidTr="00420DB5" w14:paraId="1C904E80" w14:textId="77777777">
        <w:trPr>
          <w:tblHeader/>
        </w:trPr>
        <w:tc>
          <w:tcPr>
            <w:tcW w:w="5000" w:type="pct"/>
            <w:gridSpan w:val="5"/>
            <w:shd w:val="clear" w:color="auto" w:fill="1F497D"/>
          </w:tcPr>
          <w:p w:rsidRPr="00D51283" w:rsidR="008065F7" w:rsidP="00911383" w:rsidRDefault="008065F7" w14:paraId="69BD41C0" w14:textId="77777777">
            <w:pPr>
              <w:spacing w:before="60" w:after="144" w:afterLines="60" w:line="295" w:lineRule="auto"/>
              <w:jc w:val="both"/>
              <w:rPr>
                <w:b/>
                <w:color w:val="FFFFFF"/>
                <w:lang w:val="fr-FR"/>
              </w:rPr>
            </w:pPr>
            <w:r w:rsidRPr="00D51283">
              <w:rPr>
                <w:b/>
                <w:color w:val="FFFFFF"/>
                <w:lang w:val="fr-FR"/>
              </w:rPr>
              <w:t>QUẢN LÝ THAY ĐỔI</w:t>
            </w:r>
          </w:p>
        </w:tc>
      </w:tr>
      <w:tr w:rsidRPr="00D51283" w:rsidR="008065F7" w:rsidTr="00420DB5" w14:paraId="429A2F6A" w14:textId="77777777">
        <w:trPr>
          <w:tblHeader/>
        </w:trPr>
        <w:tc>
          <w:tcPr>
            <w:tcW w:w="947" w:type="pct"/>
            <w:shd w:val="clear" w:color="auto" w:fill="D9D9D9"/>
            <w:vAlign w:val="center"/>
          </w:tcPr>
          <w:p w:rsidRPr="00D51283" w:rsidR="008065F7" w:rsidP="00911383" w:rsidRDefault="008065F7" w14:paraId="67203F9E" w14:textId="77777777">
            <w:pPr>
              <w:spacing w:before="60" w:after="144" w:afterLines="60" w:line="295" w:lineRule="auto"/>
              <w:jc w:val="both"/>
              <w:rPr>
                <w:b/>
                <w:sz w:val="22"/>
                <w:szCs w:val="22"/>
              </w:rPr>
            </w:pPr>
            <w:r w:rsidRPr="00D51283">
              <w:rPr>
                <w:b/>
                <w:sz w:val="22"/>
                <w:szCs w:val="22"/>
              </w:rPr>
              <w:t>Ngày thay đổi</w:t>
            </w:r>
          </w:p>
        </w:tc>
        <w:tc>
          <w:tcPr>
            <w:tcW w:w="1260" w:type="pct"/>
            <w:shd w:val="clear" w:color="auto" w:fill="D9D9D9"/>
            <w:vAlign w:val="center"/>
          </w:tcPr>
          <w:p w:rsidRPr="00D51283" w:rsidR="008065F7" w:rsidP="00911383" w:rsidRDefault="008065F7" w14:paraId="5B35764D" w14:textId="77777777">
            <w:pPr>
              <w:spacing w:before="60" w:after="144" w:afterLines="60" w:line="295" w:lineRule="auto"/>
              <w:jc w:val="both"/>
              <w:rPr>
                <w:b/>
                <w:snapToGrid w:val="0"/>
                <w:sz w:val="22"/>
                <w:szCs w:val="22"/>
              </w:rPr>
            </w:pPr>
            <w:r w:rsidRPr="00D51283">
              <w:rPr>
                <w:b/>
                <w:snapToGrid w:val="0"/>
                <w:sz w:val="22"/>
                <w:szCs w:val="22"/>
              </w:rPr>
              <w:t xml:space="preserve">Mục, bảng, sơ đồ </w:t>
            </w:r>
          </w:p>
          <w:p w:rsidRPr="00D51283" w:rsidR="008065F7" w:rsidP="00911383" w:rsidRDefault="008065F7" w14:paraId="2D084303" w14:textId="77777777">
            <w:pPr>
              <w:spacing w:before="60" w:after="144" w:afterLines="60" w:line="295" w:lineRule="auto"/>
              <w:jc w:val="both"/>
              <w:rPr>
                <w:b/>
                <w:snapToGrid w:val="0"/>
                <w:sz w:val="22"/>
                <w:szCs w:val="22"/>
              </w:rPr>
            </w:pPr>
            <w:r w:rsidRPr="00D51283">
              <w:rPr>
                <w:b/>
                <w:snapToGrid w:val="0"/>
                <w:sz w:val="22"/>
                <w:szCs w:val="22"/>
              </w:rPr>
              <w:t>được thay đổi</w:t>
            </w:r>
          </w:p>
        </w:tc>
        <w:tc>
          <w:tcPr>
            <w:tcW w:w="1065" w:type="pct"/>
            <w:shd w:val="clear" w:color="auto" w:fill="D9D9D9"/>
            <w:vAlign w:val="center"/>
          </w:tcPr>
          <w:p w:rsidRPr="00D51283" w:rsidR="008065F7" w:rsidP="00911383" w:rsidRDefault="008065F7" w14:paraId="30FF982B" w14:textId="77777777">
            <w:pPr>
              <w:spacing w:before="60" w:after="144" w:afterLines="60" w:line="295" w:lineRule="auto"/>
              <w:jc w:val="both"/>
              <w:rPr>
                <w:b/>
                <w:sz w:val="22"/>
                <w:szCs w:val="22"/>
              </w:rPr>
            </w:pPr>
            <w:r w:rsidRPr="00D51283">
              <w:rPr>
                <w:b/>
                <w:sz w:val="22"/>
                <w:szCs w:val="22"/>
              </w:rPr>
              <w:t>Mô tả thay đổi</w:t>
            </w:r>
          </w:p>
        </w:tc>
        <w:tc>
          <w:tcPr>
            <w:tcW w:w="846" w:type="pct"/>
            <w:shd w:val="clear" w:color="auto" w:fill="D9D9D9"/>
            <w:vAlign w:val="center"/>
          </w:tcPr>
          <w:p w:rsidRPr="00D51283" w:rsidR="008065F7" w:rsidP="00911383" w:rsidRDefault="008065F7" w14:paraId="587D6770" w14:textId="77777777">
            <w:pPr>
              <w:spacing w:before="60" w:after="144" w:afterLines="60" w:line="295" w:lineRule="auto"/>
              <w:jc w:val="both"/>
              <w:rPr>
                <w:b/>
                <w:sz w:val="22"/>
                <w:szCs w:val="22"/>
              </w:rPr>
            </w:pPr>
            <w:r w:rsidRPr="00D51283">
              <w:rPr>
                <w:b/>
                <w:sz w:val="22"/>
                <w:szCs w:val="22"/>
              </w:rPr>
              <w:t>Tạo mới/ Cập nhật/ Xóa</w:t>
            </w:r>
          </w:p>
        </w:tc>
        <w:tc>
          <w:tcPr>
            <w:tcW w:w="882" w:type="pct"/>
            <w:shd w:val="clear" w:color="auto" w:fill="D9D9D9"/>
            <w:vAlign w:val="center"/>
          </w:tcPr>
          <w:p w:rsidRPr="00D51283" w:rsidR="008065F7" w:rsidP="00911383" w:rsidRDefault="008065F7" w14:paraId="5DF607E8" w14:textId="77777777">
            <w:pPr>
              <w:spacing w:before="60" w:after="144" w:afterLines="60" w:line="295" w:lineRule="auto"/>
              <w:jc w:val="both"/>
              <w:rPr>
                <w:b/>
                <w:sz w:val="22"/>
                <w:szCs w:val="22"/>
              </w:rPr>
            </w:pPr>
            <w:r w:rsidRPr="00D51283">
              <w:rPr>
                <w:b/>
                <w:sz w:val="22"/>
                <w:szCs w:val="22"/>
              </w:rPr>
              <w:t>Phiên bản</w:t>
            </w:r>
          </w:p>
        </w:tc>
      </w:tr>
      <w:tr w:rsidRPr="00D51283" w:rsidR="008065F7" w:rsidTr="00420DB5" w14:paraId="623454B6" w14:textId="77777777">
        <w:tc>
          <w:tcPr>
            <w:tcW w:w="947" w:type="pct"/>
          </w:tcPr>
          <w:p w:rsidRPr="00D51283" w:rsidR="008065F7" w:rsidP="00911383" w:rsidRDefault="00E8758E" w14:paraId="3019D112" w14:textId="77777777">
            <w:pPr>
              <w:spacing w:before="60" w:after="144" w:afterLines="60" w:line="295" w:lineRule="auto"/>
              <w:jc w:val="both"/>
              <w:rPr>
                <w:sz w:val="22"/>
                <w:szCs w:val="22"/>
              </w:rPr>
            </w:pPr>
            <w:r w:rsidRPr="00D51283">
              <w:rPr>
                <w:sz w:val="22"/>
                <w:szCs w:val="22"/>
              </w:rPr>
              <w:t>01</w:t>
            </w:r>
            <w:r w:rsidRPr="00D51283" w:rsidR="008065F7">
              <w:rPr>
                <w:sz w:val="22"/>
                <w:szCs w:val="22"/>
              </w:rPr>
              <w:t>/0</w:t>
            </w:r>
            <w:r w:rsidRPr="00D51283">
              <w:rPr>
                <w:sz w:val="22"/>
                <w:szCs w:val="22"/>
              </w:rPr>
              <w:t>8</w:t>
            </w:r>
            <w:r w:rsidRPr="00D51283" w:rsidR="008065F7">
              <w:rPr>
                <w:sz w:val="22"/>
                <w:szCs w:val="22"/>
              </w:rPr>
              <w:t>/201</w:t>
            </w:r>
            <w:r w:rsidRPr="00D51283">
              <w:rPr>
                <w:sz w:val="22"/>
                <w:szCs w:val="22"/>
              </w:rPr>
              <w:t>9</w:t>
            </w:r>
          </w:p>
        </w:tc>
        <w:tc>
          <w:tcPr>
            <w:tcW w:w="1260" w:type="pct"/>
          </w:tcPr>
          <w:p w:rsidRPr="00D51283" w:rsidR="008065F7" w:rsidP="00911383" w:rsidRDefault="008065F7" w14:paraId="69767807" w14:textId="77777777">
            <w:pPr>
              <w:spacing w:before="60" w:after="144" w:afterLines="60" w:line="295" w:lineRule="auto"/>
              <w:jc w:val="both"/>
              <w:rPr>
                <w:sz w:val="22"/>
                <w:szCs w:val="22"/>
              </w:rPr>
            </w:pPr>
          </w:p>
        </w:tc>
        <w:tc>
          <w:tcPr>
            <w:tcW w:w="1065" w:type="pct"/>
          </w:tcPr>
          <w:p w:rsidRPr="00D51283" w:rsidR="008065F7" w:rsidP="00911383" w:rsidRDefault="008065F7" w14:paraId="00E7923E" w14:textId="77777777">
            <w:pPr>
              <w:spacing w:before="60" w:after="144" w:afterLines="60" w:line="295" w:lineRule="auto"/>
              <w:jc w:val="both"/>
              <w:rPr>
                <w:sz w:val="22"/>
                <w:szCs w:val="22"/>
              </w:rPr>
            </w:pPr>
          </w:p>
        </w:tc>
        <w:tc>
          <w:tcPr>
            <w:tcW w:w="846" w:type="pct"/>
          </w:tcPr>
          <w:p w:rsidRPr="00D51283" w:rsidR="008065F7" w:rsidP="00911383" w:rsidRDefault="008065F7" w14:paraId="4EE20500" w14:textId="77777777">
            <w:pPr>
              <w:spacing w:before="60" w:after="144" w:afterLines="60" w:line="295" w:lineRule="auto"/>
              <w:jc w:val="both"/>
              <w:rPr>
                <w:sz w:val="22"/>
                <w:szCs w:val="22"/>
              </w:rPr>
            </w:pPr>
            <w:r w:rsidRPr="00D51283">
              <w:rPr>
                <w:sz w:val="22"/>
                <w:szCs w:val="22"/>
              </w:rPr>
              <w:t>Tạo mới</w:t>
            </w:r>
          </w:p>
        </w:tc>
        <w:tc>
          <w:tcPr>
            <w:tcW w:w="882" w:type="pct"/>
          </w:tcPr>
          <w:p w:rsidRPr="00D51283" w:rsidR="008065F7" w:rsidP="00911383" w:rsidRDefault="00886B7A" w14:paraId="4FE6BED8" w14:textId="77777777">
            <w:pPr>
              <w:spacing w:before="60" w:after="144" w:afterLines="60" w:line="295" w:lineRule="auto"/>
              <w:jc w:val="both"/>
              <w:rPr>
                <w:sz w:val="22"/>
                <w:szCs w:val="22"/>
              </w:rPr>
            </w:pPr>
            <w:r w:rsidRPr="00D51283">
              <w:rPr>
                <w:sz w:val="22"/>
                <w:szCs w:val="22"/>
              </w:rPr>
              <w:t>V1.0</w:t>
            </w:r>
          </w:p>
        </w:tc>
      </w:tr>
      <w:tr w:rsidRPr="00D51283" w:rsidR="008065F7" w:rsidTr="00420DB5" w14:paraId="49DA7BE2" w14:textId="77777777">
        <w:tc>
          <w:tcPr>
            <w:tcW w:w="947" w:type="pct"/>
          </w:tcPr>
          <w:p w:rsidRPr="00D51283" w:rsidR="008065F7" w:rsidP="00911383" w:rsidRDefault="003C10EF" w14:paraId="0CA2A7B5" w14:textId="77777777">
            <w:pPr>
              <w:spacing w:before="60" w:after="144" w:afterLines="60" w:line="295" w:lineRule="auto"/>
              <w:jc w:val="both"/>
              <w:rPr>
                <w:sz w:val="22"/>
                <w:szCs w:val="22"/>
              </w:rPr>
            </w:pPr>
            <w:r w:rsidRPr="00D51283">
              <w:rPr>
                <w:sz w:val="22"/>
                <w:szCs w:val="22"/>
              </w:rPr>
              <w:t>20/02/2020</w:t>
            </w:r>
          </w:p>
        </w:tc>
        <w:tc>
          <w:tcPr>
            <w:tcW w:w="1260" w:type="pct"/>
          </w:tcPr>
          <w:p w:rsidRPr="00D51283" w:rsidR="008065F7" w:rsidP="00911383" w:rsidRDefault="003C10EF" w14:paraId="57087935" w14:textId="77777777">
            <w:pPr>
              <w:spacing w:before="60" w:after="144" w:afterLines="60" w:line="295" w:lineRule="auto"/>
              <w:jc w:val="both"/>
              <w:rPr>
                <w:sz w:val="22"/>
                <w:szCs w:val="22"/>
              </w:rPr>
            </w:pPr>
            <w:r w:rsidRPr="00D51283">
              <w:rPr>
                <w:sz w:val="22"/>
                <w:szCs w:val="22"/>
              </w:rPr>
              <w:t>Cập nhật thông tin cho tích hợp Core mới</w:t>
            </w:r>
          </w:p>
        </w:tc>
        <w:tc>
          <w:tcPr>
            <w:tcW w:w="1065" w:type="pct"/>
          </w:tcPr>
          <w:p w:rsidRPr="00D51283" w:rsidR="008065F7" w:rsidP="00911383" w:rsidRDefault="008065F7" w14:paraId="7B1ED7C4" w14:textId="77777777">
            <w:pPr>
              <w:spacing w:before="60" w:after="144" w:afterLines="60" w:line="295" w:lineRule="auto"/>
              <w:jc w:val="both"/>
              <w:rPr>
                <w:sz w:val="22"/>
                <w:szCs w:val="22"/>
              </w:rPr>
            </w:pPr>
          </w:p>
        </w:tc>
        <w:tc>
          <w:tcPr>
            <w:tcW w:w="846" w:type="pct"/>
          </w:tcPr>
          <w:p w:rsidRPr="00D51283" w:rsidR="008065F7" w:rsidP="00911383" w:rsidRDefault="003C10EF" w14:paraId="69488185" w14:textId="77777777">
            <w:pPr>
              <w:spacing w:before="60" w:after="144" w:afterLines="60" w:line="295" w:lineRule="auto"/>
              <w:jc w:val="both"/>
              <w:rPr>
                <w:sz w:val="22"/>
                <w:szCs w:val="22"/>
              </w:rPr>
            </w:pPr>
            <w:r w:rsidRPr="00D51283">
              <w:rPr>
                <w:sz w:val="22"/>
                <w:szCs w:val="22"/>
              </w:rPr>
              <w:t>Cập nhật</w:t>
            </w:r>
          </w:p>
        </w:tc>
        <w:tc>
          <w:tcPr>
            <w:tcW w:w="882" w:type="pct"/>
          </w:tcPr>
          <w:p w:rsidRPr="00D51283" w:rsidR="008065F7" w:rsidP="00911383" w:rsidRDefault="003C10EF" w14:paraId="1D9DCD52" w14:textId="77777777">
            <w:pPr>
              <w:spacing w:before="60" w:after="144" w:afterLines="60" w:line="295" w:lineRule="auto"/>
              <w:jc w:val="both"/>
              <w:rPr>
                <w:sz w:val="22"/>
                <w:szCs w:val="22"/>
              </w:rPr>
            </w:pPr>
            <w:r w:rsidRPr="00D51283">
              <w:rPr>
                <w:sz w:val="22"/>
                <w:szCs w:val="22"/>
              </w:rPr>
              <w:t>V1.1</w:t>
            </w:r>
          </w:p>
        </w:tc>
      </w:tr>
      <w:tr w:rsidRPr="00D51283" w:rsidR="00D23AEA" w:rsidTr="00420DB5" w14:paraId="00EE8A5E" w14:textId="77777777">
        <w:tc>
          <w:tcPr>
            <w:tcW w:w="947" w:type="pct"/>
          </w:tcPr>
          <w:p w:rsidRPr="00D51283" w:rsidR="00D23AEA" w:rsidP="00D23AEA" w:rsidRDefault="00D23AEA" w14:paraId="5DCF76AD" w14:textId="77777777">
            <w:pPr>
              <w:spacing w:before="60" w:after="144" w:afterLines="60" w:line="295" w:lineRule="auto"/>
              <w:jc w:val="both"/>
              <w:rPr>
                <w:sz w:val="22"/>
                <w:szCs w:val="22"/>
              </w:rPr>
            </w:pPr>
            <w:r w:rsidRPr="00D51283">
              <w:rPr>
                <w:sz w:val="22"/>
                <w:szCs w:val="22"/>
              </w:rPr>
              <w:t>14/04/2020</w:t>
            </w:r>
          </w:p>
        </w:tc>
        <w:tc>
          <w:tcPr>
            <w:tcW w:w="1260" w:type="pct"/>
          </w:tcPr>
          <w:p w:rsidRPr="00D51283" w:rsidR="00D23AEA" w:rsidP="00D23AEA" w:rsidRDefault="00D23AEA" w14:paraId="7B08A210" w14:textId="77777777">
            <w:pPr>
              <w:spacing w:before="60" w:after="144" w:afterLines="60" w:line="295" w:lineRule="auto"/>
              <w:jc w:val="both"/>
              <w:rPr>
                <w:sz w:val="22"/>
                <w:szCs w:val="22"/>
              </w:rPr>
            </w:pPr>
            <w:r w:rsidRPr="00D51283">
              <w:rPr>
                <w:sz w:val="22"/>
                <w:szCs w:val="22"/>
              </w:rPr>
              <w:t>Trang 7</w:t>
            </w:r>
          </w:p>
        </w:tc>
        <w:tc>
          <w:tcPr>
            <w:tcW w:w="1065" w:type="pct"/>
          </w:tcPr>
          <w:p w:rsidRPr="00D51283" w:rsidR="00D23AEA" w:rsidP="00D23AEA" w:rsidRDefault="00D23AEA" w14:paraId="153E2A24" w14:textId="77777777">
            <w:pPr>
              <w:spacing w:before="60" w:after="144" w:afterLines="60" w:line="295" w:lineRule="auto"/>
              <w:jc w:val="both"/>
              <w:rPr>
                <w:sz w:val="22"/>
                <w:szCs w:val="22"/>
              </w:rPr>
            </w:pPr>
            <w:r w:rsidRPr="00D51283">
              <w:rPr>
                <w:sz w:val="22"/>
                <w:szCs w:val="22"/>
              </w:rPr>
              <w:t>Cập nhật mô tả dữ liệu tích hợp</w:t>
            </w:r>
          </w:p>
        </w:tc>
        <w:tc>
          <w:tcPr>
            <w:tcW w:w="846" w:type="pct"/>
          </w:tcPr>
          <w:p w:rsidRPr="00D51283" w:rsidR="00D23AEA" w:rsidP="00D23AEA" w:rsidRDefault="00D23AEA" w14:paraId="0CE350F7" w14:textId="77777777">
            <w:pPr>
              <w:spacing w:before="60" w:after="144" w:afterLines="60" w:line="295" w:lineRule="auto"/>
              <w:jc w:val="both"/>
              <w:rPr>
                <w:sz w:val="22"/>
                <w:szCs w:val="22"/>
              </w:rPr>
            </w:pPr>
            <w:r w:rsidRPr="00D51283">
              <w:rPr>
                <w:sz w:val="22"/>
                <w:szCs w:val="22"/>
              </w:rPr>
              <w:t>Cập nhật</w:t>
            </w:r>
          </w:p>
        </w:tc>
        <w:tc>
          <w:tcPr>
            <w:tcW w:w="882" w:type="pct"/>
          </w:tcPr>
          <w:p w:rsidRPr="00D51283" w:rsidR="00D23AEA" w:rsidP="00D23AEA" w:rsidRDefault="00915F1C" w14:paraId="07A5DBD1" w14:textId="77777777">
            <w:pPr>
              <w:spacing w:before="60" w:after="144" w:afterLines="60" w:line="295" w:lineRule="auto"/>
              <w:jc w:val="both"/>
              <w:rPr>
                <w:sz w:val="22"/>
                <w:szCs w:val="22"/>
              </w:rPr>
            </w:pPr>
            <w:r w:rsidRPr="00D51283">
              <w:rPr>
                <w:sz w:val="22"/>
                <w:szCs w:val="22"/>
              </w:rPr>
              <w:t>V2.0</w:t>
            </w:r>
          </w:p>
        </w:tc>
      </w:tr>
      <w:tr w:rsidRPr="00D51283" w:rsidR="00AD5B84" w:rsidTr="00420DB5" w14:paraId="6699B4FA" w14:textId="77777777">
        <w:tc>
          <w:tcPr>
            <w:tcW w:w="947" w:type="pct"/>
          </w:tcPr>
          <w:p w:rsidRPr="00D51283" w:rsidR="00AD5B84" w:rsidP="00AD5B84" w:rsidRDefault="00D67559" w14:paraId="5A3ED66B" w14:textId="77777777">
            <w:pPr>
              <w:spacing w:before="60" w:after="144" w:afterLines="60" w:line="295" w:lineRule="auto"/>
              <w:jc w:val="both"/>
              <w:rPr>
                <w:sz w:val="22"/>
                <w:szCs w:val="22"/>
              </w:rPr>
            </w:pPr>
            <w:r w:rsidRPr="00D51283">
              <w:rPr>
                <w:sz w:val="22"/>
                <w:szCs w:val="22"/>
              </w:rPr>
              <w:t>24/04/2021</w:t>
            </w:r>
          </w:p>
        </w:tc>
        <w:tc>
          <w:tcPr>
            <w:tcW w:w="1260" w:type="pct"/>
          </w:tcPr>
          <w:p w:rsidRPr="00D51283" w:rsidR="00AD5B84" w:rsidP="00AD5B84" w:rsidRDefault="00AD5B84" w14:paraId="37B4AF66" w14:textId="77777777">
            <w:pPr>
              <w:spacing w:before="60" w:after="144" w:afterLines="60" w:line="295" w:lineRule="auto"/>
              <w:jc w:val="both"/>
              <w:rPr>
                <w:sz w:val="22"/>
                <w:szCs w:val="22"/>
              </w:rPr>
            </w:pPr>
            <w:r w:rsidRPr="00D51283">
              <w:rPr>
                <w:sz w:val="22"/>
                <w:szCs w:val="22"/>
              </w:rPr>
              <w:t>Mục 2.3</w:t>
            </w:r>
            <w:r w:rsidRPr="00D51283" w:rsidR="00D67559">
              <w:rPr>
                <w:sz w:val="22"/>
                <w:szCs w:val="22"/>
              </w:rPr>
              <w:t xml:space="preserve"> – Luồng tích hợp và đóng ngày</w:t>
            </w:r>
          </w:p>
          <w:p w:rsidRPr="00D51283" w:rsidR="00AD5B84" w:rsidP="00D67559" w:rsidRDefault="00AD5B84" w14:paraId="29B9A9E8" w14:textId="77777777">
            <w:pPr>
              <w:spacing w:before="60" w:after="144" w:afterLines="60" w:line="295" w:lineRule="auto"/>
              <w:jc w:val="both"/>
              <w:rPr>
                <w:sz w:val="22"/>
                <w:szCs w:val="22"/>
              </w:rPr>
            </w:pPr>
            <w:r w:rsidRPr="00D51283">
              <w:rPr>
                <w:sz w:val="22"/>
                <w:szCs w:val="22"/>
              </w:rPr>
              <w:t xml:space="preserve">Mục </w:t>
            </w:r>
            <w:r w:rsidRPr="00D51283" w:rsidR="00D67559">
              <w:rPr>
                <w:sz w:val="22"/>
                <w:szCs w:val="22"/>
              </w:rPr>
              <w:t xml:space="preserve">4 – Hướng dẫn vận hành thủ công tích hợp </w:t>
            </w:r>
          </w:p>
        </w:tc>
        <w:tc>
          <w:tcPr>
            <w:tcW w:w="1065" w:type="pct"/>
          </w:tcPr>
          <w:p w:rsidR="00AD5B84" w:rsidP="00AD5B84" w:rsidRDefault="00AD5B84" w14:paraId="43061007" w14:textId="77777777">
            <w:pPr>
              <w:spacing w:before="60" w:after="144" w:afterLines="60" w:line="295" w:lineRule="auto"/>
              <w:jc w:val="both"/>
              <w:rPr>
                <w:sz w:val="22"/>
                <w:szCs w:val="22"/>
              </w:rPr>
            </w:pPr>
            <w:r w:rsidRPr="00D51283">
              <w:rPr>
                <w:sz w:val="22"/>
                <w:szCs w:val="22"/>
              </w:rPr>
              <w:t>Bổ sung vào luồng cuối ngày các chức năng mới bổ sung: ZCGL27*, ZCGL28*, và các chức năng cuối tháng ZCGL15, ZCGL11</w:t>
            </w:r>
            <w:r w:rsidR="007A5F41">
              <w:rPr>
                <w:sz w:val="22"/>
                <w:szCs w:val="22"/>
              </w:rPr>
              <w:t>.</w:t>
            </w:r>
          </w:p>
          <w:p w:rsidRPr="00D51283" w:rsidR="007A5F41" w:rsidP="00AD5B84" w:rsidRDefault="007A5F41" w14:paraId="52B7F88E" w14:textId="00DFD7FB">
            <w:pPr>
              <w:spacing w:before="60" w:after="144" w:afterLines="60" w:line="295" w:lineRule="auto"/>
              <w:jc w:val="both"/>
              <w:rPr>
                <w:sz w:val="22"/>
                <w:szCs w:val="22"/>
              </w:rPr>
            </w:pPr>
            <w:r>
              <w:rPr>
                <w:sz w:val="22"/>
                <w:szCs w:val="22"/>
              </w:rPr>
              <w:t>Bổ sung luồng cuối năm và đầu năm</w:t>
            </w:r>
          </w:p>
        </w:tc>
        <w:tc>
          <w:tcPr>
            <w:tcW w:w="846" w:type="pct"/>
          </w:tcPr>
          <w:p w:rsidRPr="00D51283" w:rsidR="00AD5B84" w:rsidP="00AD5B84" w:rsidRDefault="00AD5B84" w14:paraId="76C7402A" w14:textId="77777777">
            <w:pPr>
              <w:spacing w:before="60" w:after="144" w:afterLines="60" w:line="295" w:lineRule="auto"/>
              <w:jc w:val="both"/>
              <w:rPr>
                <w:sz w:val="22"/>
                <w:szCs w:val="22"/>
              </w:rPr>
            </w:pPr>
            <w:r w:rsidRPr="00D51283">
              <w:rPr>
                <w:sz w:val="22"/>
                <w:szCs w:val="22"/>
              </w:rPr>
              <w:t>Cập nhật</w:t>
            </w:r>
          </w:p>
          <w:p w:rsidRPr="00D51283" w:rsidR="00D433F4" w:rsidP="00AD5B84" w:rsidRDefault="00D433F4" w14:paraId="54F590A1" w14:textId="77777777">
            <w:pPr>
              <w:spacing w:before="60" w:after="144" w:afterLines="60" w:line="295" w:lineRule="auto"/>
              <w:jc w:val="both"/>
              <w:rPr>
                <w:sz w:val="22"/>
                <w:szCs w:val="22"/>
              </w:rPr>
            </w:pPr>
            <w:r w:rsidRPr="00D51283">
              <w:rPr>
                <w:sz w:val="22"/>
                <w:szCs w:val="22"/>
              </w:rPr>
              <w:t>(Giai đoạn 2)</w:t>
            </w:r>
          </w:p>
        </w:tc>
        <w:tc>
          <w:tcPr>
            <w:tcW w:w="882" w:type="pct"/>
          </w:tcPr>
          <w:p w:rsidRPr="00D51283" w:rsidR="00AD5B84" w:rsidP="00AD5B84" w:rsidRDefault="00AD5B84" w14:paraId="6BBA569D" w14:textId="77777777">
            <w:pPr>
              <w:spacing w:before="60" w:after="144" w:afterLines="60" w:line="295" w:lineRule="auto"/>
              <w:jc w:val="both"/>
              <w:rPr>
                <w:sz w:val="22"/>
                <w:szCs w:val="22"/>
              </w:rPr>
            </w:pPr>
            <w:r w:rsidRPr="00D51283">
              <w:rPr>
                <w:sz w:val="22"/>
                <w:szCs w:val="22"/>
              </w:rPr>
              <w:t>V2.1</w:t>
            </w:r>
          </w:p>
        </w:tc>
      </w:tr>
      <w:tr w:rsidRPr="00D51283" w:rsidR="00D50593" w:rsidTr="00420DB5" w14:paraId="71CB1A67" w14:textId="77777777">
        <w:tc>
          <w:tcPr>
            <w:tcW w:w="947" w:type="pct"/>
          </w:tcPr>
          <w:p w:rsidRPr="00D51283" w:rsidR="00D50593" w:rsidP="00D67559" w:rsidRDefault="00D50593" w14:paraId="31C0C30C" w14:textId="77777777">
            <w:pPr>
              <w:spacing w:before="60" w:after="144" w:afterLines="60" w:line="295" w:lineRule="auto"/>
              <w:jc w:val="both"/>
              <w:rPr>
                <w:sz w:val="22"/>
                <w:szCs w:val="22"/>
              </w:rPr>
            </w:pPr>
            <w:r w:rsidRPr="00D51283">
              <w:rPr>
                <w:sz w:val="22"/>
                <w:szCs w:val="22"/>
              </w:rPr>
              <w:t>24/04/202</w:t>
            </w:r>
            <w:r w:rsidRPr="00D51283" w:rsidR="00D67559">
              <w:rPr>
                <w:sz w:val="22"/>
                <w:szCs w:val="22"/>
              </w:rPr>
              <w:t>1</w:t>
            </w:r>
          </w:p>
        </w:tc>
        <w:tc>
          <w:tcPr>
            <w:tcW w:w="1260" w:type="pct"/>
          </w:tcPr>
          <w:p w:rsidRPr="00D51283" w:rsidR="00D50593" w:rsidP="00D50593" w:rsidRDefault="00D50593" w14:paraId="4B07703C" w14:textId="77777777">
            <w:pPr>
              <w:spacing w:before="60" w:after="144" w:afterLines="60" w:line="295" w:lineRule="auto"/>
              <w:jc w:val="both"/>
              <w:rPr>
                <w:sz w:val="22"/>
                <w:szCs w:val="22"/>
              </w:rPr>
            </w:pPr>
            <w:r w:rsidRPr="00D51283">
              <w:rPr>
                <w:sz w:val="22"/>
                <w:szCs w:val="22"/>
              </w:rPr>
              <w:t>Mục 2.4</w:t>
            </w:r>
            <w:r w:rsidRPr="00D51283" w:rsidR="00D67559">
              <w:rPr>
                <w:sz w:val="22"/>
                <w:szCs w:val="22"/>
              </w:rPr>
              <w:t xml:space="preserve"> – Bảng tham số tài khoản</w:t>
            </w:r>
          </w:p>
        </w:tc>
        <w:tc>
          <w:tcPr>
            <w:tcW w:w="1065" w:type="pct"/>
          </w:tcPr>
          <w:p w:rsidRPr="00D51283" w:rsidR="00D50593" w:rsidP="00D50593" w:rsidRDefault="00D50593" w14:paraId="77699592" w14:textId="77777777">
            <w:pPr>
              <w:spacing w:before="60" w:after="144" w:afterLines="60" w:line="295" w:lineRule="auto"/>
              <w:jc w:val="both"/>
              <w:rPr>
                <w:sz w:val="22"/>
                <w:szCs w:val="22"/>
              </w:rPr>
            </w:pPr>
            <w:r w:rsidRPr="00D51283">
              <w:rPr>
                <w:sz w:val="22"/>
                <w:szCs w:val="22"/>
              </w:rPr>
              <w:t>Bổ sung</w:t>
            </w:r>
          </w:p>
        </w:tc>
        <w:tc>
          <w:tcPr>
            <w:tcW w:w="846" w:type="pct"/>
          </w:tcPr>
          <w:p w:rsidRPr="00D51283" w:rsidR="00D433F4" w:rsidP="00D433F4" w:rsidRDefault="00D433F4" w14:paraId="289BF1D5" w14:textId="77777777">
            <w:pPr>
              <w:spacing w:before="60" w:after="144" w:afterLines="60" w:line="295" w:lineRule="auto"/>
              <w:jc w:val="both"/>
              <w:rPr>
                <w:sz w:val="22"/>
                <w:szCs w:val="22"/>
              </w:rPr>
            </w:pPr>
            <w:r w:rsidRPr="00D51283">
              <w:rPr>
                <w:sz w:val="22"/>
                <w:szCs w:val="22"/>
              </w:rPr>
              <w:t>Cập nhật</w:t>
            </w:r>
          </w:p>
          <w:p w:rsidRPr="00D51283" w:rsidR="00D50593" w:rsidP="00D433F4" w:rsidRDefault="00D433F4" w14:paraId="01995286" w14:textId="77777777">
            <w:pPr>
              <w:spacing w:before="60" w:after="144" w:afterLines="60" w:line="295" w:lineRule="auto"/>
              <w:jc w:val="both"/>
              <w:rPr>
                <w:b/>
                <w:bCs/>
                <w:sz w:val="22"/>
                <w:szCs w:val="22"/>
              </w:rPr>
            </w:pPr>
            <w:r w:rsidRPr="00D51283">
              <w:rPr>
                <w:sz w:val="22"/>
                <w:szCs w:val="22"/>
              </w:rPr>
              <w:t>(Giai đoạn 2)</w:t>
            </w:r>
          </w:p>
        </w:tc>
        <w:tc>
          <w:tcPr>
            <w:tcW w:w="882" w:type="pct"/>
          </w:tcPr>
          <w:p w:rsidRPr="00D51283" w:rsidR="00D50593" w:rsidP="00D50593" w:rsidRDefault="00D50593" w14:paraId="71FF7F7F" w14:textId="77777777">
            <w:pPr>
              <w:spacing w:before="60" w:after="144" w:afterLines="60" w:line="295" w:lineRule="auto"/>
              <w:jc w:val="both"/>
              <w:rPr>
                <w:sz w:val="22"/>
                <w:szCs w:val="22"/>
              </w:rPr>
            </w:pPr>
            <w:r w:rsidRPr="00D51283">
              <w:rPr>
                <w:sz w:val="22"/>
                <w:szCs w:val="22"/>
              </w:rPr>
              <w:t>V2.1</w:t>
            </w:r>
          </w:p>
        </w:tc>
      </w:tr>
      <w:tr w:rsidRPr="00D51283" w:rsidR="00D67559" w:rsidTr="00420DB5" w14:paraId="747D5344" w14:textId="77777777">
        <w:tc>
          <w:tcPr>
            <w:tcW w:w="947" w:type="pct"/>
          </w:tcPr>
          <w:p w:rsidRPr="00D51283" w:rsidR="00D67559" w:rsidP="00D67559" w:rsidRDefault="00D67559" w14:paraId="17C0E31F" w14:textId="77777777">
            <w:pPr>
              <w:spacing w:before="60" w:after="144" w:afterLines="60" w:line="295" w:lineRule="auto"/>
              <w:jc w:val="both"/>
              <w:rPr>
                <w:sz w:val="22"/>
                <w:szCs w:val="22"/>
              </w:rPr>
            </w:pPr>
            <w:r w:rsidRPr="00D51283">
              <w:rPr>
                <w:sz w:val="22"/>
                <w:szCs w:val="22"/>
              </w:rPr>
              <w:t>30/06/2021</w:t>
            </w:r>
          </w:p>
        </w:tc>
        <w:tc>
          <w:tcPr>
            <w:tcW w:w="1260" w:type="pct"/>
          </w:tcPr>
          <w:p w:rsidRPr="00D51283" w:rsidR="00D67559" w:rsidP="00D67559" w:rsidRDefault="00D67559" w14:paraId="5DD5DFEC" w14:textId="77777777">
            <w:pPr>
              <w:spacing w:before="60" w:after="144" w:afterLines="60" w:line="295" w:lineRule="auto"/>
              <w:jc w:val="both"/>
              <w:rPr>
                <w:sz w:val="22"/>
                <w:szCs w:val="22"/>
              </w:rPr>
            </w:pPr>
            <w:r w:rsidRPr="00D51283">
              <w:rPr>
                <w:sz w:val="22"/>
                <w:szCs w:val="22"/>
              </w:rPr>
              <w:t>Mục 3- Luồng tích hợp trên SAP PI</w:t>
            </w:r>
          </w:p>
          <w:p w:rsidRPr="00D51283" w:rsidR="00D67559" w:rsidP="00D67559" w:rsidRDefault="00D67559" w14:paraId="70FC3B65" w14:textId="77777777">
            <w:pPr>
              <w:spacing w:before="60" w:after="144" w:afterLines="60" w:line="295" w:lineRule="auto"/>
              <w:jc w:val="both"/>
              <w:rPr>
                <w:sz w:val="22"/>
                <w:szCs w:val="22"/>
              </w:rPr>
            </w:pPr>
            <w:r w:rsidRPr="00D51283">
              <w:rPr>
                <w:sz w:val="22"/>
                <w:szCs w:val="22"/>
              </w:rPr>
              <w:t>Mục 5 – Hướng dẫn vận hành thủ công tích hợp trên SAP PI</w:t>
            </w:r>
          </w:p>
        </w:tc>
        <w:tc>
          <w:tcPr>
            <w:tcW w:w="1065" w:type="pct"/>
          </w:tcPr>
          <w:p w:rsidRPr="00D51283" w:rsidR="00D67559" w:rsidP="00D67559" w:rsidRDefault="00D67559" w14:paraId="177F89A8" w14:textId="77777777">
            <w:pPr>
              <w:spacing w:before="60" w:after="144" w:afterLines="60" w:line="295" w:lineRule="auto"/>
              <w:jc w:val="both"/>
              <w:rPr>
                <w:sz w:val="22"/>
                <w:szCs w:val="22"/>
              </w:rPr>
            </w:pPr>
            <w:r w:rsidRPr="00D51283">
              <w:rPr>
                <w:sz w:val="22"/>
                <w:szCs w:val="22"/>
              </w:rPr>
              <w:t>Bổ sung</w:t>
            </w:r>
          </w:p>
        </w:tc>
        <w:tc>
          <w:tcPr>
            <w:tcW w:w="846" w:type="pct"/>
          </w:tcPr>
          <w:p w:rsidRPr="00D51283" w:rsidR="00D433F4" w:rsidP="00D433F4" w:rsidRDefault="00D433F4" w14:paraId="12D09E2B" w14:textId="77777777">
            <w:pPr>
              <w:spacing w:before="60" w:after="144" w:afterLines="60" w:line="295" w:lineRule="auto"/>
              <w:jc w:val="both"/>
              <w:rPr>
                <w:sz w:val="22"/>
                <w:szCs w:val="22"/>
              </w:rPr>
            </w:pPr>
            <w:r w:rsidRPr="00D51283">
              <w:rPr>
                <w:sz w:val="22"/>
                <w:szCs w:val="22"/>
              </w:rPr>
              <w:t>Cập nhật</w:t>
            </w:r>
          </w:p>
          <w:p w:rsidRPr="00D51283" w:rsidR="00D67559" w:rsidP="00D433F4" w:rsidRDefault="00D433F4" w14:paraId="68508A92" w14:textId="77777777">
            <w:pPr>
              <w:spacing w:before="60" w:after="144" w:afterLines="60" w:line="295" w:lineRule="auto"/>
              <w:jc w:val="both"/>
              <w:rPr>
                <w:sz w:val="22"/>
                <w:szCs w:val="22"/>
              </w:rPr>
            </w:pPr>
            <w:r w:rsidRPr="00D51283">
              <w:rPr>
                <w:sz w:val="22"/>
                <w:szCs w:val="22"/>
              </w:rPr>
              <w:t>(Giai đoạn 2)</w:t>
            </w:r>
          </w:p>
        </w:tc>
        <w:tc>
          <w:tcPr>
            <w:tcW w:w="882" w:type="pct"/>
          </w:tcPr>
          <w:p w:rsidRPr="00D51283" w:rsidR="00D67559" w:rsidP="00D67559" w:rsidRDefault="00D67559" w14:paraId="74E0F0A8" w14:textId="77777777">
            <w:pPr>
              <w:spacing w:before="60" w:after="144" w:afterLines="60" w:line="295" w:lineRule="auto"/>
              <w:jc w:val="both"/>
              <w:rPr>
                <w:sz w:val="22"/>
                <w:szCs w:val="22"/>
              </w:rPr>
            </w:pPr>
            <w:r w:rsidRPr="00D51283">
              <w:rPr>
                <w:sz w:val="22"/>
                <w:szCs w:val="22"/>
              </w:rPr>
              <w:t>V2.1</w:t>
            </w:r>
          </w:p>
        </w:tc>
      </w:tr>
      <w:tr w:rsidRPr="00D51283" w:rsidR="00AD51D3" w:rsidTr="00420DB5" w14:paraId="0922525A" w14:textId="77777777">
        <w:tc>
          <w:tcPr>
            <w:tcW w:w="947" w:type="pct"/>
          </w:tcPr>
          <w:p w:rsidRPr="00D51283" w:rsidR="00AD51D3" w:rsidP="00AD51D3" w:rsidRDefault="00AD51D3" w14:paraId="64B8C0FA" w14:textId="24C95175">
            <w:pPr>
              <w:spacing w:before="60" w:after="144" w:afterLines="60" w:line="295" w:lineRule="auto"/>
              <w:jc w:val="both"/>
              <w:rPr>
                <w:sz w:val="22"/>
                <w:szCs w:val="22"/>
              </w:rPr>
            </w:pPr>
            <w:r w:rsidRPr="00D51283">
              <w:rPr>
                <w:sz w:val="22"/>
                <w:szCs w:val="22"/>
              </w:rPr>
              <w:t>08/07/2021</w:t>
            </w:r>
          </w:p>
        </w:tc>
        <w:tc>
          <w:tcPr>
            <w:tcW w:w="1260" w:type="pct"/>
          </w:tcPr>
          <w:p w:rsidRPr="00D51283" w:rsidR="00AD51D3" w:rsidP="00AD51D3" w:rsidRDefault="00AD51D3" w14:paraId="5A46BD82" w14:textId="77777777">
            <w:pPr>
              <w:spacing w:before="60" w:after="144" w:afterLines="60" w:line="295" w:lineRule="auto"/>
              <w:jc w:val="both"/>
              <w:rPr>
                <w:sz w:val="22"/>
                <w:szCs w:val="22"/>
              </w:rPr>
            </w:pPr>
            <w:r w:rsidRPr="00D51283">
              <w:rPr>
                <w:sz w:val="22"/>
                <w:szCs w:val="22"/>
              </w:rPr>
              <w:t>Mục 6 – Hướng dẫn vận hành thủ công tích hợp Ấn chỉ (Core mới)</w:t>
            </w:r>
          </w:p>
          <w:p w:rsidR="00AD51D3" w:rsidP="00AD51D3" w:rsidRDefault="00AD51D3" w14:paraId="22E924E1" w14:textId="77777777">
            <w:pPr>
              <w:spacing w:before="60" w:after="144" w:afterLines="60" w:line="295" w:lineRule="auto"/>
              <w:jc w:val="both"/>
              <w:rPr>
                <w:sz w:val="22"/>
                <w:szCs w:val="22"/>
              </w:rPr>
            </w:pPr>
            <w:r w:rsidRPr="00D51283">
              <w:rPr>
                <w:sz w:val="22"/>
                <w:szCs w:val="22"/>
              </w:rPr>
              <w:t>Mục 7.3 – Lỗi tích hợp Ấn chỉ</w:t>
            </w:r>
          </w:p>
          <w:p w:rsidRPr="00D51283" w:rsidR="00B55515" w:rsidP="001A34A1" w:rsidRDefault="00B55515" w14:paraId="1ED0244B" w14:textId="381C8C0C">
            <w:pPr>
              <w:spacing w:before="60" w:after="144" w:afterLines="60" w:line="295" w:lineRule="auto"/>
              <w:jc w:val="both"/>
              <w:rPr>
                <w:sz w:val="22"/>
                <w:szCs w:val="22"/>
              </w:rPr>
            </w:pPr>
            <w:r>
              <w:rPr>
                <w:sz w:val="22"/>
                <w:szCs w:val="22"/>
              </w:rPr>
              <w:t>Mục 4.3</w:t>
            </w:r>
            <w:r w:rsidR="001A34A1">
              <w:rPr>
                <w:sz w:val="22"/>
                <w:szCs w:val="22"/>
              </w:rPr>
              <w:t>1</w:t>
            </w:r>
            <w:r>
              <w:rPr>
                <w:sz w:val="22"/>
                <w:szCs w:val="22"/>
              </w:rPr>
              <w:t xml:space="preserve"> – Tích hợp tỷ giá Online</w:t>
            </w:r>
          </w:p>
        </w:tc>
        <w:tc>
          <w:tcPr>
            <w:tcW w:w="1065" w:type="pct"/>
          </w:tcPr>
          <w:p w:rsidRPr="00D51283" w:rsidR="00AD51D3" w:rsidP="00AD51D3" w:rsidRDefault="00AD51D3" w14:paraId="320D132F" w14:textId="63B2DEFD">
            <w:pPr>
              <w:spacing w:before="60" w:after="144" w:afterLines="60" w:line="295" w:lineRule="auto"/>
              <w:jc w:val="both"/>
              <w:rPr>
                <w:sz w:val="22"/>
                <w:szCs w:val="22"/>
              </w:rPr>
            </w:pPr>
            <w:r w:rsidRPr="00D51283">
              <w:rPr>
                <w:sz w:val="22"/>
                <w:szCs w:val="22"/>
              </w:rPr>
              <w:t>Bổ sung</w:t>
            </w:r>
          </w:p>
        </w:tc>
        <w:tc>
          <w:tcPr>
            <w:tcW w:w="846" w:type="pct"/>
          </w:tcPr>
          <w:p w:rsidRPr="00D51283" w:rsidR="00AD51D3" w:rsidP="00AD51D3" w:rsidRDefault="00AD51D3" w14:paraId="6021780F" w14:textId="77777777">
            <w:pPr>
              <w:spacing w:before="60" w:after="144" w:afterLines="60" w:line="295" w:lineRule="auto"/>
              <w:jc w:val="both"/>
              <w:rPr>
                <w:sz w:val="22"/>
                <w:szCs w:val="22"/>
              </w:rPr>
            </w:pPr>
            <w:r w:rsidRPr="00D51283">
              <w:rPr>
                <w:sz w:val="22"/>
                <w:szCs w:val="22"/>
              </w:rPr>
              <w:t>Cập nhật</w:t>
            </w:r>
          </w:p>
          <w:p w:rsidRPr="00D51283" w:rsidR="00AD51D3" w:rsidP="00AD51D3" w:rsidRDefault="00AD51D3" w14:paraId="3AA5C5EB" w14:textId="7F07C3B8">
            <w:pPr>
              <w:spacing w:before="60" w:after="144" w:afterLines="60" w:line="295" w:lineRule="auto"/>
              <w:jc w:val="both"/>
              <w:rPr>
                <w:sz w:val="22"/>
                <w:szCs w:val="22"/>
              </w:rPr>
            </w:pPr>
            <w:r w:rsidRPr="00D51283">
              <w:rPr>
                <w:sz w:val="22"/>
                <w:szCs w:val="22"/>
              </w:rPr>
              <w:t>(Giai đoạn 2)</w:t>
            </w:r>
          </w:p>
        </w:tc>
        <w:tc>
          <w:tcPr>
            <w:tcW w:w="882" w:type="pct"/>
          </w:tcPr>
          <w:p w:rsidRPr="00D51283" w:rsidR="00AD51D3" w:rsidP="00AD51D3" w:rsidRDefault="00AD51D3" w14:paraId="04A6AC08" w14:textId="67EC55BD">
            <w:pPr>
              <w:spacing w:before="60" w:after="144" w:afterLines="60" w:line="295" w:lineRule="auto"/>
              <w:jc w:val="both"/>
              <w:rPr>
                <w:sz w:val="22"/>
                <w:szCs w:val="22"/>
              </w:rPr>
            </w:pPr>
            <w:r w:rsidRPr="00D51283">
              <w:rPr>
                <w:sz w:val="22"/>
                <w:szCs w:val="22"/>
              </w:rPr>
              <w:t>V2.1</w:t>
            </w:r>
          </w:p>
        </w:tc>
      </w:tr>
      <w:tr w:rsidRPr="00D51283" w:rsidR="00C52ABF" w:rsidTr="00420DB5" w14:paraId="165BB6A7" w14:textId="77777777">
        <w:tc>
          <w:tcPr>
            <w:tcW w:w="947" w:type="pct"/>
          </w:tcPr>
          <w:p w:rsidRPr="00D51283" w:rsidR="00C52ABF" w:rsidP="00C52ABF" w:rsidRDefault="00C52ABF" w14:paraId="685A14BE" w14:textId="1FA8300D">
            <w:pPr>
              <w:spacing w:before="60" w:after="144" w:afterLines="60" w:line="295" w:lineRule="auto"/>
              <w:jc w:val="both"/>
              <w:rPr>
                <w:sz w:val="22"/>
                <w:szCs w:val="22"/>
              </w:rPr>
            </w:pPr>
            <w:r>
              <w:rPr>
                <w:sz w:val="22"/>
                <w:szCs w:val="22"/>
              </w:rPr>
              <w:t>01/03/2022</w:t>
            </w:r>
          </w:p>
        </w:tc>
        <w:tc>
          <w:tcPr>
            <w:tcW w:w="1260" w:type="pct"/>
          </w:tcPr>
          <w:p w:rsidRPr="00D51283" w:rsidR="00C52ABF" w:rsidP="00C52ABF" w:rsidRDefault="00C52ABF" w14:paraId="62DAA7A5" w14:textId="3B519B21">
            <w:pPr>
              <w:spacing w:before="60" w:after="144" w:afterLines="60" w:line="295" w:lineRule="auto"/>
              <w:jc w:val="both"/>
              <w:rPr>
                <w:sz w:val="22"/>
                <w:szCs w:val="22"/>
              </w:rPr>
            </w:pPr>
            <w:r>
              <w:rPr>
                <w:sz w:val="22"/>
                <w:szCs w:val="22"/>
              </w:rPr>
              <w:t>Mục 4 – Luồng tích hợp trên cấu phần ERP Plugin</w:t>
            </w:r>
          </w:p>
        </w:tc>
        <w:tc>
          <w:tcPr>
            <w:tcW w:w="1065" w:type="pct"/>
          </w:tcPr>
          <w:p w:rsidRPr="00D51283" w:rsidR="00C52ABF" w:rsidP="00C52ABF" w:rsidRDefault="00C52ABF" w14:paraId="795E50FC" w14:textId="1FAFBE3B">
            <w:pPr>
              <w:spacing w:before="60" w:after="144" w:afterLines="60" w:line="295" w:lineRule="auto"/>
              <w:jc w:val="both"/>
              <w:rPr>
                <w:sz w:val="22"/>
                <w:szCs w:val="22"/>
              </w:rPr>
            </w:pPr>
            <w:r w:rsidRPr="00D51283">
              <w:rPr>
                <w:sz w:val="22"/>
                <w:szCs w:val="22"/>
              </w:rPr>
              <w:t>Bổ sung</w:t>
            </w:r>
          </w:p>
        </w:tc>
        <w:tc>
          <w:tcPr>
            <w:tcW w:w="846" w:type="pct"/>
          </w:tcPr>
          <w:p w:rsidRPr="00D51283" w:rsidR="00C52ABF" w:rsidP="00C52ABF" w:rsidRDefault="00C52ABF" w14:paraId="3421AA03" w14:textId="77777777">
            <w:pPr>
              <w:spacing w:before="60" w:after="144" w:afterLines="60" w:line="295" w:lineRule="auto"/>
              <w:jc w:val="both"/>
              <w:rPr>
                <w:sz w:val="22"/>
                <w:szCs w:val="22"/>
              </w:rPr>
            </w:pPr>
            <w:r w:rsidRPr="00D51283">
              <w:rPr>
                <w:sz w:val="22"/>
                <w:szCs w:val="22"/>
              </w:rPr>
              <w:t>Cập nhật</w:t>
            </w:r>
          </w:p>
          <w:p w:rsidRPr="00D51283" w:rsidR="00C52ABF" w:rsidP="00C52ABF" w:rsidRDefault="00C52ABF" w14:paraId="3255D0E7" w14:textId="0A8400FF">
            <w:pPr>
              <w:spacing w:before="60" w:after="144" w:afterLines="60" w:line="295" w:lineRule="auto"/>
              <w:jc w:val="both"/>
              <w:rPr>
                <w:sz w:val="22"/>
                <w:szCs w:val="22"/>
              </w:rPr>
            </w:pPr>
            <w:r w:rsidRPr="00D51283">
              <w:rPr>
                <w:sz w:val="22"/>
                <w:szCs w:val="22"/>
              </w:rPr>
              <w:t>(Giai đoạn 2)</w:t>
            </w:r>
          </w:p>
        </w:tc>
        <w:tc>
          <w:tcPr>
            <w:tcW w:w="882" w:type="pct"/>
          </w:tcPr>
          <w:p w:rsidRPr="00D51283" w:rsidR="00C52ABF" w:rsidP="00C52ABF" w:rsidRDefault="00C52ABF" w14:paraId="213C036A" w14:textId="73D0E2A9">
            <w:pPr>
              <w:spacing w:before="60" w:after="144" w:afterLines="60" w:line="295" w:lineRule="auto"/>
              <w:jc w:val="both"/>
              <w:rPr>
                <w:sz w:val="22"/>
                <w:szCs w:val="22"/>
              </w:rPr>
            </w:pPr>
            <w:r>
              <w:rPr>
                <w:sz w:val="22"/>
                <w:szCs w:val="22"/>
              </w:rPr>
              <w:t>V2.2</w:t>
            </w:r>
          </w:p>
        </w:tc>
      </w:tr>
    </w:tbl>
    <w:p w:rsidRPr="00BF1E0E" w:rsidR="0087426F" w:rsidP="00911383" w:rsidRDefault="0087426F" w14:paraId="06F049D3" w14:textId="77777777">
      <w:pPr>
        <w:spacing w:line="295" w:lineRule="auto"/>
        <w:jc w:val="both"/>
        <w:rPr>
          <w:sz w:val="26"/>
          <w:szCs w:val="26"/>
        </w:rPr>
      </w:pPr>
    </w:p>
    <w:p w:rsidR="005C1456" w:rsidP="00911383" w:rsidRDefault="005C1456" w14:paraId="4B4CC957" w14:textId="25682F21">
      <w:pPr>
        <w:spacing w:line="295" w:lineRule="auto"/>
        <w:jc w:val="both"/>
        <w:rPr>
          <w:sz w:val="26"/>
          <w:szCs w:val="26"/>
        </w:rPr>
      </w:pPr>
    </w:p>
    <w:p w:rsidR="00996C28" w:rsidP="00911383" w:rsidRDefault="00996C28" w14:paraId="28E4DC95" w14:textId="4E0A34DB">
      <w:pPr>
        <w:spacing w:line="295" w:lineRule="auto"/>
        <w:jc w:val="both"/>
        <w:rPr>
          <w:sz w:val="26"/>
          <w:szCs w:val="26"/>
        </w:rPr>
      </w:pPr>
    </w:p>
    <w:p w:rsidRPr="00BF1E0E" w:rsidR="00AC342A" w:rsidP="00911383" w:rsidRDefault="00AC342A" w14:paraId="3C8F0050" w14:textId="77777777">
      <w:pPr>
        <w:shd w:val="clear" w:color="auto" w:fill="1F4E79" w:themeFill="accent1" w:themeFillShade="80"/>
        <w:spacing w:line="295" w:lineRule="auto"/>
        <w:jc w:val="both"/>
        <w:rPr>
          <w:b/>
          <w:color w:val="FFFFFF" w:themeColor="background1"/>
          <w:sz w:val="26"/>
          <w:szCs w:val="26"/>
        </w:rPr>
      </w:pPr>
      <w:r w:rsidRPr="00BF1E0E">
        <w:rPr>
          <w:b/>
          <w:color w:val="FFFFFF" w:themeColor="background1"/>
          <w:sz w:val="26"/>
          <w:szCs w:val="26"/>
        </w:rPr>
        <w:t>NỘI DUNG</w:t>
      </w:r>
    </w:p>
    <w:p w:rsidR="00D33961" w:rsidRDefault="00CC0785" w14:paraId="2553C016" w14:textId="1A742A3A">
      <w:pPr>
        <w:pStyle w:val="TOC3"/>
        <w:rPr>
          <w:rFonts w:asciiTheme="minorHAnsi" w:hAnsiTheme="minorHAnsi" w:eastAsiaTheme="minorEastAsia" w:cstheme="minorBidi"/>
          <w:b w:val="0"/>
          <w:noProof/>
          <w:sz w:val="22"/>
          <w:szCs w:val="22"/>
          <w:lang w:bidi="lo-LA"/>
        </w:rPr>
      </w:pPr>
      <w:r w:rsidRPr="00BF1E0E">
        <w:rPr>
          <w:b w:val="0"/>
          <w:sz w:val="26"/>
          <w:szCs w:val="26"/>
        </w:rPr>
        <w:fldChar w:fldCharType="begin"/>
      </w:r>
      <w:r w:rsidRPr="00BF1E0E">
        <w:rPr>
          <w:b w:val="0"/>
          <w:sz w:val="26"/>
          <w:szCs w:val="26"/>
        </w:rPr>
        <w:instrText xml:space="preserve"> TOC \o "1-3" \h \z \u </w:instrText>
      </w:r>
      <w:r w:rsidRPr="00BF1E0E">
        <w:rPr>
          <w:b w:val="0"/>
          <w:sz w:val="26"/>
          <w:szCs w:val="26"/>
        </w:rPr>
        <w:fldChar w:fldCharType="separate"/>
      </w:r>
      <w:hyperlink w:history="1" w:anchor="_Toc101880858">
        <w:r w:rsidRPr="00E53C0F" w:rsidR="00D33961">
          <w:rPr>
            <w:rStyle w:val="Hyperlink"/>
            <w:noProof/>
          </w:rPr>
          <w:t>1.</w:t>
        </w:r>
        <w:r w:rsidR="00D33961">
          <w:rPr>
            <w:rFonts w:asciiTheme="minorHAnsi" w:hAnsiTheme="minorHAnsi" w:eastAsiaTheme="minorEastAsia" w:cstheme="minorBidi"/>
            <w:b w:val="0"/>
            <w:noProof/>
            <w:sz w:val="22"/>
            <w:szCs w:val="22"/>
            <w:lang w:bidi="lo-LA"/>
          </w:rPr>
          <w:tab/>
        </w:r>
        <w:r w:rsidRPr="00E53C0F" w:rsidR="00D33961">
          <w:rPr>
            <w:rStyle w:val="Hyperlink"/>
            <w:noProof/>
          </w:rPr>
          <w:t>TỔNG QUAN</w:t>
        </w:r>
        <w:r w:rsidR="00D33961">
          <w:rPr>
            <w:noProof/>
            <w:webHidden/>
          </w:rPr>
          <w:tab/>
        </w:r>
        <w:r w:rsidR="00D33961">
          <w:rPr>
            <w:noProof/>
            <w:webHidden/>
          </w:rPr>
          <w:fldChar w:fldCharType="begin"/>
        </w:r>
        <w:r w:rsidR="00D33961">
          <w:rPr>
            <w:noProof/>
            <w:webHidden/>
          </w:rPr>
          <w:instrText xml:space="preserve"> PAGEREF _Toc101880858 \h </w:instrText>
        </w:r>
        <w:r w:rsidR="00D33961">
          <w:rPr>
            <w:noProof/>
            <w:webHidden/>
          </w:rPr>
        </w:r>
        <w:r w:rsidR="00D33961">
          <w:rPr>
            <w:noProof/>
            <w:webHidden/>
          </w:rPr>
          <w:fldChar w:fldCharType="separate"/>
        </w:r>
        <w:r w:rsidR="00D33961">
          <w:rPr>
            <w:noProof/>
            <w:webHidden/>
          </w:rPr>
          <w:t>5</w:t>
        </w:r>
        <w:r w:rsidR="00D33961">
          <w:rPr>
            <w:noProof/>
            <w:webHidden/>
          </w:rPr>
          <w:fldChar w:fldCharType="end"/>
        </w:r>
      </w:hyperlink>
    </w:p>
    <w:p w:rsidR="00D33961" w:rsidRDefault="00D33961" w14:paraId="18FCCB02" w14:textId="0FD344EB">
      <w:pPr>
        <w:pStyle w:val="TOC3"/>
        <w:rPr>
          <w:rFonts w:asciiTheme="minorHAnsi" w:hAnsiTheme="minorHAnsi" w:eastAsiaTheme="minorEastAsia" w:cstheme="minorBidi"/>
          <w:b w:val="0"/>
          <w:noProof/>
          <w:sz w:val="22"/>
          <w:szCs w:val="22"/>
          <w:lang w:bidi="lo-LA"/>
        </w:rPr>
      </w:pPr>
      <w:hyperlink w:history="1" w:anchor="_Toc101880859">
        <w:r w:rsidRPr="00E53C0F">
          <w:rPr>
            <w:rStyle w:val="Hyperlink"/>
            <w:noProof/>
          </w:rPr>
          <w:t>2.</w:t>
        </w:r>
        <w:r>
          <w:rPr>
            <w:rFonts w:asciiTheme="minorHAnsi" w:hAnsiTheme="minorHAnsi" w:eastAsiaTheme="minorEastAsia" w:cstheme="minorBidi"/>
            <w:b w:val="0"/>
            <w:noProof/>
            <w:sz w:val="22"/>
            <w:szCs w:val="22"/>
            <w:lang w:bidi="lo-LA"/>
          </w:rPr>
          <w:tab/>
        </w:r>
        <w:r w:rsidRPr="00E53C0F">
          <w:rPr>
            <w:rStyle w:val="Hyperlink"/>
            <w:noProof/>
          </w:rPr>
          <w:t>LUỒNG TÍCH HỢP VÀ ĐÓNG NGÀY TRÊN HỆ THỐNG ERP</w:t>
        </w:r>
        <w:r>
          <w:rPr>
            <w:noProof/>
            <w:webHidden/>
          </w:rPr>
          <w:tab/>
        </w:r>
        <w:r>
          <w:rPr>
            <w:noProof/>
            <w:webHidden/>
          </w:rPr>
          <w:fldChar w:fldCharType="begin"/>
        </w:r>
        <w:r>
          <w:rPr>
            <w:noProof/>
            <w:webHidden/>
          </w:rPr>
          <w:instrText xml:space="preserve"> PAGEREF _Toc101880859 \h </w:instrText>
        </w:r>
        <w:r>
          <w:rPr>
            <w:noProof/>
            <w:webHidden/>
          </w:rPr>
        </w:r>
        <w:r>
          <w:rPr>
            <w:noProof/>
            <w:webHidden/>
          </w:rPr>
          <w:fldChar w:fldCharType="separate"/>
        </w:r>
        <w:r>
          <w:rPr>
            <w:noProof/>
            <w:webHidden/>
          </w:rPr>
          <w:t>7</w:t>
        </w:r>
        <w:r>
          <w:rPr>
            <w:noProof/>
            <w:webHidden/>
          </w:rPr>
          <w:fldChar w:fldCharType="end"/>
        </w:r>
      </w:hyperlink>
    </w:p>
    <w:p w:rsidR="00D33961" w:rsidRDefault="00D33961" w14:paraId="3504DC5A" w14:textId="6C0B651D">
      <w:pPr>
        <w:pStyle w:val="TOC3"/>
        <w:rPr>
          <w:rFonts w:asciiTheme="minorHAnsi" w:hAnsiTheme="minorHAnsi" w:eastAsiaTheme="minorEastAsia" w:cstheme="minorBidi"/>
          <w:b w:val="0"/>
          <w:noProof/>
          <w:sz w:val="22"/>
          <w:szCs w:val="22"/>
          <w:lang w:bidi="lo-LA"/>
        </w:rPr>
      </w:pPr>
      <w:hyperlink w:history="1" w:anchor="_Toc101880860">
        <w:r w:rsidRPr="00E53C0F">
          <w:rPr>
            <w:rStyle w:val="Hyperlink"/>
            <w:noProof/>
          </w:rPr>
          <w:t>3.</w:t>
        </w:r>
        <w:r>
          <w:rPr>
            <w:rFonts w:asciiTheme="minorHAnsi" w:hAnsiTheme="minorHAnsi" w:eastAsiaTheme="minorEastAsia" w:cstheme="minorBidi"/>
            <w:b w:val="0"/>
            <w:noProof/>
            <w:sz w:val="22"/>
            <w:szCs w:val="22"/>
            <w:lang w:bidi="lo-LA"/>
          </w:rPr>
          <w:tab/>
        </w:r>
        <w:r w:rsidRPr="00E53C0F">
          <w:rPr>
            <w:rStyle w:val="Hyperlink"/>
            <w:noProof/>
          </w:rPr>
          <w:t>LUỒNG TÍCH HỢP TRÊN TRỤC TÍCH HỢP SAP PI</w:t>
        </w:r>
        <w:r>
          <w:rPr>
            <w:noProof/>
            <w:webHidden/>
          </w:rPr>
          <w:tab/>
        </w:r>
        <w:r>
          <w:rPr>
            <w:noProof/>
            <w:webHidden/>
          </w:rPr>
          <w:fldChar w:fldCharType="begin"/>
        </w:r>
        <w:r>
          <w:rPr>
            <w:noProof/>
            <w:webHidden/>
          </w:rPr>
          <w:instrText xml:space="preserve"> PAGEREF _Toc101880860 \h </w:instrText>
        </w:r>
        <w:r>
          <w:rPr>
            <w:noProof/>
            <w:webHidden/>
          </w:rPr>
        </w:r>
        <w:r>
          <w:rPr>
            <w:noProof/>
            <w:webHidden/>
          </w:rPr>
          <w:fldChar w:fldCharType="separate"/>
        </w:r>
        <w:r>
          <w:rPr>
            <w:noProof/>
            <w:webHidden/>
          </w:rPr>
          <w:t>38</w:t>
        </w:r>
        <w:r>
          <w:rPr>
            <w:noProof/>
            <w:webHidden/>
          </w:rPr>
          <w:fldChar w:fldCharType="end"/>
        </w:r>
      </w:hyperlink>
    </w:p>
    <w:p w:rsidR="00D33961" w:rsidRDefault="00D33961" w14:paraId="16862D42" w14:textId="7DD7435D">
      <w:pPr>
        <w:pStyle w:val="TOC3"/>
        <w:rPr>
          <w:rFonts w:asciiTheme="minorHAnsi" w:hAnsiTheme="minorHAnsi" w:eastAsiaTheme="minorEastAsia" w:cstheme="minorBidi"/>
          <w:b w:val="0"/>
          <w:noProof/>
          <w:sz w:val="22"/>
          <w:szCs w:val="22"/>
          <w:lang w:bidi="lo-LA"/>
        </w:rPr>
      </w:pPr>
      <w:hyperlink w:history="1" w:anchor="_Toc101880861">
        <w:r w:rsidRPr="00E53C0F">
          <w:rPr>
            <w:rStyle w:val="Hyperlink"/>
            <w:noProof/>
          </w:rPr>
          <w:t>4.</w:t>
        </w:r>
        <w:r>
          <w:rPr>
            <w:rFonts w:asciiTheme="minorHAnsi" w:hAnsiTheme="minorHAnsi" w:eastAsiaTheme="minorEastAsia" w:cstheme="minorBidi"/>
            <w:b w:val="0"/>
            <w:noProof/>
            <w:sz w:val="22"/>
            <w:szCs w:val="22"/>
            <w:lang w:bidi="lo-LA"/>
          </w:rPr>
          <w:tab/>
        </w:r>
        <w:r w:rsidRPr="00E53C0F">
          <w:rPr>
            <w:rStyle w:val="Hyperlink"/>
            <w:noProof/>
          </w:rPr>
          <w:t>LUỒNG TÍCH HỢP TRÊN CẤU PHẦN ERP PLUGIN</w:t>
        </w:r>
        <w:r>
          <w:rPr>
            <w:noProof/>
            <w:webHidden/>
          </w:rPr>
          <w:tab/>
        </w:r>
        <w:r>
          <w:rPr>
            <w:noProof/>
            <w:webHidden/>
          </w:rPr>
          <w:fldChar w:fldCharType="begin"/>
        </w:r>
        <w:r>
          <w:rPr>
            <w:noProof/>
            <w:webHidden/>
          </w:rPr>
          <w:instrText xml:space="preserve"> PAGEREF _Toc101880861 \h </w:instrText>
        </w:r>
        <w:r>
          <w:rPr>
            <w:noProof/>
            <w:webHidden/>
          </w:rPr>
        </w:r>
        <w:r>
          <w:rPr>
            <w:noProof/>
            <w:webHidden/>
          </w:rPr>
          <w:fldChar w:fldCharType="separate"/>
        </w:r>
        <w:r>
          <w:rPr>
            <w:noProof/>
            <w:webHidden/>
          </w:rPr>
          <w:t>50</w:t>
        </w:r>
        <w:r>
          <w:rPr>
            <w:noProof/>
            <w:webHidden/>
          </w:rPr>
          <w:fldChar w:fldCharType="end"/>
        </w:r>
      </w:hyperlink>
    </w:p>
    <w:p w:rsidR="00D33961" w:rsidRDefault="00D33961" w14:paraId="3482F82C" w14:textId="1414AD48">
      <w:pPr>
        <w:pStyle w:val="TOC3"/>
        <w:rPr>
          <w:rFonts w:asciiTheme="minorHAnsi" w:hAnsiTheme="minorHAnsi" w:eastAsiaTheme="minorEastAsia" w:cstheme="minorBidi"/>
          <w:b w:val="0"/>
          <w:noProof/>
          <w:sz w:val="22"/>
          <w:szCs w:val="22"/>
          <w:lang w:bidi="lo-LA"/>
        </w:rPr>
      </w:pPr>
      <w:hyperlink w:history="1" w:anchor="_Toc101880862">
        <w:r w:rsidRPr="00E53C0F">
          <w:rPr>
            <w:rStyle w:val="Hyperlink"/>
            <w:noProof/>
          </w:rPr>
          <w:t>5.</w:t>
        </w:r>
        <w:r>
          <w:rPr>
            <w:rFonts w:asciiTheme="minorHAnsi" w:hAnsiTheme="minorHAnsi" w:eastAsiaTheme="minorEastAsia" w:cstheme="minorBidi"/>
            <w:b w:val="0"/>
            <w:noProof/>
            <w:sz w:val="22"/>
            <w:szCs w:val="22"/>
            <w:lang w:bidi="lo-LA"/>
          </w:rPr>
          <w:tab/>
        </w:r>
        <w:r w:rsidRPr="00E53C0F">
          <w:rPr>
            <w:rStyle w:val="Hyperlink"/>
            <w:noProof/>
          </w:rPr>
          <w:t>HƯỚNG DẪN VẬN HÀNH THỦ CÔNG CÁC CHƯƠNG TRÌNH TÍCH HỢP/ĐÓNG NGÀY TRÊN ERP</w:t>
        </w:r>
        <w:r>
          <w:rPr>
            <w:noProof/>
            <w:webHidden/>
          </w:rPr>
          <w:tab/>
        </w:r>
        <w:r>
          <w:rPr>
            <w:noProof/>
            <w:webHidden/>
          </w:rPr>
          <w:fldChar w:fldCharType="begin"/>
        </w:r>
        <w:r>
          <w:rPr>
            <w:noProof/>
            <w:webHidden/>
          </w:rPr>
          <w:instrText xml:space="preserve"> PAGEREF _Toc101880862 \h </w:instrText>
        </w:r>
        <w:r>
          <w:rPr>
            <w:noProof/>
            <w:webHidden/>
          </w:rPr>
        </w:r>
        <w:r>
          <w:rPr>
            <w:noProof/>
            <w:webHidden/>
          </w:rPr>
          <w:fldChar w:fldCharType="separate"/>
        </w:r>
        <w:r>
          <w:rPr>
            <w:noProof/>
            <w:webHidden/>
          </w:rPr>
          <w:t>52</w:t>
        </w:r>
        <w:r>
          <w:rPr>
            <w:noProof/>
            <w:webHidden/>
          </w:rPr>
          <w:fldChar w:fldCharType="end"/>
        </w:r>
      </w:hyperlink>
    </w:p>
    <w:p w:rsidR="00D33961" w:rsidRDefault="00D33961" w14:paraId="1F77767F" w14:textId="61E2A906">
      <w:pPr>
        <w:pStyle w:val="TOC3"/>
        <w:rPr>
          <w:rFonts w:asciiTheme="minorHAnsi" w:hAnsiTheme="minorHAnsi" w:eastAsiaTheme="minorEastAsia" w:cstheme="minorBidi"/>
          <w:b w:val="0"/>
          <w:noProof/>
          <w:sz w:val="22"/>
          <w:szCs w:val="22"/>
          <w:lang w:bidi="lo-LA"/>
        </w:rPr>
      </w:pPr>
      <w:hyperlink w:history="1" w:anchor="_Toc101880863">
        <w:r w:rsidRPr="00E53C0F">
          <w:rPr>
            <w:rStyle w:val="Hyperlink"/>
            <w:noProof/>
          </w:rPr>
          <w:t>6.</w:t>
        </w:r>
        <w:r>
          <w:rPr>
            <w:rFonts w:asciiTheme="minorHAnsi" w:hAnsiTheme="minorHAnsi" w:eastAsiaTheme="minorEastAsia" w:cstheme="minorBidi"/>
            <w:b w:val="0"/>
            <w:noProof/>
            <w:sz w:val="22"/>
            <w:szCs w:val="22"/>
            <w:lang w:bidi="lo-LA"/>
          </w:rPr>
          <w:tab/>
        </w:r>
        <w:r w:rsidRPr="00E53C0F">
          <w:rPr>
            <w:rStyle w:val="Hyperlink"/>
            <w:noProof/>
          </w:rPr>
          <w:t>HƯỚNG DẪN VẬN HÀNH THỦ CÔNG CÁC CHƯƠNG TRÌNH TÍCH TRÊN SAP PI</w:t>
        </w:r>
        <w:r>
          <w:rPr>
            <w:noProof/>
            <w:webHidden/>
          </w:rPr>
          <w:tab/>
        </w:r>
        <w:r>
          <w:rPr>
            <w:noProof/>
            <w:webHidden/>
          </w:rPr>
          <w:fldChar w:fldCharType="begin"/>
        </w:r>
        <w:r>
          <w:rPr>
            <w:noProof/>
            <w:webHidden/>
          </w:rPr>
          <w:instrText xml:space="preserve"> PAGEREF _Toc101880863 \h </w:instrText>
        </w:r>
        <w:r>
          <w:rPr>
            <w:noProof/>
            <w:webHidden/>
          </w:rPr>
        </w:r>
        <w:r>
          <w:rPr>
            <w:noProof/>
            <w:webHidden/>
          </w:rPr>
          <w:fldChar w:fldCharType="separate"/>
        </w:r>
        <w:r>
          <w:rPr>
            <w:noProof/>
            <w:webHidden/>
          </w:rPr>
          <w:t>66</w:t>
        </w:r>
        <w:r>
          <w:rPr>
            <w:noProof/>
            <w:webHidden/>
          </w:rPr>
          <w:fldChar w:fldCharType="end"/>
        </w:r>
      </w:hyperlink>
    </w:p>
    <w:p w:rsidR="00D33961" w:rsidRDefault="00D33961" w14:paraId="450996B1" w14:textId="7E3FD4CD">
      <w:pPr>
        <w:pStyle w:val="TOC3"/>
        <w:rPr>
          <w:rFonts w:asciiTheme="minorHAnsi" w:hAnsiTheme="minorHAnsi" w:eastAsiaTheme="minorEastAsia" w:cstheme="minorBidi"/>
          <w:b w:val="0"/>
          <w:noProof/>
          <w:sz w:val="22"/>
          <w:szCs w:val="22"/>
          <w:lang w:bidi="lo-LA"/>
        </w:rPr>
      </w:pPr>
      <w:hyperlink w:history="1" w:anchor="_Toc101880864">
        <w:r w:rsidRPr="00E53C0F">
          <w:rPr>
            <w:rStyle w:val="Hyperlink"/>
            <w:noProof/>
          </w:rPr>
          <w:t>7.</w:t>
        </w:r>
        <w:r>
          <w:rPr>
            <w:rFonts w:asciiTheme="minorHAnsi" w:hAnsiTheme="minorHAnsi" w:eastAsiaTheme="minorEastAsia" w:cstheme="minorBidi"/>
            <w:b w:val="0"/>
            <w:noProof/>
            <w:sz w:val="22"/>
            <w:szCs w:val="22"/>
            <w:lang w:bidi="lo-LA"/>
          </w:rPr>
          <w:tab/>
        </w:r>
        <w:r w:rsidRPr="00E53C0F">
          <w:rPr>
            <w:rStyle w:val="Hyperlink"/>
            <w:noProof/>
          </w:rPr>
          <w:t>HƯỚNG DẪN VẬN HÀNH THỦ CÔNG CHƯƠNG TRÌNH TÍCH HỢP ẤN CHỈ (CORE MỚI)</w:t>
        </w:r>
        <w:r>
          <w:rPr>
            <w:noProof/>
            <w:webHidden/>
          </w:rPr>
          <w:tab/>
        </w:r>
        <w:r>
          <w:rPr>
            <w:noProof/>
            <w:webHidden/>
          </w:rPr>
          <w:fldChar w:fldCharType="begin"/>
        </w:r>
        <w:r>
          <w:rPr>
            <w:noProof/>
            <w:webHidden/>
          </w:rPr>
          <w:instrText xml:space="preserve"> PAGEREF _Toc101880864 \h </w:instrText>
        </w:r>
        <w:r>
          <w:rPr>
            <w:noProof/>
            <w:webHidden/>
          </w:rPr>
        </w:r>
        <w:r>
          <w:rPr>
            <w:noProof/>
            <w:webHidden/>
          </w:rPr>
          <w:fldChar w:fldCharType="separate"/>
        </w:r>
        <w:r>
          <w:rPr>
            <w:noProof/>
            <w:webHidden/>
          </w:rPr>
          <w:t>69</w:t>
        </w:r>
        <w:r>
          <w:rPr>
            <w:noProof/>
            <w:webHidden/>
          </w:rPr>
          <w:fldChar w:fldCharType="end"/>
        </w:r>
      </w:hyperlink>
    </w:p>
    <w:p w:rsidR="00D33961" w:rsidRDefault="00D33961" w14:paraId="1BE6D2C1" w14:textId="08F2D12F">
      <w:pPr>
        <w:pStyle w:val="TOC3"/>
        <w:rPr>
          <w:rFonts w:asciiTheme="minorHAnsi" w:hAnsiTheme="minorHAnsi" w:eastAsiaTheme="minorEastAsia" w:cstheme="minorBidi"/>
          <w:b w:val="0"/>
          <w:noProof/>
          <w:sz w:val="22"/>
          <w:szCs w:val="22"/>
          <w:lang w:bidi="lo-LA"/>
        </w:rPr>
      </w:pPr>
      <w:hyperlink w:history="1" w:anchor="_Toc101880865">
        <w:r w:rsidRPr="00E53C0F">
          <w:rPr>
            <w:rStyle w:val="Hyperlink"/>
            <w:noProof/>
          </w:rPr>
          <w:t>8.</w:t>
        </w:r>
        <w:r>
          <w:rPr>
            <w:rFonts w:asciiTheme="minorHAnsi" w:hAnsiTheme="minorHAnsi" w:eastAsiaTheme="minorEastAsia" w:cstheme="minorBidi"/>
            <w:b w:val="0"/>
            <w:noProof/>
            <w:sz w:val="22"/>
            <w:szCs w:val="22"/>
            <w:lang w:bidi="lo-LA"/>
          </w:rPr>
          <w:tab/>
        </w:r>
        <w:r w:rsidRPr="00E53C0F">
          <w:rPr>
            <w:rStyle w:val="Hyperlink"/>
            <w:noProof/>
          </w:rPr>
          <w:t>MỘT SỐ LỖI TÍCH HỢP VÀ CÁCH XỬ LÝ</w:t>
        </w:r>
        <w:r>
          <w:rPr>
            <w:noProof/>
            <w:webHidden/>
          </w:rPr>
          <w:tab/>
        </w:r>
        <w:r>
          <w:rPr>
            <w:noProof/>
            <w:webHidden/>
          </w:rPr>
          <w:fldChar w:fldCharType="begin"/>
        </w:r>
        <w:r>
          <w:rPr>
            <w:noProof/>
            <w:webHidden/>
          </w:rPr>
          <w:instrText xml:space="preserve"> PAGEREF _Toc101880865 \h </w:instrText>
        </w:r>
        <w:r>
          <w:rPr>
            <w:noProof/>
            <w:webHidden/>
          </w:rPr>
        </w:r>
        <w:r>
          <w:rPr>
            <w:noProof/>
            <w:webHidden/>
          </w:rPr>
          <w:fldChar w:fldCharType="separate"/>
        </w:r>
        <w:r>
          <w:rPr>
            <w:noProof/>
            <w:webHidden/>
          </w:rPr>
          <w:t>71</w:t>
        </w:r>
        <w:r>
          <w:rPr>
            <w:noProof/>
            <w:webHidden/>
          </w:rPr>
          <w:fldChar w:fldCharType="end"/>
        </w:r>
      </w:hyperlink>
    </w:p>
    <w:p w:rsidRPr="00BF1E0E" w:rsidR="00743D75" w:rsidP="00911383" w:rsidRDefault="00CC0785" w14:paraId="2BCC29FE" w14:textId="7E0873E9">
      <w:pPr>
        <w:spacing w:line="295" w:lineRule="auto"/>
        <w:jc w:val="both"/>
        <w:rPr>
          <w:sz w:val="26"/>
          <w:szCs w:val="26"/>
        </w:rPr>
      </w:pPr>
      <w:r w:rsidRPr="00BF1E0E">
        <w:rPr>
          <w:noProof/>
          <w:sz w:val="26"/>
          <w:szCs w:val="26"/>
        </w:rPr>
        <w:fldChar w:fldCharType="end"/>
      </w:r>
    </w:p>
    <w:p w:rsidRPr="00BF1E0E" w:rsidR="006257A4" w:rsidP="00911383" w:rsidRDefault="006257A4" w14:paraId="5273B8A2" w14:textId="77777777">
      <w:pPr>
        <w:tabs>
          <w:tab w:val="left" w:pos="709"/>
        </w:tabs>
        <w:spacing w:line="295" w:lineRule="auto"/>
        <w:jc w:val="both"/>
        <w:rPr>
          <w:sz w:val="26"/>
          <w:szCs w:val="26"/>
        </w:rPr>
      </w:pPr>
    </w:p>
    <w:p w:rsidRPr="00BF1E0E" w:rsidR="00C925F5" w:rsidP="00911383" w:rsidRDefault="00C925F5" w14:paraId="3C7F0401" w14:textId="77777777">
      <w:pPr>
        <w:tabs>
          <w:tab w:val="left" w:pos="709"/>
        </w:tabs>
        <w:spacing w:line="295" w:lineRule="auto"/>
        <w:jc w:val="both"/>
        <w:rPr>
          <w:sz w:val="26"/>
          <w:szCs w:val="26"/>
        </w:rPr>
      </w:pPr>
    </w:p>
    <w:p w:rsidRPr="00772CD4" w:rsidR="0048788B" w:rsidP="00DF30C7" w:rsidRDefault="006257A4" w14:paraId="6FC97C71" w14:textId="77777777">
      <w:pPr>
        <w:pStyle w:val="Heading3"/>
        <w:numPr>
          <w:ilvl w:val="0"/>
          <w:numId w:val="35"/>
        </w:numPr>
      </w:pPr>
      <w:bookmarkStart w:name="_Toc363571889" w:id="0"/>
      <w:bookmarkStart w:name="_Toc381974505" w:id="1"/>
      <w:bookmarkStart w:name="_Toc468796585" w:id="2"/>
      <w:bookmarkStart w:name="_Toc469643420" w:id="3"/>
      <w:bookmarkStart w:name="_Toc471399897" w:id="4"/>
      <w:r w:rsidRPr="00BF1E0E">
        <w:br w:type="page"/>
      </w:r>
      <w:bookmarkStart w:name="_Toc497123040" w:id="5"/>
      <w:bookmarkStart w:name="_Toc101880858" w:id="6"/>
      <w:r w:rsidRPr="00772CD4" w:rsidR="000844E5">
        <w:t>TỔNG QUAN</w:t>
      </w:r>
      <w:bookmarkEnd w:id="0"/>
      <w:bookmarkEnd w:id="1"/>
      <w:bookmarkEnd w:id="2"/>
      <w:bookmarkEnd w:id="3"/>
      <w:bookmarkEnd w:id="4"/>
      <w:bookmarkEnd w:id="5"/>
      <w:bookmarkEnd w:id="6"/>
    </w:p>
    <w:p w:rsidRPr="00BF1E0E" w:rsidR="0048788B" w:rsidP="00911383" w:rsidRDefault="001C4AE4" w14:paraId="1FB7F257" w14:textId="77777777">
      <w:pPr>
        <w:pStyle w:val="Heading4"/>
        <w:numPr>
          <w:ilvl w:val="1"/>
          <w:numId w:val="35"/>
        </w:numPr>
        <w:spacing w:line="295" w:lineRule="auto"/>
        <w:jc w:val="both"/>
        <w:rPr>
          <w:sz w:val="26"/>
          <w:szCs w:val="26"/>
        </w:rPr>
      </w:pPr>
      <w:bookmarkStart w:name="_Toc497123041" w:id="7"/>
      <w:r w:rsidRPr="00BF1E0E">
        <w:rPr>
          <w:sz w:val="26"/>
          <w:szCs w:val="26"/>
        </w:rPr>
        <w:t>Mục đích tài liệu</w:t>
      </w:r>
      <w:bookmarkEnd w:id="7"/>
    </w:p>
    <w:p w:rsidRPr="001545FB" w:rsidR="006430F4" w:rsidP="00911383" w:rsidRDefault="006430F4" w14:paraId="6ED8ADAC" w14:textId="77777777">
      <w:pPr>
        <w:spacing w:line="295" w:lineRule="auto"/>
        <w:ind w:firstLine="630"/>
        <w:jc w:val="both"/>
        <w:rPr>
          <w:sz w:val="26"/>
          <w:szCs w:val="26"/>
        </w:rPr>
      </w:pPr>
      <w:bookmarkStart w:name="_Toc497123042" w:id="8"/>
      <w:r w:rsidRPr="00437B5A">
        <w:rPr>
          <w:sz w:val="26"/>
          <w:szCs w:val="26"/>
        </w:rPr>
        <w:t xml:space="preserve">Tài liệu này được xây dựng nhằm mục đích hướng dẫn </w:t>
      </w:r>
      <w:r w:rsidR="00E8758E">
        <w:rPr>
          <w:sz w:val="26"/>
          <w:szCs w:val="26"/>
        </w:rPr>
        <w:t>cán bộ phụ trách tích hợp</w:t>
      </w:r>
      <w:r w:rsidRPr="00437B5A">
        <w:rPr>
          <w:sz w:val="26"/>
          <w:szCs w:val="26"/>
        </w:rPr>
        <w:t xml:space="preserve"> </w:t>
      </w:r>
      <w:r w:rsidR="00E8758E">
        <w:rPr>
          <w:sz w:val="26"/>
          <w:szCs w:val="26"/>
        </w:rPr>
        <w:t>về</w:t>
      </w:r>
      <w:r w:rsidRPr="00437B5A">
        <w:rPr>
          <w:sz w:val="26"/>
          <w:szCs w:val="26"/>
        </w:rPr>
        <w:t xml:space="preserve"> quy trình</w:t>
      </w:r>
      <w:r w:rsidR="00E8758E">
        <w:rPr>
          <w:sz w:val="26"/>
          <w:szCs w:val="26"/>
        </w:rPr>
        <w:t xml:space="preserve"> thực hiện tích hợp trên hệ thống SAP - ERP hàng ngày</w:t>
      </w:r>
      <w:r w:rsidRPr="00437B5A">
        <w:rPr>
          <w:sz w:val="26"/>
          <w:szCs w:val="26"/>
        </w:rPr>
        <w:t xml:space="preserve">, </w:t>
      </w:r>
      <w:r w:rsidR="00E8758E">
        <w:rPr>
          <w:sz w:val="26"/>
          <w:szCs w:val="26"/>
        </w:rPr>
        <w:t>mô tả cụ thể luồng xử lý tích hợp tự động của hệ thống, cách kiểm soát luồng tích hợp hàng ngày, và cách xử lý với các vấn đề phát sinh</w:t>
      </w:r>
      <w:r>
        <w:rPr>
          <w:sz w:val="26"/>
          <w:szCs w:val="26"/>
        </w:rPr>
        <w:t>.</w:t>
      </w:r>
    </w:p>
    <w:p w:rsidRPr="00BF1E0E" w:rsidR="000844E5" w:rsidP="00911383" w:rsidRDefault="001C4AE4" w14:paraId="098B96EC" w14:textId="77777777">
      <w:pPr>
        <w:pStyle w:val="Heading4"/>
        <w:numPr>
          <w:ilvl w:val="1"/>
          <w:numId w:val="35"/>
        </w:numPr>
        <w:spacing w:line="295" w:lineRule="auto"/>
        <w:jc w:val="both"/>
        <w:rPr>
          <w:sz w:val="26"/>
          <w:szCs w:val="26"/>
        </w:rPr>
      </w:pPr>
      <w:r w:rsidRPr="00BF1E0E">
        <w:rPr>
          <w:sz w:val="26"/>
          <w:szCs w:val="26"/>
        </w:rPr>
        <w:t>Phạm vi tài liệu</w:t>
      </w:r>
      <w:bookmarkEnd w:id="8"/>
    </w:p>
    <w:p w:rsidRPr="00437B5A" w:rsidR="006430F4" w:rsidP="00911383" w:rsidRDefault="006430F4" w14:paraId="4B29A3E4" w14:textId="77777777">
      <w:pPr>
        <w:spacing w:line="295" w:lineRule="auto"/>
        <w:ind w:firstLine="567"/>
        <w:jc w:val="both"/>
        <w:rPr>
          <w:sz w:val="26"/>
          <w:szCs w:val="26"/>
        </w:rPr>
      </w:pPr>
      <w:bookmarkStart w:name="_Hlk522022469" w:id="9"/>
      <w:bookmarkStart w:name="_Toc497123043" w:id="10"/>
      <w:r w:rsidRPr="00437B5A">
        <w:rPr>
          <w:sz w:val="26"/>
          <w:szCs w:val="26"/>
        </w:rPr>
        <w:t xml:space="preserve">Tài liệu này là căn cứ để thống nhất phạm vi hướng dẫn </w:t>
      </w:r>
      <w:r w:rsidR="00E8758E">
        <w:rPr>
          <w:sz w:val="26"/>
          <w:szCs w:val="26"/>
        </w:rPr>
        <w:t xml:space="preserve">tích hợp trên hệ thống SAP – ERP </w:t>
      </w:r>
      <w:r w:rsidRPr="00437B5A">
        <w:rPr>
          <w:sz w:val="26"/>
          <w:szCs w:val="26"/>
        </w:rPr>
        <w:t>giữa người sử dụng (</w:t>
      </w:r>
      <w:r w:rsidR="00E8758E">
        <w:rPr>
          <w:sz w:val="26"/>
          <w:szCs w:val="26"/>
        </w:rPr>
        <w:t xml:space="preserve">cán bộ phụ trách tích hợp </w:t>
      </w:r>
      <w:r w:rsidRPr="00437B5A">
        <w:rPr>
          <w:sz w:val="26"/>
          <w:szCs w:val="26"/>
        </w:rPr>
        <w:t>VCB) và bên phát triển hệ thống (FIS).</w:t>
      </w:r>
      <w:bookmarkEnd w:id="9"/>
    </w:p>
    <w:bookmarkEnd w:id="10"/>
    <w:p w:rsidRPr="00BF1E0E" w:rsidR="000844E5" w:rsidP="00911383" w:rsidRDefault="00AE1DBE" w14:paraId="17813899" w14:textId="77777777">
      <w:pPr>
        <w:pStyle w:val="Heading4"/>
        <w:numPr>
          <w:ilvl w:val="1"/>
          <w:numId w:val="35"/>
        </w:numPr>
        <w:spacing w:line="295" w:lineRule="auto"/>
        <w:jc w:val="both"/>
        <w:rPr>
          <w:sz w:val="26"/>
          <w:szCs w:val="26"/>
        </w:rPr>
      </w:pPr>
      <w:r w:rsidRPr="00BF1E0E">
        <w:rPr>
          <w:sz w:val="26"/>
          <w:szCs w:val="26"/>
        </w:rPr>
        <w:t>Thuật ngữ viết tắt</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92"/>
        <w:gridCol w:w="1834"/>
        <w:gridCol w:w="6236"/>
      </w:tblGrid>
      <w:tr w:rsidRPr="00312C3A" w:rsidR="00772CD4" w:rsidTr="00892B02" w14:paraId="387DF95E" w14:textId="77777777">
        <w:trPr>
          <w:tblHeader/>
          <w:jc w:val="center"/>
        </w:trPr>
        <w:tc>
          <w:tcPr>
            <w:tcW w:w="547" w:type="pct"/>
            <w:shd w:val="clear" w:color="auto" w:fill="1F497D"/>
          </w:tcPr>
          <w:p w:rsidRPr="00312C3A" w:rsidR="00772CD4" w:rsidP="00911383" w:rsidRDefault="00772CD4" w14:paraId="53650618" w14:textId="77777777">
            <w:pPr>
              <w:spacing w:before="60" w:after="144" w:afterLines="60" w:line="295" w:lineRule="auto"/>
              <w:jc w:val="both"/>
              <w:rPr>
                <w:b/>
                <w:color w:val="FFFFFF"/>
                <w:szCs w:val="26"/>
              </w:rPr>
            </w:pPr>
            <w:r w:rsidRPr="00312C3A">
              <w:rPr>
                <w:b/>
                <w:color w:val="FFFFFF"/>
                <w:szCs w:val="26"/>
              </w:rPr>
              <w:t>STT</w:t>
            </w:r>
          </w:p>
          <w:p w:rsidRPr="00312C3A" w:rsidR="00772CD4" w:rsidP="00911383" w:rsidRDefault="00772CD4" w14:paraId="65A7AF9E" w14:textId="77777777">
            <w:pPr>
              <w:spacing w:before="60" w:after="144" w:afterLines="60" w:line="295" w:lineRule="auto"/>
              <w:jc w:val="both"/>
              <w:rPr>
                <w:b/>
                <w:color w:val="FFFFFF"/>
                <w:szCs w:val="26"/>
              </w:rPr>
            </w:pPr>
          </w:p>
        </w:tc>
        <w:tc>
          <w:tcPr>
            <w:tcW w:w="1012" w:type="pct"/>
            <w:shd w:val="clear" w:color="auto" w:fill="1F497D"/>
          </w:tcPr>
          <w:p w:rsidRPr="00312C3A" w:rsidR="00772CD4" w:rsidP="00911383" w:rsidRDefault="00772CD4" w14:paraId="6D0925A0" w14:textId="77777777">
            <w:pPr>
              <w:spacing w:before="60" w:after="144" w:afterLines="60" w:line="295" w:lineRule="auto"/>
              <w:jc w:val="both"/>
              <w:rPr>
                <w:b/>
                <w:color w:val="FFFFFF"/>
                <w:szCs w:val="26"/>
              </w:rPr>
            </w:pPr>
            <w:r w:rsidRPr="00312C3A">
              <w:rPr>
                <w:b/>
                <w:color w:val="FFFFFF"/>
                <w:szCs w:val="26"/>
              </w:rPr>
              <w:t>Thuật ngữ</w:t>
            </w:r>
          </w:p>
          <w:p w:rsidRPr="00312C3A" w:rsidR="00772CD4" w:rsidP="00911383" w:rsidRDefault="00772CD4" w14:paraId="12F5542D" w14:textId="77777777">
            <w:pPr>
              <w:spacing w:before="60" w:after="144" w:afterLines="60" w:line="295" w:lineRule="auto"/>
              <w:jc w:val="both"/>
              <w:rPr>
                <w:b/>
                <w:color w:val="FFFFFF"/>
                <w:szCs w:val="26"/>
              </w:rPr>
            </w:pPr>
          </w:p>
        </w:tc>
        <w:tc>
          <w:tcPr>
            <w:tcW w:w="3441" w:type="pct"/>
            <w:shd w:val="clear" w:color="auto" w:fill="1F497D"/>
          </w:tcPr>
          <w:p w:rsidRPr="00312C3A" w:rsidR="00772CD4" w:rsidP="00911383" w:rsidRDefault="00772CD4" w14:paraId="68AB0F4C" w14:textId="77777777">
            <w:pPr>
              <w:spacing w:before="60" w:after="144" w:afterLines="60" w:line="295" w:lineRule="auto"/>
              <w:jc w:val="both"/>
              <w:rPr>
                <w:b/>
                <w:color w:val="FFFFFF"/>
                <w:szCs w:val="26"/>
              </w:rPr>
            </w:pPr>
            <w:r w:rsidRPr="00312C3A">
              <w:rPr>
                <w:b/>
                <w:color w:val="FFFFFF"/>
                <w:szCs w:val="26"/>
              </w:rPr>
              <w:t xml:space="preserve">Định nghĩa </w:t>
            </w:r>
          </w:p>
          <w:p w:rsidRPr="00312C3A" w:rsidR="00772CD4" w:rsidP="00911383" w:rsidRDefault="00772CD4" w14:paraId="0576C55B" w14:textId="77777777">
            <w:pPr>
              <w:spacing w:before="60" w:after="144" w:afterLines="60" w:line="295" w:lineRule="auto"/>
              <w:jc w:val="both"/>
              <w:rPr>
                <w:b/>
                <w:color w:val="FFFFFF"/>
                <w:szCs w:val="26"/>
              </w:rPr>
            </w:pPr>
          </w:p>
        </w:tc>
      </w:tr>
      <w:tr w:rsidRPr="004C6A7E" w:rsidR="00772CD4" w:rsidTr="00892B02" w14:paraId="1E6EAE5E" w14:textId="77777777">
        <w:trPr>
          <w:jc w:val="center"/>
        </w:trPr>
        <w:tc>
          <w:tcPr>
            <w:tcW w:w="547" w:type="pct"/>
            <w:vAlign w:val="center"/>
          </w:tcPr>
          <w:p w:rsidRPr="0003286F" w:rsidR="00772CD4" w:rsidP="00911383" w:rsidRDefault="00772CD4" w14:paraId="53D465A9" w14:textId="77777777">
            <w:pPr>
              <w:pStyle w:val="ListParagraph"/>
              <w:spacing w:before="60" w:after="144" w:afterLines="60" w:line="295" w:lineRule="auto"/>
              <w:ind w:left="0"/>
              <w:jc w:val="both"/>
              <w:rPr>
                <w:szCs w:val="26"/>
              </w:rPr>
            </w:pPr>
            <w:r>
              <w:rPr>
                <w:szCs w:val="26"/>
              </w:rPr>
              <w:t>1</w:t>
            </w:r>
          </w:p>
        </w:tc>
        <w:tc>
          <w:tcPr>
            <w:tcW w:w="1012" w:type="pct"/>
            <w:vAlign w:val="center"/>
          </w:tcPr>
          <w:p w:rsidRPr="0003286F" w:rsidR="00772CD4" w:rsidP="00911383" w:rsidRDefault="00772CD4" w14:paraId="164CEE6C" w14:textId="77777777">
            <w:pPr>
              <w:pStyle w:val="TableText"/>
              <w:spacing w:after="144" w:afterLines="60" w:line="295" w:lineRule="auto"/>
              <w:jc w:val="both"/>
              <w:rPr>
                <w:sz w:val="26"/>
                <w:szCs w:val="26"/>
                <w:lang w:val="en-US"/>
              </w:rPr>
            </w:pPr>
            <w:r>
              <w:rPr>
                <w:sz w:val="26"/>
                <w:szCs w:val="26"/>
                <w:lang w:val="en-US"/>
              </w:rPr>
              <w:t>SAP ERP</w:t>
            </w:r>
          </w:p>
        </w:tc>
        <w:tc>
          <w:tcPr>
            <w:tcW w:w="3441" w:type="pct"/>
            <w:vAlign w:val="center"/>
          </w:tcPr>
          <w:p w:rsidRPr="00F84214" w:rsidR="00772CD4" w:rsidP="00911383" w:rsidRDefault="00772CD4" w14:paraId="20635989" w14:textId="77777777">
            <w:pPr>
              <w:pStyle w:val="TableText"/>
              <w:spacing w:after="144" w:afterLines="60" w:line="295" w:lineRule="auto"/>
              <w:jc w:val="both"/>
              <w:rPr>
                <w:sz w:val="26"/>
                <w:szCs w:val="26"/>
              </w:rPr>
            </w:pPr>
            <w:r w:rsidRPr="00F84214">
              <w:rPr>
                <w:sz w:val="26"/>
                <w:szCs w:val="26"/>
              </w:rPr>
              <w:t>Ph</w:t>
            </w:r>
            <w:r>
              <w:rPr>
                <w:sz w:val="26"/>
                <w:szCs w:val="26"/>
                <w:lang w:val="en-US"/>
              </w:rPr>
              <w:t>ần mềm hoạch định nguồn lực doanh nghiệp được phát triển bởi Công ty SAP của Đức</w:t>
            </w:r>
          </w:p>
        </w:tc>
      </w:tr>
      <w:tr w:rsidRPr="004C6A7E" w:rsidR="00772CD4" w:rsidTr="00892B02" w14:paraId="6C939D77" w14:textId="77777777">
        <w:trPr>
          <w:jc w:val="center"/>
        </w:trPr>
        <w:tc>
          <w:tcPr>
            <w:tcW w:w="547" w:type="pct"/>
            <w:vAlign w:val="center"/>
          </w:tcPr>
          <w:p w:rsidR="00772CD4" w:rsidP="00911383" w:rsidRDefault="00772CD4" w14:paraId="17241E93" w14:textId="77777777">
            <w:pPr>
              <w:pStyle w:val="ListParagraph"/>
              <w:spacing w:before="60" w:after="144" w:afterLines="60" w:line="295" w:lineRule="auto"/>
              <w:ind w:left="0"/>
              <w:jc w:val="both"/>
              <w:rPr>
                <w:szCs w:val="26"/>
              </w:rPr>
            </w:pPr>
            <w:r>
              <w:rPr>
                <w:szCs w:val="26"/>
              </w:rPr>
              <w:t>2</w:t>
            </w:r>
          </w:p>
        </w:tc>
        <w:tc>
          <w:tcPr>
            <w:tcW w:w="1012" w:type="pct"/>
            <w:vAlign w:val="center"/>
          </w:tcPr>
          <w:p w:rsidR="00772CD4" w:rsidP="00911383" w:rsidRDefault="00772CD4" w14:paraId="5FB59962" w14:textId="77777777">
            <w:pPr>
              <w:pStyle w:val="TableText"/>
              <w:spacing w:after="144" w:afterLines="60" w:line="295" w:lineRule="auto"/>
              <w:jc w:val="both"/>
              <w:rPr>
                <w:sz w:val="26"/>
                <w:szCs w:val="26"/>
                <w:lang w:val="en-US"/>
              </w:rPr>
            </w:pPr>
            <w:r>
              <w:rPr>
                <w:sz w:val="26"/>
                <w:szCs w:val="26"/>
                <w:lang w:val="en-US"/>
              </w:rPr>
              <w:t>ERP</w:t>
            </w:r>
          </w:p>
        </w:tc>
        <w:tc>
          <w:tcPr>
            <w:tcW w:w="3441" w:type="pct"/>
            <w:vAlign w:val="center"/>
          </w:tcPr>
          <w:p w:rsidRPr="00F84214" w:rsidR="00772CD4" w:rsidP="00911383" w:rsidRDefault="00772CD4" w14:paraId="54CA3657" w14:textId="77777777">
            <w:pPr>
              <w:pStyle w:val="TableText"/>
              <w:spacing w:after="144" w:afterLines="60" w:line="295" w:lineRule="auto"/>
              <w:jc w:val="both"/>
              <w:rPr>
                <w:sz w:val="26"/>
                <w:szCs w:val="26"/>
              </w:rPr>
            </w:pPr>
            <w:r>
              <w:rPr>
                <w:sz w:val="26"/>
                <w:szCs w:val="26"/>
                <w:lang w:val="en-US"/>
              </w:rPr>
              <w:t>Công ty TNHH Dịch vụ ERP</w:t>
            </w:r>
          </w:p>
        </w:tc>
      </w:tr>
      <w:tr w:rsidRPr="004C6A7E" w:rsidR="00772CD4" w:rsidTr="00892B02" w14:paraId="64135EA4" w14:textId="77777777">
        <w:trPr>
          <w:jc w:val="center"/>
        </w:trPr>
        <w:tc>
          <w:tcPr>
            <w:tcW w:w="547" w:type="pct"/>
            <w:vAlign w:val="center"/>
          </w:tcPr>
          <w:p w:rsidR="00772CD4" w:rsidP="00911383" w:rsidRDefault="00772CD4" w14:paraId="760CD3B7" w14:textId="77777777">
            <w:pPr>
              <w:pStyle w:val="ListParagraph"/>
              <w:spacing w:before="60" w:after="144" w:afterLines="60" w:line="295" w:lineRule="auto"/>
              <w:ind w:left="0"/>
              <w:jc w:val="both"/>
              <w:rPr>
                <w:szCs w:val="26"/>
              </w:rPr>
            </w:pPr>
            <w:r>
              <w:rPr>
                <w:szCs w:val="26"/>
              </w:rPr>
              <w:t>3</w:t>
            </w:r>
          </w:p>
        </w:tc>
        <w:tc>
          <w:tcPr>
            <w:tcW w:w="1012" w:type="pct"/>
            <w:vAlign w:val="center"/>
          </w:tcPr>
          <w:p w:rsidR="00772CD4" w:rsidP="00911383" w:rsidRDefault="00772CD4" w14:paraId="65230C7D" w14:textId="77777777">
            <w:pPr>
              <w:pStyle w:val="TableText"/>
              <w:spacing w:after="144" w:afterLines="60" w:line="295" w:lineRule="auto"/>
              <w:jc w:val="both"/>
              <w:rPr>
                <w:sz w:val="26"/>
                <w:szCs w:val="26"/>
                <w:lang w:val="en-US"/>
              </w:rPr>
            </w:pPr>
            <w:r>
              <w:rPr>
                <w:sz w:val="26"/>
                <w:szCs w:val="26"/>
                <w:lang w:val="en-US"/>
              </w:rPr>
              <w:t>VCB</w:t>
            </w:r>
          </w:p>
        </w:tc>
        <w:tc>
          <w:tcPr>
            <w:tcW w:w="3441" w:type="pct"/>
            <w:vAlign w:val="center"/>
          </w:tcPr>
          <w:p w:rsidRPr="00F84214" w:rsidR="00772CD4" w:rsidP="00911383" w:rsidRDefault="00772CD4" w14:paraId="0CA2FEBD" w14:textId="77777777">
            <w:pPr>
              <w:pStyle w:val="TableText"/>
              <w:spacing w:after="144" w:afterLines="60" w:line="295" w:lineRule="auto"/>
              <w:jc w:val="both"/>
              <w:rPr>
                <w:sz w:val="26"/>
                <w:szCs w:val="26"/>
              </w:rPr>
            </w:pPr>
            <w:r>
              <w:rPr>
                <w:sz w:val="26"/>
                <w:szCs w:val="26"/>
                <w:lang w:val="en-US"/>
              </w:rPr>
              <w:t>Ngân hàng TMCP Ngoại thương Việt Nam</w:t>
            </w:r>
          </w:p>
        </w:tc>
      </w:tr>
      <w:tr w:rsidRPr="004C6A7E" w:rsidR="00772CD4" w:rsidTr="00892B02" w14:paraId="5AC7586A" w14:textId="77777777">
        <w:trPr>
          <w:jc w:val="center"/>
        </w:trPr>
        <w:tc>
          <w:tcPr>
            <w:tcW w:w="547" w:type="pct"/>
            <w:vAlign w:val="center"/>
          </w:tcPr>
          <w:p w:rsidR="00772CD4" w:rsidP="00911383" w:rsidRDefault="00772CD4" w14:paraId="5622AC71" w14:textId="77777777">
            <w:pPr>
              <w:pStyle w:val="ListParagraph"/>
              <w:spacing w:before="60" w:after="144" w:afterLines="60" w:line="295" w:lineRule="auto"/>
              <w:ind w:left="0"/>
              <w:jc w:val="both"/>
              <w:rPr>
                <w:szCs w:val="26"/>
              </w:rPr>
            </w:pPr>
            <w:r>
              <w:rPr>
                <w:szCs w:val="26"/>
              </w:rPr>
              <w:t>4</w:t>
            </w:r>
          </w:p>
        </w:tc>
        <w:tc>
          <w:tcPr>
            <w:tcW w:w="1012" w:type="pct"/>
            <w:vAlign w:val="center"/>
          </w:tcPr>
          <w:p w:rsidR="00772CD4" w:rsidP="00911383" w:rsidRDefault="007C07B7" w14:paraId="0B3E565A" w14:textId="77777777">
            <w:pPr>
              <w:pStyle w:val="TableText"/>
              <w:spacing w:after="144" w:afterLines="60" w:line="295" w:lineRule="auto"/>
              <w:jc w:val="both"/>
              <w:rPr>
                <w:sz w:val="26"/>
                <w:szCs w:val="26"/>
                <w:lang w:val="en-US"/>
              </w:rPr>
            </w:pPr>
            <w:r>
              <w:rPr>
                <w:sz w:val="26"/>
                <w:szCs w:val="26"/>
                <w:lang w:val="en-US"/>
              </w:rPr>
              <w:t>FIS</w:t>
            </w:r>
          </w:p>
        </w:tc>
        <w:tc>
          <w:tcPr>
            <w:tcW w:w="3441" w:type="pct"/>
            <w:vAlign w:val="center"/>
          </w:tcPr>
          <w:p w:rsidR="00772CD4" w:rsidP="00911383" w:rsidRDefault="007C07B7" w14:paraId="7183725D" w14:textId="77777777">
            <w:pPr>
              <w:pStyle w:val="TableText"/>
              <w:spacing w:after="144" w:afterLines="60" w:line="295" w:lineRule="auto"/>
              <w:jc w:val="both"/>
              <w:rPr>
                <w:sz w:val="26"/>
                <w:szCs w:val="26"/>
                <w:lang w:val="en-US"/>
              </w:rPr>
            </w:pPr>
            <w:r>
              <w:rPr>
                <w:sz w:val="26"/>
                <w:szCs w:val="26"/>
                <w:lang w:val="en-US"/>
              </w:rPr>
              <w:t>Công ty cổ phần Hệ thống thông tin FPT</w:t>
            </w:r>
          </w:p>
        </w:tc>
      </w:tr>
      <w:tr w:rsidRPr="004C6A7E" w:rsidR="00772CD4" w:rsidTr="00892B02" w14:paraId="63D086E7" w14:textId="77777777">
        <w:trPr>
          <w:jc w:val="center"/>
        </w:trPr>
        <w:tc>
          <w:tcPr>
            <w:tcW w:w="547" w:type="pct"/>
            <w:vAlign w:val="center"/>
          </w:tcPr>
          <w:p w:rsidR="00772CD4" w:rsidP="00911383" w:rsidRDefault="00772CD4" w14:paraId="2C97B373" w14:textId="77777777">
            <w:pPr>
              <w:pStyle w:val="ListParagraph"/>
              <w:spacing w:before="60" w:after="144" w:afterLines="60" w:line="295" w:lineRule="auto"/>
              <w:ind w:left="0"/>
              <w:jc w:val="both"/>
              <w:rPr>
                <w:szCs w:val="26"/>
              </w:rPr>
            </w:pPr>
            <w:r>
              <w:rPr>
                <w:szCs w:val="26"/>
              </w:rPr>
              <w:t>5</w:t>
            </w:r>
          </w:p>
        </w:tc>
        <w:tc>
          <w:tcPr>
            <w:tcW w:w="1012" w:type="pct"/>
            <w:vAlign w:val="center"/>
          </w:tcPr>
          <w:p w:rsidR="00772CD4" w:rsidP="00911383" w:rsidRDefault="00772CD4" w14:paraId="52CC0D8E" w14:textId="77777777">
            <w:pPr>
              <w:pStyle w:val="TableText"/>
              <w:spacing w:after="144" w:afterLines="60" w:line="295" w:lineRule="auto"/>
              <w:jc w:val="both"/>
              <w:rPr>
                <w:sz w:val="26"/>
                <w:szCs w:val="26"/>
                <w:lang w:val="en-US"/>
              </w:rPr>
            </w:pPr>
            <w:r>
              <w:rPr>
                <w:sz w:val="26"/>
                <w:szCs w:val="26"/>
                <w:lang w:val="en-US"/>
              </w:rPr>
              <w:t>HRM</w:t>
            </w:r>
          </w:p>
        </w:tc>
        <w:tc>
          <w:tcPr>
            <w:tcW w:w="3441" w:type="pct"/>
            <w:vAlign w:val="center"/>
          </w:tcPr>
          <w:p w:rsidR="00772CD4" w:rsidP="00911383" w:rsidRDefault="00772CD4" w14:paraId="7930E510" w14:textId="77777777">
            <w:pPr>
              <w:pStyle w:val="TableText"/>
              <w:spacing w:after="144" w:afterLines="60" w:line="295" w:lineRule="auto"/>
              <w:jc w:val="both"/>
              <w:rPr>
                <w:sz w:val="26"/>
                <w:szCs w:val="26"/>
                <w:lang w:val="en-US"/>
              </w:rPr>
            </w:pPr>
            <w:r w:rsidRPr="00F84214">
              <w:rPr>
                <w:sz w:val="26"/>
                <w:szCs w:val="26"/>
                <w:lang w:val="en-US"/>
              </w:rPr>
              <w:t>Phân hệ Quản lý nhân sự, tiền lương của Vietcombank</w:t>
            </w:r>
          </w:p>
        </w:tc>
      </w:tr>
      <w:tr w:rsidRPr="004C6A7E" w:rsidR="00772CD4" w:rsidTr="00892B02" w14:paraId="3BCD54A1" w14:textId="77777777">
        <w:trPr>
          <w:jc w:val="center"/>
        </w:trPr>
        <w:tc>
          <w:tcPr>
            <w:tcW w:w="547" w:type="pct"/>
            <w:vAlign w:val="center"/>
          </w:tcPr>
          <w:p w:rsidR="00772CD4" w:rsidP="00911383" w:rsidRDefault="00772CD4" w14:paraId="51D441EE" w14:textId="77777777">
            <w:pPr>
              <w:pStyle w:val="ListParagraph"/>
              <w:spacing w:before="60" w:after="144" w:afterLines="60" w:line="295" w:lineRule="auto"/>
              <w:ind w:left="0"/>
              <w:jc w:val="both"/>
              <w:rPr>
                <w:szCs w:val="26"/>
              </w:rPr>
            </w:pPr>
            <w:r>
              <w:rPr>
                <w:szCs w:val="26"/>
              </w:rPr>
              <w:t>6</w:t>
            </w:r>
          </w:p>
        </w:tc>
        <w:tc>
          <w:tcPr>
            <w:tcW w:w="1012" w:type="pct"/>
            <w:vAlign w:val="center"/>
          </w:tcPr>
          <w:p w:rsidR="00772CD4" w:rsidP="00911383" w:rsidRDefault="00772CD4" w14:paraId="56F22485" w14:textId="77777777">
            <w:pPr>
              <w:pStyle w:val="TableText"/>
              <w:spacing w:after="144" w:afterLines="60" w:line="295" w:lineRule="auto"/>
              <w:jc w:val="both"/>
              <w:rPr>
                <w:sz w:val="26"/>
                <w:szCs w:val="26"/>
                <w:lang w:val="en-US"/>
              </w:rPr>
            </w:pPr>
            <w:r>
              <w:rPr>
                <w:sz w:val="26"/>
                <w:szCs w:val="26"/>
                <w:lang w:val="en-US"/>
              </w:rPr>
              <w:t>DWH</w:t>
            </w:r>
          </w:p>
        </w:tc>
        <w:tc>
          <w:tcPr>
            <w:tcW w:w="3441" w:type="pct"/>
            <w:vAlign w:val="center"/>
          </w:tcPr>
          <w:p w:rsidR="00772CD4" w:rsidP="00911383" w:rsidRDefault="00772CD4" w14:paraId="226FF316" w14:textId="77777777">
            <w:pPr>
              <w:pStyle w:val="TableText"/>
              <w:spacing w:after="144" w:afterLines="60" w:line="295" w:lineRule="auto"/>
              <w:jc w:val="both"/>
              <w:rPr>
                <w:sz w:val="26"/>
                <w:szCs w:val="26"/>
                <w:lang w:val="en-US"/>
              </w:rPr>
            </w:pPr>
            <w:r>
              <w:rPr>
                <w:sz w:val="26"/>
                <w:szCs w:val="26"/>
                <w:lang w:val="en-US"/>
              </w:rPr>
              <w:t>Vùng lưu trữ dữ liệu</w:t>
            </w:r>
          </w:p>
        </w:tc>
      </w:tr>
      <w:tr w:rsidRPr="004C6A7E" w:rsidR="00772CD4" w:rsidTr="00892B02" w14:paraId="3A041F68" w14:textId="77777777">
        <w:trPr>
          <w:jc w:val="center"/>
        </w:trPr>
        <w:tc>
          <w:tcPr>
            <w:tcW w:w="547" w:type="pct"/>
            <w:vAlign w:val="center"/>
          </w:tcPr>
          <w:p w:rsidR="00772CD4" w:rsidP="00911383" w:rsidRDefault="00772CD4" w14:paraId="4F3482D3" w14:textId="77777777">
            <w:pPr>
              <w:pStyle w:val="ListParagraph"/>
              <w:spacing w:before="60" w:after="144" w:afterLines="60" w:line="295" w:lineRule="auto"/>
              <w:ind w:left="0"/>
              <w:jc w:val="both"/>
              <w:rPr>
                <w:szCs w:val="26"/>
              </w:rPr>
            </w:pPr>
            <w:r>
              <w:rPr>
                <w:szCs w:val="26"/>
              </w:rPr>
              <w:t>7</w:t>
            </w:r>
          </w:p>
        </w:tc>
        <w:tc>
          <w:tcPr>
            <w:tcW w:w="1012" w:type="pct"/>
            <w:vAlign w:val="center"/>
          </w:tcPr>
          <w:p w:rsidR="00772CD4" w:rsidP="00911383" w:rsidRDefault="00772CD4" w14:paraId="2C8BA66E" w14:textId="77777777">
            <w:pPr>
              <w:pStyle w:val="TableText"/>
              <w:spacing w:after="144" w:afterLines="60" w:line="295" w:lineRule="auto"/>
              <w:jc w:val="both"/>
              <w:rPr>
                <w:sz w:val="26"/>
                <w:szCs w:val="26"/>
                <w:lang w:val="en-US"/>
              </w:rPr>
            </w:pPr>
            <w:r>
              <w:rPr>
                <w:sz w:val="26"/>
                <w:szCs w:val="26"/>
                <w:lang w:val="en-US"/>
              </w:rPr>
              <w:t>STAGING</w:t>
            </w:r>
          </w:p>
        </w:tc>
        <w:tc>
          <w:tcPr>
            <w:tcW w:w="3441" w:type="pct"/>
            <w:vAlign w:val="center"/>
          </w:tcPr>
          <w:p w:rsidR="00772CD4" w:rsidP="00911383" w:rsidRDefault="00772CD4" w14:paraId="047C9245" w14:textId="77777777">
            <w:pPr>
              <w:pStyle w:val="TableText"/>
              <w:spacing w:after="144" w:afterLines="60" w:line="295" w:lineRule="auto"/>
              <w:jc w:val="both"/>
              <w:rPr>
                <w:sz w:val="26"/>
                <w:szCs w:val="26"/>
                <w:lang w:val="en-US"/>
              </w:rPr>
            </w:pPr>
            <w:r>
              <w:rPr>
                <w:sz w:val="26"/>
                <w:szCs w:val="26"/>
                <w:lang w:val="en-US"/>
              </w:rPr>
              <w:t>Vùng lưu trữ dữ liệu trung gian</w:t>
            </w:r>
          </w:p>
        </w:tc>
      </w:tr>
    </w:tbl>
    <w:p w:rsidR="00742BFC" w:rsidP="00742BFC" w:rsidRDefault="00742BFC" w14:paraId="4B35B76A" w14:textId="77777777">
      <w:pPr>
        <w:pStyle w:val="Heading4"/>
        <w:spacing w:line="295" w:lineRule="auto"/>
        <w:jc w:val="both"/>
        <w:rPr>
          <w:sz w:val="26"/>
          <w:szCs w:val="26"/>
        </w:rPr>
      </w:pPr>
      <w:bookmarkStart w:name="_Toc251502508" w:id="11"/>
      <w:bookmarkStart w:name="_Toc251502590" w:id="12"/>
      <w:bookmarkStart w:name="_Toc385254261" w:id="13"/>
      <w:bookmarkStart w:name="_Toc15390748" w:id="14"/>
    </w:p>
    <w:p w:rsidR="00742BFC" w:rsidP="00742BFC" w:rsidRDefault="00742BFC" w14:paraId="66CA4728" w14:textId="77777777">
      <w:pPr>
        <w:pStyle w:val="Heading4"/>
        <w:spacing w:line="295" w:lineRule="auto"/>
        <w:jc w:val="both"/>
        <w:rPr>
          <w:sz w:val="26"/>
          <w:szCs w:val="26"/>
        </w:rPr>
      </w:pPr>
    </w:p>
    <w:p w:rsidR="00742BFC" w:rsidP="00742BFC" w:rsidRDefault="00742BFC" w14:paraId="7918A7B7" w14:textId="77777777">
      <w:pPr>
        <w:pStyle w:val="Heading4"/>
        <w:spacing w:line="295" w:lineRule="auto"/>
        <w:jc w:val="both"/>
        <w:rPr>
          <w:sz w:val="26"/>
          <w:szCs w:val="26"/>
        </w:rPr>
      </w:pPr>
    </w:p>
    <w:p w:rsidR="00742BFC" w:rsidP="00742BFC" w:rsidRDefault="00742BFC" w14:paraId="41E6FDAF" w14:textId="77777777">
      <w:pPr>
        <w:pStyle w:val="Heading4"/>
        <w:spacing w:line="295" w:lineRule="auto"/>
        <w:jc w:val="both"/>
        <w:rPr>
          <w:sz w:val="26"/>
          <w:szCs w:val="26"/>
        </w:rPr>
      </w:pPr>
    </w:p>
    <w:p w:rsidRPr="001B5438" w:rsidR="001B5438" w:rsidP="00911383" w:rsidRDefault="001B5438" w14:paraId="559EF31F" w14:textId="77777777">
      <w:pPr>
        <w:pStyle w:val="Heading4"/>
        <w:numPr>
          <w:ilvl w:val="1"/>
          <w:numId w:val="35"/>
        </w:numPr>
        <w:spacing w:line="295" w:lineRule="auto"/>
        <w:jc w:val="both"/>
        <w:rPr>
          <w:sz w:val="26"/>
          <w:szCs w:val="26"/>
        </w:rPr>
      </w:pPr>
      <w:r w:rsidRPr="001B5438">
        <w:rPr>
          <w:sz w:val="26"/>
          <w:szCs w:val="26"/>
        </w:rPr>
        <w:t>Ý nghĩa hình vẽ</w:t>
      </w:r>
      <w:bookmarkEnd w:id="11"/>
      <w:bookmarkEnd w:id="12"/>
      <w:bookmarkEnd w:id="13"/>
      <w:bookmarkEnd w:id="14"/>
    </w:p>
    <w:p w:rsidRPr="00BF1E0E" w:rsidR="000844E5" w:rsidP="00911383" w:rsidRDefault="001B5438" w14:paraId="4DE1D037" w14:textId="77777777">
      <w:pPr>
        <w:tabs>
          <w:tab w:val="left" w:pos="1200"/>
          <w:tab w:val="center" w:pos="7238"/>
        </w:tabs>
        <w:spacing w:line="295" w:lineRule="auto"/>
        <w:jc w:val="both"/>
        <w:rPr>
          <w:sz w:val="26"/>
          <w:szCs w:val="26"/>
          <w:lang w:val="vi-VN"/>
        </w:rPr>
      </w:pPr>
      <w:r w:rsidRPr="00050FAF">
        <w:rPr>
          <w:color w:val="FF0000"/>
          <w:szCs w:val="26"/>
        </w:rPr>
        <w:object w:dxaOrig="9681" w:dyaOrig="7148" w14:anchorId="02552694">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36.5pt;height:332.25pt" o:ole="" type="#_x0000_t75">
            <v:imagedata o:title="" r:id="rId8"/>
          </v:shape>
          <o:OLEObject Type="Embed" ProgID="VisioViewer.Viewer.1" ShapeID="_x0000_i1025" DrawAspect="Content" ObjectID="_1818575878" r:id="rId9"/>
        </w:object>
      </w:r>
    </w:p>
    <w:p w:rsidRPr="00BF1E0E" w:rsidR="007D31AB" w:rsidP="00911383" w:rsidRDefault="007D31AB" w14:paraId="6AFDB3A8" w14:textId="77777777">
      <w:pPr>
        <w:tabs>
          <w:tab w:val="left" w:pos="1200"/>
          <w:tab w:val="center" w:pos="7238"/>
        </w:tabs>
        <w:spacing w:line="295" w:lineRule="auto"/>
        <w:jc w:val="both"/>
        <w:rPr>
          <w:sz w:val="26"/>
          <w:szCs w:val="26"/>
          <w:lang w:val="vi-VN"/>
        </w:rPr>
      </w:pPr>
    </w:p>
    <w:p w:rsidRPr="00772CD4" w:rsidR="000844E5" w:rsidP="00DF30C7" w:rsidRDefault="00D74EA7" w14:paraId="21E22088" w14:textId="77777777">
      <w:pPr>
        <w:pStyle w:val="Heading3"/>
        <w:numPr>
          <w:ilvl w:val="0"/>
          <w:numId w:val="35"/>
        </w:numPr>
      </w:pPr>
      <w:bookmarkStart w:name="_Toc351650238" w:id="15"/>
      <w:bookmarkStart w:name="_Toc363463894" w:id="16"/>
      <w:bookmarkStart w:name="_Toc381974509" w:id="17"/>
      <w:bookmarkStart w:name="_Toc468796589" w:id="18"/>
      <w:bookmarkStart w:name="_Toc251502520" w:id="19"/>
      <w:bookmarkStart w:name="_Toc251502602" w:id="20"/>
      <w:bookmarkStart w:name="_Toc251502517" w:id="21"/>
      <w:bookmarkStart w:name="_Toc251502599" w:id="22"/>
      <w:bookmarkStart w:name="_Toc280794594" w:id="23"/>
      <w:bookmarkStart w:name="_Toc251502513" w:id="24"/>
      <w:bookmarkStart w:name="_Toc251502595" w:id="25"/>
      <w:bookmarkStart w:name="_Toc251502512" w:id="26"/>
      <w:bookmarkStart w:name="_Toc251502594" w:id="27"/>
      <w:bookmarkStart w:name="_Toc280794581" w:id="28"/>
      <w:bookmarkStart w:name="_Toc326154570" w:id="29"/>
      <w:bookmarkStart w:name="_Toc352158975" w:id="30"/>
      <w:r w:rsidRPr="00BF1E0E">
        <w:br w:type="page"/>
      </w:r>
      <w:bookmarkStart w:name="_Toc101880859" w:id="31"/>
      <w:bookmarkEnd w:id="15"/>
      <w:bookmarkEnd w:id="16"/>
      <w:bookmarkEnd w:id="17"/>
      <w:bookmarkEnd w:id="18"/>
      <w:r w:rsidRPr="00772CD4" w:rsidR="0066148E">
        <w:t xml:space="preserve">LUỒNG TÍCH HỢP </w:t>
      </w:r>
      <w:r w:rsidR="00A00E0B">
        <w:t>VÀ ĐÓNG</w:t>
      </w:r>
      <w:r w:rsidRPr="00772CD4" w:rsidR="0066148E">
        <w:t xml:space="preserve"> NGÀY TRÊN HỆ THỐNG ERP</w:t>
      </w:r>
      <w:bookmarkEnd w:id="31"/>
    </w:p>
    <w:p w:rsidR="00A47377" w:rsidP="00911383" w:rsidRDefault="0066148E" w14:paraId="7B06B57A" w14:textId="77777777">
      <w:pPr>
        <w:pStyle w:val="Heading4"/>
        <w:numPr>
          <w:ilvl w:val="1"/>
          <w:numId w:val="35"/>
        </w:numPr>
        <w:spacing w:line="295" w:lineRule="auto"/>
        <w:jc w:val="both"/>
        <w:rPr>
          <w:sz w:val="26"/>
          <w:szCs w:val="26"/>
        </w:rPr>
      </w:pPr>
      <w:bookmarkStart w:name="_Toc258412300" w:id="32"/>
      <w:bookmarkStart w:name="_Toc258412312" w:id="33"/>
      <w:bookmarkStart w:name="_Toc258412320" w:id="34"/>
      <w:bookmarkStart w:name="_Toc258412328" w:id="35"/>
      <w:bookmarkStart w:name="_Toc258412336" w:id="36"/>
      <w:bookmarkStart w:name="_Toc258412344" w:id="37"/>
      <w:bookmarkStart w:name="_Toc280794582" w:id="38"/>
      <w:bookmarkEnd w:id="32"/>
      <w:bookmarkEnd w:id="33"/>
      <w:bookmarkEnd w:id="34"/>
      <w:bookmarkEnd w:id="35"/>
      <w:bookmarkEnd w:id="36"/>
      <w:bookmarkEnd w:id="37"/>
      <w:r>
        <w:rPr>
          <w:sz w:val="26"/>
          <w:szCs w:val="26"/>
        </w:rPr>
        <w:t>Các chương trình tích hợp trên hệ thống ERP</w:t>
      </w:r>
    </w:p>
    <w:p w:rsidRPr="0066148E" w:rsidR="0066148E" w:rsidP="00911383" w:rsidRDefault="0066148E" w14:paraId="4B6D12BD" w14:textId="77777777">
      <w:pPr>
        <w:spacing w:line="295" w:lineRule="auto"/>
        <w:jc w:val="both"/>
        <w:rPr>
          <w:lang w:eastAsia="x-none"/>
        </w:rPr>
      </w:pPr>
      <w:r w:rsidRPr="0066148E">
        <w:rPr>
          <w:lang w:eastAsia="x-none"/>
        </w:rPr>
        <w:t>Hệ thống ERP xây dựng các chương trình tích hợp sau giữa ERP với hệ thống Corebanking và các hệ thống khác ngoài Core:</w:t>
      </w:r>
    </w:p>
    <w:tbl>
      <w:tblPr>
        <w:tblW w:w="9270" w:type="dxa"/>
        <w:tblInd w:w="108" w:type="dxa"/>
        <w:tblLayout w:type="fixed"/>
        <w:tblLook w:val="04A0" w:firstRow="1" w:lastRow="0" w:firstColumn="1" w:lastColumn="0" w:noHBand="0" w:noVBand="1"/>
      </w:tblPr>
      <w:tblGrid>
        <w:gridCol w:w="709"/>
        <w:gridCol w:w="2711"/>
        <w:gridCol w:w="5850"/>
      </w:tblGrid>
      <w:tr w:rsidRPr="006B4CAD" w:rsidR="00462917" w:rsidTr="00462917" w14:paraId="4CCE19E3" w14:textId="77777777">
        <w:trPr>
          <w:trHeight w:val="567"/>
          <w:tblHeader/>
        </w:trPr>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497697" w:rsidR="00462917" w:rsidP="00911383" w:rsidRDefault="00462917" w14:paraId="3274BB98" w14:textId="77777777">
            <w:pPr>
              <w:spacing w:line="295" w:lineRule="auto"/>
              <w:jc w:val="both"/>
              <w:rPr>
                <w:b/>
                <w:bCs/>
                <w:color w:val="000000"/>
              </w:rPr>
            </w:pPr>
            <w:r w:rsidRPr="00497697">
              <w:rPr>
                <w:b/>
                <w:color w:val="000000"/>
              </w:rPr>
              <w:t>STT</w:t>
            </w:r>
          </w:p>
        </w:tc>
        <w:tc>
          <w:tcPr>
            <w:tcW w:w="2711" w:type="dxa"/>
            <w:tcBorders>
              <w:top w:val="single" w:color="auto" w:sz="4" w:space="0"/>
              <w:left w:val="nil"/>
              <w:bottom w:val="single" w:color="auto" w:sz="4" w:space="0"/>
              <w:right w:val="single" w:color="auto" w:sz="4" w:space="0"/>
            </w:tcBorders>
            <w:shd w:val="clear" w:color="auto" w:fill="auto"/>
            <w:noWrap/>
            <w:vAlign w:val="center"/>
            <w:hideMark/>
          </w:tcPr>
          <w:p w:rsidRPr="00497697" w:rsidR="00462917" w:rsidP="00911383" w:rsidRDefault="00462917" w14:paraId="434D9561" w14:textId="77777777">
            <w:pPr>
              <w:spacing w:line="295" w:lineRule="auto"/>
              <w:jc w:val="both"/>
              <w:rPr>
                <w:b/>
                <w:bCs/>
                <w:color w:val="000000"/>
              </w:rPr>
            </w:pPr>
            <w:r>
              <w:rPr>
                <w:b/>
                <w:color w:val="000000"/>
              </w:rPr>
              <w:t>Chương trình tích hợp</w:t>
            </w:r>
          </w:p>
        </w:tc>
        <w:tc>
          <w:tcPr>
            <w:tcW w:w="5850" w:type="dxa"/>
            <w:tcBorders>
              <w:top w:val="single" w:color="auto" w:sz="4" w:space="0"/>
              <w:left w:val="nil"/>
              <w:bottom w:val="single" w:color="auto" w:sz="4" w:space="0"/>
              <w:right w:val="single" w:color="auto" w:sz="4" w:space="0"/>
            </w:tcBorders>
            <w:vAlign w:val="center"/>
          </w:tcPr>
          <w:p w:rsidRPr="00530648" w:rsidR="00462917" w:rsidP="00911383" w:rsidRDefault="00462917" w14:paraId="126877F1" w14:textId="77777777">
            <w:pPr>
              <w:spacing w:line="295" w:lineRule="auto"/>
              <w:jc w:val="both"/>
              <w:rPr>
                <w:b/>
                <w:color w:val="000000"/>
              </w:rPr>
            </w:pPr>
            <w:r>
              <w:rPr>
                <w:b/>
                <w:color w:val="000000"/>
              </w:rPr>
              <w:t>Mục đích</w:t>
            </w:r>
          </w:p>
        </w:tc>
      </w:tr>
      <w:tr w:rsidRPr="006B4CAD" w:rsidR="00462917" w:rsidTr="00462917" w14:paraId="0E9A952E" w14:textId="77777777">
        <w:trPr>
          <w:trHeight w:val="567"/>
        </w:trPr>
        <w:tc>
          <w:tcPr>
            <w:tcW w:w="709" w:type="dxa"/>
            <w:tcBorders>
              <w:top w:val="nil"/>
              <w:left w:val="single" w:color="auto" w:sz="4" w:space="0"/>
              <w:bottom w:val="single" w:color="auto" w:sz="4" w:space="0"/>
              <w:right w:val="single" w:color="auto" w:sz="4" w:space="0"/>
            </w:tcBorders>
            <w:shd w:val="clear" w:color="auto" w:fill="auto"/>
            <w:noWrap/>
            <w:vAlign w:val="center"/>
          </w:tcPr>
          <w:p w:rsidRPr="00D849E8" w:rsidR="00462917" w:rsidP="00911383" w:rsidRDefault="00462917" w14:paraId="19C4024B" w14:textId="77777777">
            <w:pPr>
              <w:numPr>
                <w:ilvl w:val="0"/>
                <w:numId w:val="31"/>
              </w:numPr>
              <w:spacing w:line="295" w:lineRule="auto"/>
              <w:jc w:val="both"/>
              <w:rPr>
                <w:color w:val="000000"/>
              </w:rPr>
            </w:pPr>
          </w:p>
        </w:tc>
        <w:tc>
          <w:tcPr>
            <w:tcW w:w="2711" w:type="dxa"/>
            <w:tcBorders>
              <w:top w:val="nil"/>
              <w:left w:val="nil"/>
              <w:bottom w:val="single" w:color="auto" w:sz="4" w:space="0"/>
              <w:right w:val="single" w:color="auto" w:sz="4" w:space="0"/>
            </w:tcBorders>
            <w:shd w:val="clear" w:color="auto" w:fill="auto"/>
            <w:noWrap/>
            <w:vAlign w:val="center"/>
          </w:tcPr>
          <w:p w:rsidRPr="00462917" w:rsidR="00462917" w:rsidP="00911383" w:rsidRDefault="00462917" w14:paraId="0F98AF25" w14:textId="77777777">
            <w:pPr>
              <w:spacing w:line="295" w:lineRule="auto"/>
              <w:jc w:val="both"/>
              <w:rPr>
                <w:szCs w:val="26"/>
              </w:rPr>
            </w:pPr>
            <w:bookmarkStart w:name="_Toc15390752" w:id="39"/>
            <w:r w:rsidRPr="00462917">
              <w:rPr>
                <w:szCs w:val="26"/>
              </w:rPr>
              <w:t>Tích hợp danh mục Ch</w:t>
            </w:r>
            <w:bookmarkEnd w:id="39"/>
            <w:r w:rsidRPr="00462917">
              <w:rPr>
                <w:szCs w:val="26"/>
              </w:rPr>
              <w:t>i nhánh</w:t>
            </w:r>
          </w:p>
          <w:p w:rsidRPr="00462917" w:rsidR="00462917" w:rsidP="00911383" w:rsidRDefault="00462917" w14:paraId="6F83E53F" w14:textId="77777777">
            <w:pPr>
              <w:spacing w:line="295" w:lineRule="auto"/>
              <w:jc w:val="both"/>
              <w:rPr>
                <w:szCs w:val="26"/>
              </w:rPr>
            </w:pPr>
          </w:p>
        </w:tc>
        <w:tc>
          <w:tcPr>
            <w:tcW w:w="5850" w:type="dxa"/>
            <w:tcBorders>
              <w:top w:val="nil"/>
              <w:left w:val="nil"/>
              <w:bottom w:val="single" w:color="auto" w:sz="4" w:space="0"/>
              <w:right w:val="single" w:color="auto" w:sz="4" w:space="0"/>
            </w:tcBorders>
            <w:vAlign w:val="center"/>
          </w:tcPr>
          <w:p w:rsidRPr="00530648" w:rsidR="00462917" w:rsidP="00911383" w:rsidRDefault="00462917" w14:paraId="31FE94AE" w14:textId="77777777">
            <w:pPr>
              <w:spacing w:line="295" w:lineRule="auto"/>
              <w:jc w:val="both"/>
            </w:pPr>
            <w:r>
              <w:rPr>
                <w:szCs w:val="26"/>
              </w:rPr>
              <w:t>Tích hợp hàng ngày các thông tin Mã/Tên của Chi nhánh từ hệ thống Corebanking (bao gồm Trụ sở chính và Chi nhánh – Trụ sở chính</w:t>
            </w:r>
            <w:r w:rsidR="003C10EF">
              <w:rPr>
                <w:szCs w:val="26"/>
              </w:rPr>
              <w:t>/CN-PGD</w:t>
            </w:r>
            <w:r>
              <w:rPr>
                <w:szCs w:val="26"/>
              </w:rPr>
              <w:t>), nhằm phục vụ cho bảng mapping mã Chi nhánh giữa ERP và Corebanking</w:t>
            </w:r>
          </w:p>
        </w:tc>
      </w:tr>
      <w:tr w:rsidRPr="006B4CAD" w:rsidR="00462917" w:rsidTr="00462917" w14:paraId="6BD430D7" w14:textId="77777777">
        <w:trPr>
          <w:trHeight w:val="567"/>
        </w:trPr>
        <w:tc>
          <w:tcPr>
            <w:tcW w:w="709" w:type="dxa"/>
            <w:tcBorders>
              <w:top w:val="nil"/>
              <w:left w:val="single" w:color="auto" w:sz="4" w:space="0"/>
              <w:bottom w:val="single" w:color="auto" w:sz="4" w:space="0"/>
              <w:right w:val="single" w:color="auto" w:sz="4" w:space="0"/>
            </w:tcBorders>
            <w:shd w:val="clear" w:color="auto" w:fill="auto"/>
            <w:noWrap/>
            <w:vAlign w:val="center"/>
          </w:tcPr>
          <w:p w:rsidRPr="00D849E8" w:rsidR="00462917" w:rsidP="00911383" w:rsidRDefault="00462917" w14:paraId="5B59C181" w14:textId="77777777">
            <w:pPr>
              <w:numPr>
                <w:ilvl w:val="0"/>
                <w:numId w:val="31"/>
              </w:numPr>
              <w:spacing w:line="295" w:lineRule="auto"/>
              <w:jc w:val="both"/>
              <w:rPr>
                <w:color w:val="000000"/>
              </w:rPr>
            </w:pPr>
          </w:p>
        </w:tc>
        <w:tc>
          <w:tcPr>
            <w:tcW w:w="2711" w:type="dxa"/>
            <w:tcBorders>
              <w:top w:val="nil"/>
              <w:left w:val="nil"/>
              <w:bottom w:val="single" w:color="auto" w:sz="4" w:space="0"/>
              <w:right w:val="single" w:color="auto" w:sz="4" w:space="0"/>
            </w:tcBorders>
            <w:shd w:val="clear" w:color="auto" w:fill="auto"/>
            <w:noWrap/>
            <w:vAlign w:val="center"/>
          </w:tcPr>
          <w:p w:rsidRPr="00462917" w:rsidR="00462917" w:rsidP="00911383" w:rsidRDefault="00462917" w14:paraId="1D6149C2" w14:textId="77777777">
            <w:pPr>
              <w:spacing w:line="295" w:lineRule="auto"/>
              <w:jc w:val="both"/>
              <w:rPr>
                <w:szCs w:val="26"/>
              </w:rPr>
            </w:pPr>
            <w:r w:rsidRPr="00462917">
              <w:rPr>
                <w:szCs w:val="26"/>
              </w:rPr>
              <w:t xml:space="preserve">Tích hợp danh mục </w:t>
            </w:r>
            <w:r>
              <w:rPr>
                <w:szCs w:val="26"/>
              </w:rPr>
              <w:t>phòng/ban</w:t>
            </w:r>
          </w:p>
          <w:p w:rsidRPr="00286AC2" w:rsidR="00462917" w:rsidP="00911383" w:rsidRDefault="00462917" w14:paraId="38574D6D" w14:textId="77777777">
            <w:pPr>
              <w:spacing w:line="295" w:lineRule="auto"/>
              <w:jc w:val="both"/>
              <w:rPr>
                <w:b/>
                <w:bCs/>
                <w:lang w:val="en-SG"/>
              </w:rPr>
            </w:pPr>
          </w:p>
        </w:tc>
        <w:tc>
          <w:tcPr>
            <w:tcW w:w="5850" w:type="dxa"/>
            <w:tcBorders>
              <w:top w:val="nil"/>
              <w:left w:val="nil"/>
              <w:bottom w:val="single" w:color="auto" w:sz="4" w:space="0"/>
              <w:right w:val="single" w:color="auto" w:sz="4" w:space="0"/>
            </w:tcBorders>
            <w:vAlign w:val="center"/>
          </w:tcPr>
          <w:p w:rsidRPr="00286AC2" w:rsidR="00462917" w:rsidP="00911383" w:rsidRDefault="006C16E7" w14:paraId="0842200C" w14:textId="77777777">
            <w:pPr>
              <w:spacing w:line="295" w:lineRule="auto"/>
              <w:jc w:val="both"/>
            </w:pPr>
            <w:r>
              <w:rPr>
                <w:szCs w:val="26"/>
              </w:rPr>
              <w:t>Tích hợp hàng ngày các thông tin Mã/Tên của Phòng/ban/trung tâm tại TSC/Trụ sở CN từ hệ thống HRM, nhằm phục vụ cho bảng mapping mã Phòng/ban giữa ERP và Corebanking</w:t>
            </w:r>
          </w:p>
        </w:tc>
      </w:tr>
      <w:tr w:rsidRPr="006B4CAD" w:rsidR="00462917" w:rsidTr="00462917" w14:paraId="278C3A17" w14:textId="77777777">
        <w:trPr>
          <w:trHeight w:val="929"/>
        </w:trPr>
        <w:tc>
          <w:tcPr>
            <w:tcW w:w="709" w:type="dxa"/>
            <w:tcBorders>
              <w:top w:val="nil"/>
              <w:left w:val="single" w:color="auto" w:sz="4" w:space="0"/>
              <w:bottom w:val="single" w:color="auto" w:sz="4" w:space="0"/>
              <w:right w:val="single" w:color="auto" w:sz="4" w:space="0"/>
            </w:tcBorders>
            <w:shd w:val="clear" w:color="auto" w:fill="auto"/>
            <w:noWrap/>
            <w:vAlign w:val="center"/>
          </w:tcPr>
          <w:p w:rsidRPr="00D849E8" w:rsidR="00462917" w:rsidP="00911383" w:rsidRDefault="00462917" w14:paraId="4662A90F" w14:textId="77777777">
            <w:pPr>
              <w:numPr>
                <w:ilvl w:val="0"/>
                <w:numId w:val="31"/>
              </w:numPr>
              <w:spacing w:line="295" w:lineRule="auto"/>
              <w:jc w:val="both"/>
              <w:rPr>
                <w:color w:val="000000"/>
              </w:rPr>
            </w:pPr>
          </w:p>
        </w:tc>
        <w:tc>
          <w:tcPr>
            <w:tcW w:w="2711" w:type="dxa"/>
            <w:tcBorders>
              <w:top w:val="nil"/>
              <w:left w:val="nil"/>
              <w:bottom w:val="single" w:color="auto" w:sz="4" w:space="0"/>
              <w:right w:val="single" w:color="auto" w:sz="4" w:space="0"/>
            </w:tcBorders>
            <w:shd w:val="clear" w:color="auto" w:fill="auto"/>
            <w:noWrap/>
            <w:vAlign w:val="center"/>
          </w:tcPr>
          <w:p w:rsidRPr="00462917" w:rsidR="006C16E7" w:rsidP="00911383" w:rsidRDefault="006C16E7" w14:paraId="51FC6F27" w14:textId="77777777">
            <w:pPr>
              <w:spacing w:line="295" w:lineRule="auto"/>
              <w:jc w:val="both"/>
              <w:rPr>
                <w:szCs w:val="26"/>
              </w:rPr>
            </w:pPr>
            <w:r w:rsidRPr="00462917">
              <w:rPr>
                <w:szCs w:val="26"/>
              </w:rPr>
              <w:t xml:space="preserve">Tích hợp danh mục </w:t>
            </w:r>
            <w:r>
              <w:rPr>
                <w:szCs w:val="26"/>
              </w:rPr>
              <w:t>nhân viên</w:t>
            </w:r>
          </w:p>
          <w:p w:rsidRPr="00546908" w:rsidR="00462917" w:rsidP="00911383" w:rsidRDefault="00462917" w14:paraId="5C4108AD" w14:textId="77777777">
            <w:pPr>
              <w:spacing w:line="295" w:lineRule="auto"/>
              <w:jc w:val="both"/>
              <w:rPr>
                <w:b/>
                <w:bCs/>
                <w:color w:val="000000"/>
                <w:lang w:val="en-SG"/>
              </w:rPr>
            </w:pPr>
          </w:p>
        </w:tc>
        <w:tc>
          <w:tcPr>
            <w:tcW w:w="5850" w:type="dxa"/>
            <w:tcBorders>
              <w:top w:val="nil"/>
              <w:left w:val="nil"/>
              <w:bottom w:val="single" w:color="auto" w:sz="4" w:space="0"/>
              <w:right w:val="single" w:color="auto" w:sz="4" w:space="0"/>
            </w:tcBorders>
            <w:vAlign w:val="center"/>
          </w:tcPr>
          <w:p w:rsidRPr="00497697" w:rsidR="00462917" w:rsidP="00911383" w:rsidRDefault="006C16E7" w14:paraId="45F6C910" w14:textId="77777777">
            <w:pPr>
              <w:spacing w:line="295" w:lineRule="auto"/>
              <w:jc w:val="both"/>
              <w:rPr>
                <w:color w:val="000000"/>
              </w:rPr>
            </w:pPr>
            <w:r>
              <w:rPr>
                <w:szCs w:val="26"/>
              </w:rPr>
              <w:t xml:space="preserve">Tích hợp thông tin </w:t>
            </w:r>
            <w:r w:rsidRPr="00F84214">
              <w:rPr>
                <w:szCs w:val="26"/>
              </w:rPr>
              <w:t>nhân viên</w:t>
            </w:r>
            <w:r>
              <w:rPr>
                <w:szCs w:val="26"/>
              </w:rPr>
              <w:t xml:space="preserve"> (</w:t>
            </w:r>
            <w:r>
              <w:t>bao gồm: Chi nhánh, mã nhân viên, tên nhân viên, phòng/ban</w:t>
            </w:r>
            <w:r>
              <w:rPr>
                <w:szCs w:val="26"/>
              </w:rPr>
              <w:t>) từ hệ thống HRM về ERP</w:t>
            </w:r>
            <w:r>
              <w:t>, để phục vụ khai báo nhân viên quản lý tài sản cho phân hệ AA</w:t>
            </w:r>
          </w:p>
        </w:tc>
      </w:tr>
      <w:tr w:rsidRPr="006B4CAD" w:rsidR="00462917" w:rsidTr="00462917" w14:paraId="3107E730" w14:textId="77777777">
        <w:trPr>
          <w:trHeight w:val="567"/>
        </w:trPr>
        <w:tc>
          <w:tcPr>
            <w:tcW w:w="709" w:type="dxa"/>
            <w:tcBorders>
              <w:top w:val="nil"/>
              <w:left w:val="single" w:color="auto" w:sz="4" w:space="0"/>
              <w:bottom w:val="single" w:color="auto" w:sz="4" w:space="0"/>
              <w:right w:val="single" w:color="auto" w:sz="4" w:space="0"/>
            </w:tcBorders>
            <w:shd w:val="clear" w:color="auto" w:fill="auto"/>
            <w:noWrap/>
            <w:vAlign w:val="center"/>
          </w:tcPr>
          <w:p w:rsidRPr="003715E1" w:rsidR="00462917" w:rsidP="00911383" w:rsidRDefault="00462917" w14:paraId="499D3E93" w14:textId="77777777">
            <w:pPr>
              <w:numPr>
                <w:ilvl w:val="0"/>
                <w:numId w:val="31"/>
              </w:numPr>
              <w:spacing w:line="295" w:lineRule="auto"/>
              <w:jc w:val="both"/>
              <w:rPr>
                <w:color w:val="000000"/>
              </w:rPr>
            </w:pPr>
          </w:p>
        </w:tc>
        <w:tc>
          <w:tcPr>
            <w:tcW w:w="2711" w:type="dxa"/>
            <w:tcBorders>
              <w:top w:val="nil"/>
              <w:left w:val="nil"/>
              <w:bottom w:val="single" w:color="auto" w:sz="4" w:space="0"/>
              <w:right w:val="single" w:color="auto" w:sz="4" w:space="0"/>
            </w:tcBorders>
            <w:shd w:val="clear" w:color="auto" w:fill="auto"/>
            <w:noWrap/>
            <w:vAlign w:val="center"/>
          </w:tcPr>
          <w:p w:rsidRPr="00462917" w:rsidR="006C16E7" w:rsidP="00911383" w:rsidRDefault="006C16E7" w14:paraId="30766C6A" w14:textId="77777777">
            <w:pPr>
              <w:spacing w:line="295" w:lineRule="auto"/>
              <w:jc w:val="both"/>
              <w:rPr>
                <w:szCs w:val="26"/>
              </w:rPr>
            </w:pPr>
            <w:r w:rsidRPr="00462917">
              <w:rPr>
                <w:szCs w:val="26"/>
              </w:rPr>
              <w:t xml:space="preserve">Tích hợp </w:t>
            </w:r>
            <w:r>
              <w:rPr>
                <w:szCs w:val="26"/>
              </w:rPr>
              <w:t>dữ liệu cuối ngày từ Corebanking</w:t>
            </w:r>
          </w:p>
          <w:p w:rsidRPr="00840648" w:rsidR="00462917" w:rsidP="00911383" w:rsidRDefault="00462917" w14:paraId="4A29DE46" w14:textId="77777777">
            <w:pPr>
              <w:spacing w:line="295" w:lineRule="auto"/>
              <w:jc w:val="both"/>
              <w:rPr>
                <w:b/>
                <w:color w:val="000000"/>
              </w:rPr>
            </w:pPr>
          </w:p>
        </w:tc>
        <w:tc>
          <w:tcPr>
            <w:tcW w:w="5850" w:type="dxa"/>
            <w:tcBorders>
              <w:top w:val="nil"/>
              <w:left w:val="nil"/>
              <w:bottom w:val="single" w:color="auto" w:sz="4" w:space="0"/>
              <w:right w:val="single" w:color="auto" w:sz="4" w:space="0"/>
            </w:tcBorders>
            <w:vAlign w:val="center"/>
          </w:tcPr>
          <w:p w:rsidR="006C16E7" w:rsidP="00911383" w:rsidRDefault="006C16E7" w14:paraId="4340ED02" w14:textId="77777777">
            <w:pPr>
              <w:spacing w:before="60" w:after="144" w:afterLines="60" w:line="295" w:lineRule="auto"/>
              <w:jc w:val="both"/>
              <w:rPr>
                <w:szCs w:val="26"/>
              </w:rPr>
            </w:pPr>
            <w:r>
              <w:rPr>
                <w:szCs w:val="26"/>
              </w:rPr>
              <w:t>Tích hợp dữ liệu cuối ngày từ hệ thống Corebanking về hệ thống ERP, bao gồm:</w:t>
            </w:r>
          </w:p>
          <w:p w:rsidR="003C10EF" w:rsidP="00911383" w:rsidRDefault="003C10EF" w14:paraId="2CD14DCE" w14:textId="77777777">
            <w:pPr>
              <w:spacing w:before="60" w:after="144" w:afterLines="60" w:line="295" w:lineRule="auto"/>
              <w:jc w:val="both"/>
              <w:rPr>
                <w:szCs w:val="26"/>
              </w:rPr>
            </w:pPr>
            <w:r w:rsidRPr="003C10EF">
              <w:rPr>
                <w:szCs w:val="26"/>
                <w:u w:val="single"/>
              </w:rPr>
              <w:t>Hệ thống Core cũ</w:t>
            </w:r>
            <w:r>
              <w:rPr>
                <w:szCs w:val="26"/>
              </w:rPr>
              <w:t>:</w:t>
            </w:r>
          </w:p>
          <w:p w:rsidRPr="004E178D" w:rsidR="006C16E7" w:rsidP="00911383" w:rsidRDefault="00C44DC0" w14:paraId="74A296C6" w14:textId="77777777">
            <w:pPr>
              <w:pStyle w:val="ListParagraph"/>
              <w:numPr>
                <w:ilvl w:val="0"/>
                <w:numId w:val="33"/>
              </w:numPr>
              <w:spacing w:before="60" w:after="144" w:afterLines="60" w:line="295" w:lineRule="auto"/>
              <w:jc w:val="both"/>
              <w:rPr>
                <w:szCs w:val="26"/>
              </w:rPr>
            </w:pPr>
            <w:r>
              <w:rPr>
                <w:szCs w:val="26"/>
              </w:rPr>
              <w:t xml:space="preserve"> Số dư</w:t>
            </w:r>
            <w:r w:rsidR="00CB06B7">
              <w:rPr>
                <w:szCs w:val="26"/>
              </w:rPr>
              <w:t xml:space="preserve"> </w:t>
            </w:r>
            <w:r w:rsidR="006C16E7">
              <w:rPr>
                <w:szCs w:val="26"/>
              </w:rPr>
              <w:t>ngày (Tích hợp Tổng phát sinh N</w:t>
            </w:r>
            <w:r w:rsidR="00CB06B7">
              <w:rPr>
                <w:szCs w:val="26"/>
              </w:rPr>
              <w:t xml:space="preserve">ợ/Có ngày của từng Tài khoản GL </w:t>
            </w:r>
            <w:r w:rsidR="006C16E7">
              <w:rPr>
                <w:szCs w:val="26"/>
              </w:rPr>
              <w:t>theo chi nhánh, loại tiền. Doanh số ngày này không bao gồm các giao dịch backdate)</w:t>
            </w:r>
          </w:p>
          <w:p w:rsidRPr="00C44DC0" w:rsidR="00C44DC0" w:rsidP="00C44DC0" w:rsidRDefault="006C16E7" w14:paraId="1C7F19F3" w14:textId="77777777">
            <w:pPr>
              <w:pStyle w:val="ListParagraph"/>
              <w:numPr>
                <w:ilvl w:val="0"/>
                <w:numId w:val="33"/>
              </w:numPr>
              <w:spacing w:before="60" w:after="144" w:afterLines="60" w:line="295" w:lineRule="auto"/>
              <w:jc w:val="both"/>
              <w:rPr>
                <w:szCs w:val="26"/>
              </w:rPr>
            </w:pPr>
            <w:r>
              <w:rPr>
                <w:szCs w:val="26"/>
              </w:rPr>
              <w:t>Giao dịch backdate (Tích hợp dữ liệu hạch toán backdate)</w:t>
            </w:r>
          </w:p>
          <w:p w:rsidRPr="003C10EF" w:rsidR="00462917" w:rsidP="00911383" w:rsidRDefault="006C16E7" w14:paraId="53134808" w14:textId="77777777">
            <w:pPr>
              <w:pStyle w:val="ListParagraph"/>
              <w:numPr>
                <w:ilvl w:val="0"/>
                <w:numId w:val="33"/>
              </w:numPr>
              <w:spacing w:before="60" w:after="144" w:afterLines="60" w:line="295" w:lineRule="auto"/>
              <w:jc w:val="both"/>
              <w:rPr>
                <w:color w:val="000000"/>
              </w:rPr>
            </w:pPr>
            <w:r>
              <w:rPr>
                <w:szCs w:val="26"/>
              </w:rPr>
              <w:t>Giao dịch điều chỉnh – Xử lý nợ (Tích hợp các dữ liệu XL trên Core và tạo bút toán điều chỉnh tương ứng)</w:t>
            </w:r>
          </w:p>
          <w:p w:rsidR="003C10EF" w:rsidP="003C10EF" w:rsidRDefault="003C10EF" w14:paraId="25BF430F" w14:textId="77777777">
            <w:pPr>
              <w:spacing w:before="60" w:after="144" w:afterLines="60" w:line="295" w:lineRule="auto"/>
              <w:jc w:val="both"/>
              <w:rPr>
                <w:szCs w:val="26"/>
              </w:rPr>
            </w:pPr>
            <w:r w:rsidRPr="003C10EF">
              <w:rPr>
                <w:szCs w:val="26"/>
                <w:u w:val="single"/>
              </w:rPr>
              <w:t>Hệ thống Core mới</w:t>
            </w:r>
            <w:r>
              <w:rPr>
                <w:szCs w:val="26"/>
              </w:rPr>
              <w:t>:</w:t>
            </w:r>
          </w:p>
          <w:p w:rsidRPr="004E178D" w:rsidR="003C10EF" w:rsidP="003C10EF" w:rsidRDefault="00C86FE7" w14:paraId="357C5C5C" w14:textId="77777777">
            <w:pPr>
              <w:pStyle w:val="ListParagraph"/>
              <w:numPr>
                <w:ilvl w:val="0"/>
                <w:numId w:val="33"/>
              </w:numPr>
              <w:spacing w:before="60" w:after="144" w:afterLines="60" w:line="295" w:lineRule="auto"/>
              <w:jc w:val="both"/>
              <w:rPr>
                <w:szCs w:val="26"/>
              </w:rPr>
            </w:pPr>
            <w:r>
              <w:rPr>
                <w:szCs w:val="26"/>
              </w:rPr>
              <w:t>Số dư ngày</w:t>
            </w:r>
            <w:r w:rsidR="00CB06B7">
              <w:rPr>
                <w:szCs w:val="26"/>
              </w:rPr>
              <w:t xml:space="preserve"> </w:t>
            </w:r>
            <w:r w:rsidR="003C10EF">
              <w:rPr>
                <w:szCs w:val="26"/>
              </w:rPr>
              <w:t xml:space="preserve">(Tích hợp Tổng phát sinh Nợ/Có ngày của từng Tài khoản GL theo chi nhánh/PGD, loại </w:t>
            </w:r>
            <w:r w:rsidR="003C10EF">
              <w:rPr>
                <w:szCs w:val="26"/>
              </w:rPr>
              <w:t>tiền từ hệ thống Core. Doanh số ngày này không bao gồm các giao dịch backdate)</w:t>
            </w:r>
          </w:p>
          <w:p w:rsidR="003C10EF" w:rsidP="003C10EF" w:rsidRDefault="003C10EF" w14:paraId="7EEFFAF4" w14:textId="77777777">
            <w:pPr>
              <w:pStyle w:val="ListParagraph"/>
              <w:numPr>
                <w:ilvl w:val="0"/>
                <w:numId w:val="33"/>
              </w:numPr>
              <w:spacing w:before="60" w:after="144" w:afterLines="60" w:line="295" w:lineRule="auto"/>
              <w:jc w:val="both"/>
              <w:rPr>
                <w:szCs w:val="26"/>
              </w:rPr>
            </w:pPr>
            <w:r>
              <w:rPr>
                <w:szCs w:val="26"/>
              </w:rPr>
              <w:t>Giao dịch backdate (Tích hợp dữ liệu hạch toán backdate từ hệ thống Core)</w:t>
            </w:r>
          </w:p>
          <w:p w:rsidRPr="003C10EF" w:rsidR="003C10EF" w:rsidP="003C10EF" w:rsidRDefault="003C10EF" w14:paraId="577B520F" w14:textId="77777777">
            <w:pPr>
              <w:pStyle w:val="ListParagraph"/>
              <w:numPr>
                <w:ilvl w:val="0"/>
                <w:numId w:val="33"/>
              </w:numPr>
              <w:spacing w:before="60" w:after="144" w:afterLines="60" w:line="295" w:lineRule="auto"/>
              <w:jc w:val="both"/>
              <w:rPr>
                <w:color w:val="000000"/>
              </w:rPr>
            </w:pPr>
            <w:r>
              <w:rPr>
                <w:szCs w:val="26"/>
              </w:rPr>
              <w:t>Dữ liệu Gateway (Tích hợp Tổng phát sinh Nợ/Có ngày của từng Tài khoản GL theo chi nhánh/PGD, loại tiền từ hệ thống Gateway).</w:t>
            </w:r>
          </w:p>
        </w:tc>
      </w:tr>
      <w:tr w:rsidRPr="006B4CAD" w:rsidR="00462917" w:rsidTr="00462917" w14:paraId="2B23634D" w14:textId="77777777">
        <w:trPr>
          <w:trHeight w:val="567"/>
        </w:trPr>
        <w:tc>
          <w:tcPr>
            <w:tcW w:w="709" w:type="dxa"/>
            <w:tcBorders>
              <w:top w:val="nil"/>
              <w:left w:val="single" w:color="auto" w:sz="4" w:space="0"/>
              <w:bottom w:val="single" w:color="auto" w:sz="4" w:space="0"/>
              <w:right w:val="single" w:color="auto" w:sz="4" w:space="0"/>
            </w:tcBorders>
            <w:shd w:val="clear" w:color="auto" w:fill="auto"/>
            <w:noWrap/>
            <w:vAlign w:val="center"/>
          </w:tcPr>
          <w:p w:rsidRPr="003715E1" w:rsidR="00462917" w:rsidP="00911383" w:rsidRDefault="00462917" w14:paraId="173CD8D5" w14:textId="77777777">
            <w:pPr>
              <w:numPr>
                <w:ilvl w:val="0"/>
                <w:numId w:val="31"/>
              </w:numPr>
              <w:spacing w:line="295" w:lineRule="auto"/>
              <w:jc w:val="both"/>
              <w:rPr>
                <w:color w:val="000000"/>
              </w:rPr>
            </w:pPr>
          </w:p>
        </w:tc>
        <w:tc>
          <w:tcPr>
            <w:tcW w:w="2711" w:type="dxa"/>
            <w:tcBorders>
              <w:top w:val="nil"/>
              <w:left w:val="nil"/>
              <w:bottom w:val="single" w:color="auto" w:sz="4" w:space="0"/>
              <w:right w:val="single" w:color="auto" w:sz="4" w:space="0"/>
            </w:tcBorders>
            <w:shd w:val="clear" w:color="auto" w:fill="auto"/>
            <w:noWrap/>
            <w:vAlign w:val="center"/>
          </w:tcPr>
          <w:p w:rsidRPr="00B17195" w:rsidR="00462917" w:rsidP="00911383" w:rsidRDefault="006C16E7" w14:paraId="1457264B" w14:textId="77777777">
            <w:pPr>
              <w:spacing w:line="295" w:lineRule="auto"/>
              <w:jc w:val="both"/>
              <w:rPr>
                <w:b/>
                <w:bCs/>
                <w:color w:val="000000"/>
              </w:rPr>
            </w:pPr>
            <w:r w:rsidRPr="00462917">
              <w:rPr>
                <w:szCs w:val="26"/>
              </w:rPr>
              <w:t>Tích hợp</w:t>
            </w:r>
            <w:r>
              <w:rPr>
                <w:szCs w:val="26"/>
              </w:rPr>
              <w:t xml:space="preserve"> tỷ giá cuối ngày</w:t>
            </w:r>
          </w:p>
        </w:tc>
        <w:tc>
          <w:tcPr>
            <w:tcW w:w="5850" w:type="dxa"/>
            <w:tcBorders>
              <w:top w:val="nil"/>
              <w:left w:val="nil"/>
              <w:bottom w:val="single" w:color="auto" w:sz="4" w:space="0"/>
              <w:right w:val="single" w:color="auto" w:sz="4" w:space="0"/>
            </w:tcBorders>
            <w:vAlign w:val="center"/>
          </w:tcPr>
          <w:p w:rsidR="00462917" w:rsidP="00911383" w:rsidRDefault="006C16E7" w14:paraId="6E64C696" w14:textId="77777777">
            <w:pPr>
              <w:spacing w:line="295" w:lineRule="auto"/>
              <w:jc w:val="both"/>
              <w:rPr>
                <w:color w:val="000000"/>
              </w:rPr>
            </w:pPr>
            <w:r>
              <w:rPr>
                <w:szCs w:val="26"/>
              </w:rPr>
              <w:t>Tích hợp tỷ giá cuối ngày (Mid/Buy/Sell) từ Corebanking về ERP, để phục vụ cho các bút toán cuối ngày và các báo cáo cân đối quy đổi tại ERP</w:t>
            </w:r>
          </w:p>
        </w:tc>
      </w:tr>
      <w:tr w:rsidRPr="006B4CAD" w:rsidR="00462917" w:rsidTr="00462917" w14:paraId="5CAC23BA" w14:textId="77777777">
        <w:trPr>
          <w:trHeight w:val="567"/>
        </w:trPr>
        <w:tc>
          <w:tcPr>
            <w:tcW w:w="709" w:type="dxa"/>
            <w:tcBorders>
              <w:top w:val="nil"/>
              <w:left w:val="single" w:color="auto" w:sz="4" w:space="0"/>
              <w:bottom w:val="single" w:color="auto" w:sz="4" w:space="0"/>
              <w:right w:val="single" w:color="auto" w:sz="4" w:space="0"/>
            </w:tcBorders>
            <w:shd w:val="clear" w:color="auto" w:fill="auto"/>
            <w:noWrap/>
            <w:vAlign w:val="center"/>
          </w:tcPr>
          <w:p w:rsidRPr="003715E1" w:rsidR="00462917" w:rsidP="00911383" w:rsidRDefault="00462917" w14:paraId="07A54FBA" w14:textId="77777777">
            <w:pPr>
              <w:numPr>
                <w:ilvl w:val="0"/>
                <w:numId w:val="31"/>
              </w:numPr>
              <w:spacing w:line="295" w:lineRule="auto"/>
              <w:jc w:val="both"/>
              <w:rPr>
                <w:color w:val="000000"/>
              </w:rPr>
            </w:pPr>
          </w:p>
        </w:tc>
        <w:tc>
          <w:tcPr>
            <w:tcW w:w="2711" w:type="dxa"/>
            <w:tcBorders>
              <w:top w:val="nil"/>
              <w:left w:val="nil"/>
              <w:bottom w:val="single" w:color="auto" w:sz="4" w:space="0"/>
              <w:right w:val="single" w:color="auto" w:sz="4" w:space="0"/>
            </w:tcBorders>
            <w:shd w:val="clear" w:color="auto" w:fill="auto"/>
            <w:noWrap/>
            <w:vAlign w:val="center"/>
          </w:tcPr>
          <w:p w:rsidRPr="00D364B5" w:rsidR="00462917" w:rsidP="00911383" w:rsidRDefault="006C16E7" w14:paraId="6BF0425F" w14:textId="77777777">
            <w:pPr>
              <w:spacing w:line="295" w:lineRule="auto"/>
              <w:jc w:val="both"/>
              <w:rPr>
                <w:b/>
                <w:bCs/>
                <w:color w:val="000000"/>
              </w:rPr>
            </w:pPr>
            <w:r w:rsidRPr="00462917">
              <w:rPr>
                <w:szCs w:val="26"/>
              </w:rPr>
              <w:t>Tích hợp</w:t>
            </w:r>
            <w:r>
              <w:rPr>
                <w:szCs w:val="26"/>
              </w:rPr>
              <w:t xml:space="preserve"> tạm ứng ấn chỉ</w:t>
            </w:r>
          </w:p>
        </w:tc>
        <w:tc>
          <w:tcPr>
            <w:tcW w:w="5850" w:type="dxa"/>
            <w:tcBorders>
              <w:top w:val="nil"/>
              <w:left w:val="nil"/>
              <w:bottom w:val="single" w:color="auto" w:sz="4" w:space="0"/>
              <w:right w:val="single" w:color="auto" w:sz="4" w:space="0"/>
            </w:tcBorders>
            <w:vAlign w:val="center"/>
          </w:tcPr>
          <w:p w:rsidR="00462917" w:rsidP="00911383" w:rsidRDefault="006C16E7" w14:paraId="7B2F325D" w14:textId="77777777">
            <w:pPr>
              <w:spacing w:line="295" w:lineRule="auto"/>
              <w:jc w:val="both"/>
              <w:rPr>
                <w:color w:val="000000"/>
              </w:rPr>
            </w:pPr>
            <w:r>
              <w:t xml:space="preserve">Tích hợp nghiệp vụ tạm ứng </w:t>
            </w:r>
            <w:r w:rsidRPr="00C750D1">
              <w:rPr>
                <w:szCs w:val="26"/>
                <w:lang w:bidi="en-US"/>
              </w:rPr>
              <w:t>giấy tờ in quan trọng</w:t>
            </w:r>
            <w:r>
              <w:rPr>
                <w:szCs w:val="26"/>
                <w:lang w:bidi="en-US"/>
              </w:rPr>
              <w:t>/ Thẻ tiết kiệm (mã AC01/ERP01474, ERP01475, ERP01553) từ chi nhánh cho các phòng giao dịch được thực hiện trên ERP</w:t>
            </w:r>
            <w:r w:rsidRPr="00C750D1">
              <w:rPr>
                <w:szCs w:val="26"/>
                <w:lang w:bidi="en-US"/>
              </w:rPr>
              <w:t xml:space="preserve"> </w:t>
            </w:r>
            <w:r>
              <w:rPr>
                <w:szCs w:val="26"/>
                <w:lang w:bidi="en-US"/>
              </w:rPr>
              <w:t>sang</w:t>
            </w:r>
            <w:r w:rsidRPr="00C750D1">
              <w:rPr>
                <w:szCs w:val="26"/>
                <w:lang w:bidi="en-US"/>
              </w:rPr>
              <w:t xml:space="preserve"> ứng dụng Host</w:t>
            </w:r>
          </w:p>
        </w:tc>
      </w:tr>
      <w:tr w:rsidRPr="006B4CAD" w:rsidR="00462917" w:rsidTr="00462917" w14:paraId="5E63FF7F" w14:textId="77777777">
        <w:trPr>
          <w:trHeight w:val="567"/>
        </w:trPr>
        <w:tc>
          <w:tcPr>
            <w:tcW w:w="709" w:type="dxa"/>
            <w:tcBorders>
              <w:top w:val="nil"/>
              <w:left w:val="single" w:color="auto" w:sz="4" w:space="0"/>
              <w:bottom w:val="single" w:color="auto" w:sz="4" w:space="0"/>
              <w:right w:val="single" w:color="auto" w:sz="4" w:space="0"/>
            </w:tcBorders>
            <w:shd w:val="clear" w:color="auto" w:fill="auto"/>
            <w:noWrap/>
            <w:vAlign w:val="center"/>
          </w:tcPr>
          <w:p w:rsidR="00462917" w:rsidP="00911383" w:rsidRDefault="00462917" w14:paraId="52E37FD8" w14:textId="77777777">
            <w:pPr>
              <w:numPr>
                <w:ilvl w:val="0"/>
                <w:numId w:val="31"/>
              </w:numPr>
              <w:spacing w:line="295" w:lineRule="auto"/>
              <w:jc w:val="both"/>
              <w:rPr>
                <w:color w:val="000000"/>
              </w:rPr>
            </w:pPr>
          </w:p>
        </w:tc>
        <w:tc>
          <w:tcPr>
            <w:tcW w:w="2711" w:type="dxa"/>
            <w:tcBorders>
              <w:top w:val="nil"/>
              <w:left w:val="nil"/>
              <w:bottom w:val="single" w:color="auto" w:sz="4" w:space="0"/>
              <w:right w:val="single" w:color="auto" w:sz="4" w:space="0"/>
            </w:tcBorders>
            <w:shd w:val="clear" w:color="auto" w:fill="auto"/>
            <w:noWrap/>
            <w:vAlign w:val="center"/>
          </w:tcPr>
          <w:p w:rsidRPr="009F0BBE" w:rsidR="00462917" w:rsidP="00911383" w:rsidRDefault="006C16E7" w14:paraId="7CAC632C" w14:textId="77777777">
            <w:pPr>
              <w:spacing w:line="295" w:lineRule="auto"/>
              <w:jc w:val="both"/>
              <w:rPr>
                <w:b/>
              </w:rPr>
            </w:pPr>
            <w:r w:rsidRPr="009F0BBE">
              <w:rPr>
                <w:szCs w:val="26"/>
              </w:rPr>
              <w:t xml:space="preserve">Tích hợp </w:t>
            </w:r>
            <w:r w:rsidRPr="009F0BBE">
              <w:t>phát hành ấn chỉ</w:t>
            </w:r>
          </w:p>
        </w:tc>
        <w:tc>
          <w:tcPr>
            <w:tcW w:w="5850" w:type="dxa"/>
            <w:tcBorders>
              <w:top w:val="nil"/>
              <w:left w:val="nil"/>
              <w:bottom w:val="single" w:color="auto" w:sz="4" w:space="0"/>
              <w:right w:val="single" w:color="auto" w:sz="4" w:space="0"/>
            </w:tcBorders>
            <w:vAlign w:val="center"/>
          </w:tcPr>
          <w:p w:rsidRPr="009F0BBE" w:rsidR="00462917" w:rsidP="00911383" w:rsidRDefault="006C16E7" w14:paraId="7C6589CA" w14:textId="77777777">
            <w:pPr>
              <w:spacing w:line="295" w:lineRule="auto"/>
              <w:jc w:val="both"/>
            </w:pPr>
            <w:r w:rsidRPr="009F0BBE">
              <w:t>Tích hợp nghiệp vụ xuất phát hành</w:t>
            </w:r>
            <w:r w:rsidRPr="009F0BBE" w:rsidR="009F0BBE">
              <w:t xml:space="preserve"> ấn chỉ từ Core về ERP, tạo thành các giao dịch xuất phát hành trên ERP.</w:t>
            </w:r>
            <w:r w:rsidRPr="009F0BBE">
              <w:t xml:space="preserve"> </w:t>
            </w:r>
          </w:p>
        </w:tc>
      </w:tr>
      <w:tr w:rsidRPr="006B4CAD" w:rsidR="00462917" w:rsidTr="00462917" w14:paraId="537D3F5B" w14:textId="77777777">
        <w:trPr>
          <w:trHeight w:val="567"/>
        </w:trPr>
        <w:tc>
          <w:tcPr>
            <w:tcW w:w="709" w:type="dxa"/>
            <w:tcBorders>
              <w:top w:val="nil"/>
              <w:left w:val="single" w:color="auto" w:sz="4" w:space="0"/>
              <w:bottom w:val="single" w:color="auto" w:sz="4" w:space="0"/>
              <w:right w:val="single" w:color="auto" w:sz="4" w:space="0"/>
            </w:tcBorders>
            <w:shd w:val="clear" w:color="auto" w:fill="auto"/>
            <w:noWrap/>
            <w:vAlign w:val="center"/>
          </w:tcPr>
          <w:p w:rsidR="00462917" w:rsidP="00911383" w:rsidRDefault="00462917" w14:paraId="3D4D8161" w14:textId="77777777">
            <w:pPr>
              <w:numPr>
                <w:ilvl w:val="0"/>
                <w:numId w:val="31"/>
              </w:numPr>
              <w:spacing w:line="295" w:lineRule="auto"/>
              <w:jc w:val="both"/>
              <w:rPr>
                <w:color w:val="000000"/>
              </w:rPr>
            </w:pPr>
          </w:p>
        </w:tc>
        <w:tc>
          <w:tcPr>
            <w:tcW w:w="2711" w:type="dxa"/>
            <w:tcBorders>
              <w:top w:val="nil"/>
              <w:left w:val="nil"/>
              <w:bottom w:val="single" w:color="auto" w:sz="4" w:space="0"/>
              <w:right w:val="single" w:color="auto" w:sz="4" w:space="0"/>
            </w:tcBorders>
            <w:shd w:val="clear" w:color="auto" w:fill="auto"/>
            <w:noWrap/>
            <w:vAlign w:val="center"/>
          </w:tcPr>
          <w:p w:rsidR="00462917" w:rsidP="00911383" w:rsidRDefault="006C16E7" w14:paraId="616942B3" w14:textId="77777777">
            <w:pPr>
              <w:spacing w:line="295" w:lineRule="auto"/>
              <w:jc w:val="both"/>
              <w:rPr>
                <w:b/>
                <w:color w:val="000000"/>
              </w:rPr>
            </w:pPr>
            <w:r w:rsidRPr="006C16E7">
              <w:rPr>
                <w:szCs w:val="26"/>
              </w:rPr>
              <w:t>Tích hợp DW</w:t>
            </w:r>
          </w:p>
        </w:tc>
        <w:tc>
          <w:tcPr>
            <w:tcW w:w="5850" w:type="dxa"/>
            <w:tcBorders>
              <w:top w:val="nil"/>
              <w:left w:val="nil"/>
              <w:bottom w:val="single" w:color="auto" w:sz="4" w:space="0"/>
              <w:right w:val="single" w:color="auto" w:sz="4" w:space="0"/>
            </w:tcBorders>
            <w:vAlign w:val="center"/>
          </w:tcPr>
          <w:p w:rsidR="00462917" w:rsidP="00911383" w:rsidRDefault="006C16E7" w14:paraId="1E30AC6A" w14:textId="77777777">
            <w:pPr>
              <w:spacing w:line="295" w:lineRule="auto"/>
              <w:jc w:val="both"/>
            </w:pPr>
            <w:r>
              <w:t>Tích hợp dữ liệu từ ERP sang vùng lưu trữ dữ liệu trung gian, phục vụ cho việc khai thác dữ liệu của các hệ thống khác của VCB, bao gồm các bảng dữ liệu sau:</w:t>
            </w:r>
          </w:p>
          <w:p w:rsidR="006C16E7" w:rsidP="00911383" w:rsidRDefault="006C16E7" w14:paraId="4C531AC0" w14:textId="77777777">
            <w:pPr>
              <w:spacing w:line="295" w:lineRule="auto"/>
              <w:jc w:val="both"/>
            </w:pPr>
            <w:r>
              <w:t>+ Dữ liệu doanh số</w:t>
            </w:r>
          </w:p>
          <w:p w:rsidR="006C16E7" w:rsidP="00911383" w:rsidRDefault="006C16E7" w14:paraId="2B361317" w14:textId="77777777">
            <w:pPr>
              <w:spacing w:line="295" w:lineRule="auto"/>
              <w:jc w:val="both"/>
            </w:pPr>
            <w:r>
              <w:t>+ Dữ liệu tích lũy</w:t>
            </w:r>
          </w:p>
          <w:p w:rsidR="006C16E7" w:rsidP="00911383" w:rsidRDefault="006C16E7" w14:paraId="54871CF1" w14:textId="77777777">
            <w:pPr>
              <w:spacing w:line="295" w:lineRule="auto"/>
              <w:jc w:val="both"/>
            </w:pPr>
            <w:r>
              <w:t>+ Dữ liệu diễn giải của giao dịch</w:t>
            </w:r>
          </w:p>
          <w:p w:rsidR="006C16E7" w:rsidP="00911383" w:rsidRDefault="006C16E7" w14:paraId="5E6E1D3F" w14:textId="77777777">
            <w:pPr>
              <w:spacing w:line="295" w:lineRule="auto"/>
              <w:jc w:val="both"/>
            </w:pPr>
            <w:r>
              <w:t>+ Thông tin tài khoản</w:t>
            </w:r>
          </w:p>
          <w:p w:rsidR="006C16E7" w:rsidP="00911383" w:rsidRDefault="006C16E7" w14:paraId="4164CF9B" w14:textId="77777777">
            <w:pPr>
              <w:spacing w:line="295" w:lineRule="auto"/>
              <w:jc w:val="both"/>
            </w:pPr>
            <w:r>
              <w:t>+ Thông tin User</w:t>
            </w:r>
          </w:p>
        </w:tc>
      </w:tr>
      <w:tr w:rsidRPr="006B4CAD" w:rsidR="00462917" w:rsidTr="00462917" w14:paraId="07A43059" w14:textId="77777777">
        <w:trPr>
          <w:trHeight w:val="567"/>
        </w:trPr>
        <w:tc>
          <w:tcPr>
            <w:tcW w:w="709" w:type="dxa"/>
            <w:tcBorders>
              <w:top w:val="nil"/>
              <w:left w:val="single" w:color="auto" w:sz="4" w:space="0"/>
              <w:bottom w:val="single" w:color="auto" w:sz="4" w:space="0"/>
              <w:right w:val="single" w:color="auto" w:sz="4" w:space="0"/>
            </w:tcBorders>
            <w:shd w:val="clear" w:color="auto" w:fill="auto"/>
            <w:noWrap/>
            <w:vAlign w:val="center"/>
          </w:tcPr>
          <w:p w:rsidRPr="00D849E8" w:rsidR="00462917" w:rsidP="00911383" w:rsidRDefault="00462917" w14:paraId="06F45BEE" w14:textId="77777777">
            <w:pPr>
              <w:numPr>
                <w:ilvl w:val="0"/>
                <w:numId w:val="31"/>
              </w:numPr>
              <w:spacing w:line="295" w:lineRule="auto"/>
              <w:jc w:val="both"/>
              <w:rPr>
                <w:color w:val="000000"/>
              </w:rPr>
            </w:pPr>
          </w:p>
        </w:tc>
        <w:tc>
          <w:tcPr>
            <w:tcW w:w="2711" w:type="dxa"/>
            <w:tcBorders>
              <w:top w:val="nil"/>
              <w:left w:val="nil"/>
              <w:bottom w:val="single" w:color="auto" w:sz="4" w:space="0"/>
              <w:right w:val="single" w:color="auto" w:sz="4" w:space="0"/>
            </w:tcBorders>
            <w:shd w:val="clear" w:color="auto" w:fill="auto"/>
            <w:noWrap/>
            <w:vAlign w:val="center"/>
          </w:tcPr>
          <w:p w:rsidR="00462917" w:rsidP="00911383" w:rsidRDefault="006C16E7" w14:paraId="67777314" w14:textId="77777777">
            <w:pPr>
              <w:spacing w:line="295" w:lineRule="auto"/>
              <w:jc w:val="both"/>
              <w:rPr>
                <w:b/>
                <w:color w:val="000000"/>
              </w:rPr>
            </w:pPr>
            <w:r>
              <w:rPr>
                <w:szCs w:val="26"/>
              </w:rPr>
              <w:t>Tích hợp tài sản</w:t>
            </w:r>
          </w:p>
        </w:tc>
        <w:tc>
          <w:tcPr>
            <w:tcW w:w="5850" w:type="dxa"/>
            <w:tcBorders>
              <w:top w:val="nil"/>
              <w:left w:val="nil"/>
              <w:bottom w:val="single" w:color="auto" w:sz="4" w:space="0"/>
              <w:right w:val="single" w:color="auto" w:sz="4" w:space="0"/>
            </w:tcBorders>
            <w:vAlign w:val="center"/>
          </w:tcPr>
          <w:p w:rsidR="00462917" w:rsidP="00911383" w:rsidRDefault="006C16E7" w14:paraId="6C86BA41" w14:textId="77777777">
            <w:pPr>
              <w:spacing w:line="295" w:lineRule="auto"/>
              <w:jc w:val="both"/>
            </w:pPr>
            <w:r>
              <w:t>Tích hợp thông tin tài sản từ ERP sang chương trình quản lý tài sản, phục vụ cho việc khai thác các báo cáo ISO theo quy định của VCB</w:t>
            </w:r>
          </w:p>
        </w:tc>
      </w:tr>
    </w:tbl>
    <w:p w:rsidR="005A6832" w:rsidRDefault="005A6832" w14:paraId="40DF8CFD" w14:textId="77777777">
      <w:pPr>
        <w:spacing w:before="0" w:after="0"/>
        <w:rPr>
          <w:rFonts w:eastAsia="Calibri"/>
          <w:b/>
          <w:bCs/>
          <w:sz w:val="26"/>
          <w:szCs w:val="26"/>
          <w:lang w:eastAsia="x-none"/>
        </w:rPr>
      </w:pPr>
      <w:r>
        <w:rPr>
          <w:sz w:val="26"/>
          <w:szCs w:val="26"/>
        </w:rPr>
        <w:br w:type="page"/>
      </w:r>
    </w:p>
    <w:p w:rsidRPr="0023214D" w:rsidR="0023214D" w:rsidP="00911383" w:rsidRDefault="0023214D" w14:paraId="5B30AAC3" w14:textId="77777777">
      <w:pPr>
        <w:pStyle w:val="Heading4"/>
        <w:numPr>
          <w:ilvl w:val="1"/>
          <w:numId w:val="35"/>
        </w:numPr>
        <w:spacing w:line="295" w:lineRule="auto"/>
        <w:jc w:val="both"/>
        <w:rPr>
          <w:sz w:val="26"/>
          <w:szCs w:val="26"/>
        </w:rPr>
      </w:pPr>
      <w:r>
        <w:rPr>
          <w:sz w:val="26"/>
          <w:szCs w:val="26"/>
          <w:lang w:val="en-US"/>
        </w:rPr>
        <w:t xml:space="preserve">Luồng tích hợp </w:t>
      </w:r>
      <w:r w:rsidR="00A00E0B">
        <w:rPr>
          <w:sz w:val="26"/>
          <w:szCs w:val="26"/>
          <w:lang w:val="en-US"/>
        </w:rPr>
        <w:t>và đóng</w:t>
      </w:r>
      <w:r>
        <w:rPr>
          <w:sz w:val="26"/>
          <w:szCs w:val="26"/>
          <w:lang w:val="en-US"/>
        </w:rPr>
        <w:t xml:space="preserve"> ngày trên ERP </w:t>
      </w:r>
      <w:r w:rsidR="00DF30C7">
        <w:rPr>
          <w:sz w:val="26"/>
          <w:szCs w:val="26"/>
          <w:lang w:val="en-US"/>
        </w:rPr>
        <w:t>(Tích hợp với Core cũ)</w:t>
      </w:r>
    </w:p>
    <w:p w:rsidR="0023214D" w:rsidP="00911383" w:rsidRDefault="0023214D" w14:paraId="7513E768" w14:textId="77777777">
      <w:pPr>
        <w:spacing w:line="295" w:lineRule="auto"/>
        <w:jc w:val="both"/>
      </w:pPr>
      <w:r>
        <w:t>Hàng ngày, các chương trình tích hợp trên ERP được tự động vận hành theo luồng sau:</w:t>
      </w:r>
    </w:p>
    <w:p w:rsidR="00931B53" w:rsidP="00911383" w:rsidRDefault="00DF30C7" w14:paraId="17A1888E" w14:textId="77777777">
      <w:pPr>
        <w:spacing w:line="295" w:lineRule="auto"/>
        <w:jc w:val="both"/>
      </w:pPr>
      <w:r w:rsidRPr="009F19A9">
        <w:object w:dxaOrig="11521" w:dyaOrig="9930" w14:anchorId="17B5BE3B">
          <v:shape id="_x0000_i1026" style="width:468pt;height:414pt" o:ole="" type="#_x0000_t75">
            <v:imagedata o:title="" r:id="rId10"/>
          </v:shape>
          <o:OLEObject Type="Embed" ProgID="Visio.Drawing.15" ShapeID="_x0000_i1026" DrawAspect="Content" ObjectID="_1818575879" r:id="rId11"/>
        </w:object>
      </w:r>
    </w:p>
    <w:p w:rsidR="00860A47" w:rsidP="00911383" w:rsidRDefault="00860A47" w14:paraId="2B006829" w14:textId="77777777">
      <w:pPr>
        <w:spacing w:line="295" w:lineRule="auto"/>
        <w:jc w:val="both"/>
      </w:pPr>
      <w:r w:rsidRPr="00193EE8">
        <w:rPr>
          <w:b/>
          <w:bCs/>
          <w:u w:val="single"/>
        </w:rPr>
        <w:t>Mô tả chi tiết</w:t>
      </w:r>
      <w:r w:rsidR="00E9007C">
        <w:t>:</w:t>
      </w:r>
    </w:p>
    <w:p w:rsidR="00E9007C" w:rsidP="00911383" w:rsidRDefault="00E9007C" w14:paraId="49A8A5B1" w14:textId="77777777">
      <w:pPr>
        <w:spacing w:line="295" w:lineRule="auto"/>
        <w:jc w:val="both"/>
      </w:pPr>
    </w:p>
    <w:tbl>
      <w:tblPr>
        <w:tblW w:w="5000" w:type="pct"/>
        <w:tblLayout w:type="fixed"/>
        <w:tblLook w:val="0000" w:firstRow="0" w:lastRow="0" w:firstColumn="0" w:lastColumn="0" w:noHBand="0" w:noVBand="0"/>
      </w:tblPr>
      <w:tblGrid>
        <w:gridCol w:w="1246"/>
        <w:gridCol w:w="1309"/>
        <w:gridCol w:w="1584"/>
        <w:gridCol w:w="3333"/>
        <w:gridCol w:w="1580"/>
      </w:tblGrid>
      <w:tr w:rsidRPr="00312C3A" w:rsidR="00E9007C" w:rsidTr="00193EE8" w14:paraId="15813075" w14:textId="77777777">
        <w:trPr>
          <w:trHeight w:val="525"/>
          <w:tblHeader/>
        </w:trPr>
        <w:tc>
          <w:tcPr>
            <w:tcW w:w="688" w:type="pct"/>
            <w:vMerge w:val="restart"/>
            <w:tcBorders>
              <w:top w:val="single" w:color="auto" w:sz="8" w:space="0"/>
              <w:left w:val="single" w:color="auto" w:sz="8" w:space="0"/>
              <w:right w:val="single" w:color="auto" w:sz="8" w:space="0"/>
            </w:tcBorders>
            <w:shd w:val="clear" w:color="auto" w:fill="1F497D"/>
            <w:vAlign w:val="center"/>
          </w:tcPr>
          <w:p w:rsidRPr="00662C7B" w:rsidR="00E9007C" w:rsidP="00911383" w:rsidRDefault="00E9007C" w14:paraId="65E94500" w14:textId="77777777">
            <w:pPr>
              <w:spacing w:before="60" w:after="144" w:afterLines="60" w:line="295" w:lineRule="auto"/>
              <w:jc w:val="both"/>
              <w:rPr>
                <w:b/>
                <w:bCs/>
                <w:color w:val="FFFFFF"/>
                <w:szCs w:val="26"/>
              </w:rPr>
            </w:pPr>
            <w:r w:rsidRPr="00312C3A">
              <w:rPr>
                <w:b/>
                <w:bCs/>
                <w:color w:val="FFFFFF"/>
                <w:szCs w:val="26"/>
              </w:rPr>
              <w:t xml:space="preserve">Mã </w:t>
            </w:r>
            <w:r>
              <w:rPr>
                <w:b/>
                <w:bCs/>
                <w:color w:val="FFFFFF"/>
                <w:szCs w:val="26"/>
              </w:rPr>
              <w:t>quy trình</w:t>
            </w:r>
          </w:p>
        </w:tc>
        <w:tc>
          <w:tcPr>
            <w:tcW w:w="723" w:type="pct"/>
            <w:vMerge w:val="restart"/>
            <w:tcBorders>
              <w:top w:val="single" w:color="auto" w:sz="8" w:space="0"/>
              <w:left w:val="nil"/>
              <w:right w:val="single" w:color="auto" w:sz="8" w:space="0"/>
            </w:tcBorders>
            <w:shd w:val="clear" w:color="auto" w:fill="1F497D"/>
            <w:vAlign w:val="center"/>
          </w:tcPr>
          <w:p w:rsidRPr="00312C3A" w:rsidR="00E9007C" w:rsidP="00911383" w:rsidRDefault="00E9007C" w14:paraId="4108F8B3" w14:textId="77777777">
            <w:pPr>
              <w:spacing w:before="60" w:after="144" w:afterLines="60" w:line="295" w:lineRule="auto"/>
              <w:jc w:val="both"/>
              <w:rPr>
                <w:b/>
                <w:bCs/>
                <w:color w:val="FFFFFF"/>
                <w:szCs w:val="26"/>
              </w:rPr>
            </w:pPr>
            <w:r w:rsidRPr="00312C3A">
              <w:rPr>
                <w:b/>
                <w:bCs/>
                <w:color w:val="FFFFFF"/>
                <w:szCs w:val="26"/>
              </w:rPr>
              <w:t>T</w:t>
            </w:r>
            <w:r>
              <w:rPr>
                <w:b/>
                <w:bCs/>
                <w:color w:val="FFFFFF"/>
                <w:szCs w:val="26"/>
              </w:rPr>
              <w:t>ên quy trình</w:t>
            </w:r>
          </w:p>
        </w:tc>
        <w:tc>
          <w:tcPr>
            <w:tcW w:w="3589" w:type="pct"/>
            <w:gridSpan w:val="3"/>
            <w:tcBorders>
              <w:top w:val="single" w:color="auto" w:sz="8" w:space="0"/>
              <w:left w:val="nil"/>
              <w:bottom w:val="single" w:color="auto" w:sz="4" w:space="0"/>
              <w:right w:val="single" w:color="auto" w:sz="8" w:space="0"/>
            </w:tcBorders>
            <w:shd w:val="clear" w:color="auto" w:fill="1F497D"/>
            <w:vAlign w:val="center"/>
          </w:tcPr>
          <w:p w:rsidRPr="00312C3A" w:rsidR="00E9007C" w:rsidP="00911383" w:rsidRDefault="00E9007C" w14:paraId="1039D3DB" w14:textId="77777777">
            <w:pPr>
              <w:spacing w:before="60" w:after="144" w:afterLines="60" w:line="295" w:lineRule="auto"/>
              <w:jc w:val="both"/>
              <w:rPr>
                <w:b/>
                <w:bCs/>
                <w:color w:val="FFFFFF"/>
                <w:szCs w:val="26"/>
              </w:rPr>
            </w:pPr>
            <w:r w:rsidRPr="00312C3A">
              <w:rPr>
                <w:b/>
                <w:bCs/>
                <w:color w:val="FFFFFF"/>
                <w:szCs w:val="26"/>
              </w:rPr>
              <w:t>Mô tả chi tiết</w:t>
            </w:r>
          </w:p>
        </w:tc>
      </w:tr>
      <w:tr w:rsidRPr="00312C3A" w:rsidR="00E9007C" w:rsidTr="005D3EFE" w14:paraId="23ACEE3D" w14:textId="77777777">
        <w:trPr>
          <w:trHeight w:val="547"/>
          <w:tblHeader/>
        </w:trPr>
        <w:tc>
          <w:tcPr>
            <w:tcW w:w="688" w:type="pct"/>
            <w:vMerge/>
            <w:tcBorders>
              <w:left w:val="single" w:color="auto" w:sz="8" w:space="0"/>
              <w:bottom w:val="single" w:color="auto" w:sz="4" w:space="0"/>
              <w:right w:val="single" w:color="auto" w:sz="8" w:space="0"/>
            </w:tcBorders>
            <w:shd w:val="clear" w:color="auto" w:fill="1F497D"/>
            <w:vAlign w:val="center"/>
          </w:tcPr>
          <w:p w:rsidRPr="00312C3A" w:rsidR="00E9007C" w:rsidP="00911383" w:rsidRDefault="00E9007C" w14:paraId="182CBF50" w14:textId="77777777">
            <w:pPr>
              <w:spacing w:before="60" w:after="144" w:afterLines="60" w:line="295" w:lineRule="auto"/>
              <w:jc w:val="both"/>
              <w:rPr>
                <w:b/>
                <w:bCs/>
                <w:color w:val="FFFFFF"/>
                <w:szCs w:val="26"/>
              </w:rPr>
            </w:pPr>
          </w:p>
        </w:tc>
        <w:tc>
          <w:tcPr>
            <w:tcW w:w="723" w:type="pct"/>
            <w:vMerge/>
            <w:tcBorders>
              <w:left w:val="nil"/>
              <w:bottom w:val="single" w:color="auto" w:sz="4" w:space="0"/>
              <w:right w:val="single" w:color="auto" w:sz="8" w:space="0"/>
            </w:tcBorders>
            <w:shd w:val="clear" w:color="auto" w:fill="1F497D"/>
            <w:vAlign w:val="center"/>
          </w:tcPr>
          <w:p w:rsidRPr="00312C3A" w:rsidR="00E9007C" w:rsidP="00911383" w:rsidRDefault="00E9007C" w14:paraId="07B42C7E" w14:textId="77777777">
            <w:pPr>
              <w:spacing w:before="60" w:after="144" w:afterLines="60" w:line="295" w:lineRule="auto"/>
              <w:jc w:val="both"/>
              <w:rPr>
                <w:b/>
                <w:bCs/>
                <w:color w:val="FFFFFF"/>
                <w:szCs w:val="26"/>
              </w:rPr>
            </w:pPr>
          </w:p>
        </w:tc>
        <w:tc>
          <w:tcPr>
            <w:tcW w:w="875" w:type="pct"/>
            <w:tcBorders>
              <w:top w:val="single" w:color="auto" w:sz="8" w:space="0"/>
              <w:left w:val="nil"/>
              <w:bottom w:val="single" w:color="auto" w:sz="4" w:space="0"/>
              <w:right w:val="single" w:color="auto" w:sz="8" w:space="0"/>
            </w:tcBorders>
            <w:shd w:val="clear" w:color="auto" w:fill="1F497D"/>
            <w:vAlign w:val="center"/>
          </w:tcPr>
          <w:p w:rsidRPr="00312C3A" w:rsidR="00E9007C" w:rsidP="00911383" w:rsidRDefault="00E9007C" w14:paraId="261B9BBE" w14:textId="77777777">
            <w:pPr>
              <w:spacing w:before="60" w:after="144" w:afterLines="60" w:line="295" w:lineRule="auto"/>
              <w:jc w:val="both"/>
              <w:rPr>
                <w:b/>
                <w:bCs/>
                <w:color w:val="FFFFFF"/>
                <w:szCs w:val="26"/>
              </w:rPr>
            </w:pPr>
            <w:r w:rsidRPr="00312C3A">
              <w:rPr>
                <w:b/>
                <w:bCs/>
                <w:color w:val="FFFFFF"/>
                <w:szCs w:val="26"/>
              </w:rPr>
              <w:t>Đầu vào</w:t>
            </w:r>
          </w:p>
        </w:tc>
        <w:tc>
          <w:tcPr>
            <w:tcW w:w="1841" w:type="pct"/>
            <w:tcBorders>
              <w:top w:val="single" w:color="auto" w:sz="8" w:space="0"/>
              <w:left w:val="nil"/>
              <w:bottom w:val="single" w:color="auto" w:sz="4" w:space="0"/>
              <w:right w:val="single" w:color="auto" w:sz="8" w:space="0"/>
            </w:tcBorders>
            <w:shd w:val="clear" w:color="auto" w:fill="1F497D"/>
            <w:vAlign w:val="center"/>
          </w:tcPr>
          <w:p w:rsidRPr="00312C3A" w:rsidR="00E9007C" w:rsidP="00911383" w:rsidRDefault="00E9007C" w14:paraId="0C3283D2" w14:textId="77777777">
            <w:pPr>
              <w:spacing w:before="60" w:after="144" w:afterLines="60" w:line="295" w:lineRule="auto"/>
              <w:jc w:val="both"/>
              <w:rPr>
                <w:b/>
                <w:bCs/>
                <w:color w:val="FFFFFF"/>
                <w:szCs w:val="26"/>
              </w:rPr>
            </w:pPr>
            <w:r w:rsidRPr="00312C3A">
              <w:rPr>
                <w:b/>
                <w:bCs/>
                <w:color w:val="FFFFFF"/>
                <w:szCs w:val="26"/>
              </w:rPr>
              <w:t>Thực hiện</w:t>
            </w:r>
          </w:p>
        </w:tc>
        <w:tc>
          <w:tcPr>
            <w:tcW w:w="873" w:type="pct"/>
            <w:tcBorders>
              <w:top w:val="single" w:color="auto" w:sz="8" w:space="0"/>
              <w:left w:val="nil"/>
              <w:bottom w:val="single" w:color="auto" w:sz="4" w:space="0"/>
              <w:right w:val="single" w:color="auto" w:sz="8" w:space="0"/>
            </w:tcBorders>
            <w:shd w:val="clear" w:color="auto" w:fill="1F497D"/>
            <w:vAlign w:val="center"/>
          </w:tcPr>
          <w:p w:rsidRPr="00312C3A" w:rsidR="00E9007C" w:rsidP="00911383" w:rsidRDefault="00E9007C" w14:paraId="08F7C0D2" w14:textId="77777777">
            <w:pPr>
              <w:spacing w:before="60" w:after="144" w:afterLines="60" w:line="295" w:lineRule="auto"/>
              <w:jc w:val="both"/>
              <w:rPr>
                <w:b/>
                <w:bCs/>
                <w:color w:val="FFFFFF"/>
                <w:szCs w:val="26"/>
              </w:rPr>
            </w:pPr>
            <w:r w:rsidRPr="00312C3A">
              <w:rPr>
                <w:b/>
                <w:bCs/>
                <w:color w:val="FFFFFF"/>
                <w:szCs w:val="26"/>
              </w:rPr>
              <w:t>Đầu ra</w:t>
            </w:r>
          </w:p>
        </w:tc>
      </w:tr>
      <w:tr w:rsidRPr="00312C3A" w:rsidR="00E9007C" w:rsidTr="005D3EFE" w14:paraId="436E4396"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D3EFE" w:rsidR="00193EE8" w:rsidP="00911383" w:rsidRDefault="00E9007C" w14:paraId="3C3C6B9C" w14:textId="77777777">
            <w:pPr>
              <w:pStyle w:val="ListParagraph"/>
              <w:spacing w:before="6" w:after="6" w:line="295" w:lineRule="auto"/>
              <w:ind w:left="0"/>
              <w:contextualSpacing w:val="0"/>
              <w:jc w:val="both"/>
              <w:rPr>
                <w:szCs w:val="26"/>
              </w:rPr>
            </w:pPr>
            <w:r w:rsidRPr="005D3EFE">
              <w:rPr>
                <w:szCs w:val="26"/>
              </w:rPr>
              <w:t>TH01:</w:t>
            </w:r>
          </w:p>
          <w:p w:rsidRPr="005D3EFE" w:rsidR="00E9007C" w:rsidP="00911383" w:rsidRDefault="00E9007C" w14:paraId="74F90427" w14:textId="77777777">
            <w:pPr>
              <w:pStyle w:val="ListParagraph"/>
              <w:spacing w:before="6" w:after="6" w:line="295" w:lineRule="auto"/>
              <w:ind w:left="0"/>
              <w:contextualSpacing w:val="0"/>
              <w:jc w:val="both"/>
              <w:rPr>
                <w:szCs w:val="26"/>
              </w:rPr>
            </w:pPr>
            <w:r w:rsidRPr="005D3EFE">
              <w:rPr>
                <w:szCs w:val="26"/>
              </w:rPr>
              <w:t>DW_STL</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E9007C" w:rsidP="00911383" w:rsidRDefault="00E9007C" w14:paraId="10214D1F" w14:textId="77777777">
            <w:pPr>
              <w:pStyle w:val="ListParagraph"/>
              <w:spacing w:before="6" w:after="6" w:line="295" w:lineRule="auto"/>
              <w:ind w:left="0"/>
              <w:contextualSpacing w:val="0"/>
              <w:jc w:val="both"/>
              <w:rPr>
                <w:szCs w:val="26"/>
              </w:rPr>
            </w:pPr>
            <w:r w:rsidRPr="005D3EFE">
              <w:rPr>
                <w:szCs w:val="26"/>
              </w:rPr>
              <w:t>Tích hợp thông tin tài khoản cho DWH</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E9007C" w:rsidP="00911383" w:rsidRDefault="00E9007C" w14:paraId="689868F7" w14:textId="77777777">
            <w:pPr>
              <w:spacing w:before="6" w:after="6" w:line="295" w:lineRule="auto"/>
              <w:jc w:val="both"/>
              <w:rPr>
                <w:szCs w:val="26"/>
              </w:rPr>
            </w:pPr>
            <w:r w:rsidRPr="005D3EFE">
              <w:rPr>
                <w:szCs w:val="26"/>
              </w:rPr>
              <w:t>Dữ liệu ngày trên ERP</w:t>
            </w:r>
          </w:p>
        </w:tc>
        <w:tc>
          <w:tcPr>
            <w:tcW w:w="1841" w:type="pct"/>
            <w:tcBorders>
              <w:top w:val="single" w:color="auto" w:sz="4" w:space="0"/>
              <w:left w:val="single" w:color="auto" w:sz="4" w:space="0"/>
              <w:bottom w:val="single" w:color="auto" w:sz="4" w:space="0"/>
              <w:right w:val="single" w:color="auto" w:sz="4" w:space="0"/>
            </w:tcBorders>
          </w:tcPr>
          <w:p w:rsidRPr="005D3EFE" w:rsidR="00E9007C" w:rsidP="00911383" w:rsidRDefault="00E9007C" w14:paraId="39FFA93E" w14:textId="77777777">
            <w:pPr>
              <w:spacing w:before="6" w:after="6" w:line="295" w:lineRule="auto"/>
              <w:jc w:val="both"/>
            </w:pPr>
            <w:r w:rsidRPr="005D3EFE">
              <w:t>ERP đặt Job đẩy dữ liệu ra vào 00:30 Am.</w:t>
            </w:r>
          </w:p>
          <w:p w:rsidRPr="005D3EFE" w:rsidR="00E9007C" w:rsidP="00911383" w:rsidRDefault="00E9007C" w14:paraId="200C7D60" w14:textId="77777777">
            <w:pPr>
              <w:spacing w:before="6" w:after="6" w:line="295" w:lineRule="auto"/>
              <w:jc w:val="both"/>
            </w:pPr>
            <w:r w:rsidRPr="005D3EFE">
              <w:t>Job này bao gồm hai bước:</w:t>
            </w:r>
          </w:p>
          <w:p w:rsidRPr="005D3EFE" w:rsidR="00E9007C" w:rsidP="00911383" w:rsidRDefault="00E9007C" w14:paraId="1A329B27" w14:textId="77777777">
            <w:pPr>
              <w:spacing w:before="6" w:after="6" w:line="295" w:lineRule="auto"/>
              <w:jc w:val="both"/>
            </w:pPr>
            <w:r w:rsidRPr="005D3EFE">
              <w:t>+ Bước 1: Tích hợp Giao dịch từ ERP về DWH (DW_DS)</w:t>
            </w:r>
          </w:p>
          <w:p w:rsidRPr="005D3EFE" w:rsidR="00E9007C" w:rsidP="00911383" w:rsidRDefault="00E9007C" w14:paraId="2276E164" w14:textId="77777777">
            <w:pPr>
              <w:spacing w:before="6" w:after="6" w:line="295" w:lineRule="auto"/>
              <w:jc w:val="both"/>
              <w:rPr>
                <w:szCs w:val="26"/>
              </w:rPr>
            </w:pPr>
            <w:r w:rsidRPr="005D3EFE">
              <w:t>+ Bước 2: Tích hợp thông tin tài khoản từ ERP về DWH sau khi bước trên thực hiện thành công</w:t>
            </w:r>
          </w:p>
        </w:tc>
        <w:tc>
          <w:tcPr>
            <w:tcW w:w="873" w:type="pct"/>
            <w:tcBorders>
              <w:top w:val="single" w:color="auto" w:sz="4" w:space="0"/>
              <w:left w:val="single" w:color="auto" w:sz="4" w:space="0"/>
              <w:bottom w:val="single" w:color="auto" w:sz="4" w:space="0"/>
              <w:right w:val="single" w:color="auto" w:sz="4" w:space="0"/>
            </w:tcBorders>
          </w:tcPr>
          <w:p w:rsidRPr="005D3EFE" w:rsidR="00E9007C" w:rsidP="00911383" w:rsidRDefault="00E9007C" w14:paraId="45B171F9" w14:textId="77777777">
            <w:pPr>
              <w:pStyle w:val="ListParagraph"/>
              <w:spacing w:before="6" w:after="6" w:line="295" w:lineRule="auto"/>
              <w:ind w:left="0"/>
              <w:contextualSpacing w:val="0"/>
              <w:jc w:val="both"/>
              <w:rPr>
                <w:szCs w:val="26"/>
              </w:rPr>
            </w:pPr>
            <w:r w:rsidRPr="005D3EFE">
              <w:rPr>
                <w:szCs w:val="26"/>
              </w:rPr>
              <w:t>Trên bảng cờ tích hợp</w:t>
            </w:r>
            <w:r w:rsidRPr="005D3EFE" w:rsidR="00193EE8">
              <w:rPr>
                <w:szCs w:val="26"/>
              </w:rPr>
              <w:t xml:space="preserve"> của dữ liệu thông tin tài khoản</w:t>
            </w:r>
            <w:r w:rsidRPr="005D3EFE">
              <w:rPr>
                <w:szCs w:val="26"/>
              </w:rPr>
              <w:t>, cờ ERP_FIS = Y</w:t>
            </w:r>
          </w:p>
        </w:tc>
      </w:tr>
      <w:tr w:rsidRPr="00312C3A" w:rsidR="00E9007C" w:rsidTr="005D3EFE" w14:paraId="64CD0159"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D3EFE" w:rsidR="00E9007C" w:rsidP="00911383" w:rsidRDefault="00E9007C" w14:paraId="78239B12" w14:textId="77777777">
            <w:pPr>
              <w:pStyle w:val="ListParagraph"/>
              <w:spacing w:before="6" w:after="6" w:line="295" w:lineRule="auto"/>
              <w:ind w:left="0"/>
              <w:contextualSpacing w:val="0"/>
              <w:jc w:val="both"/>
              <w:rPr>
                <w:szCs w:val="26"/>
              </w:rPr>
            </w:pPr>
            <w:r w:rsidRPr="005D3EFE">
              <w:rPr>
                <w:szCs w:val="26"/>
              </w:rPr>
              <w:t>TH02:</w:t>
            </w:r>
          </w:p>
          <w:p w:rsidRPr="005D3EFE" w:rsidR="00E9007C" w:rsidP="00911383" w:rsidRDefault="00E9007C" w14:paraId="0900E99E" w14:textId="77777777">
            <w:pPr>
              <w:pStyle w:val="ListParagraph"/>
              <w:spacing w:before="6" w:after="6" w:line="295" w:lineRule="auto"/>
              <w:ind w:left="0"/>
              <w:contextualSpacing w:val="0"/>
              <w:jc w:val="both"/>
              <w:rPr>
                <w:szCs w:val="26"/>
              </w:rPr>
            </w:pPr>
            <w:r w:rsidRPr="005D3EFE">
              <w:rPr>
                <w:szCs w:val="26"/>
              </w:rPr>
              <w:t>DW_US</w:t>
            </w:r>
            <w:r w:rsidRPr="005D3EFE" w:rsidR="00193EE8">
              <w:rPr>
                <w:szCs w:val="26"/>
              </w:rPr>
              <w:t>R</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E9007C" w:rsidP="00911383" w:rsidRDefault="00E9007C" w14:paraId="030F116B" w14:textId="77777777">
            <w:pPr>
              <w:pStyle w:val="ListParagraph"/>
              <w:spacing w:before="6" w:after="6" w:line="295" w:lineRule="auto"/>
              <w:ind w:left="0"/>
              <w:contextualSpacing w:val="0"/>
              <w:jc w:val="both"/>
              <w:rPr>
                <w:szCs w:val="26"/>
              </w:rPr>
            </w:pPr>
            <w:r w:rsidRPr="005D3EFE">
              <w:rPr>
                <w:szCs w:val="26"/>
              </w:rPr>
              <w:t xml:space="preserve">Tích hợp </w:t>
            </w:r>
            <w:r w:rsidRPr="005D3EFE">
              <w:t>thông tin USER từ ERP về DWH</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E9007C" w:rsidP="00911383" w:rsidRDefault="00E9007C" w14:paraId="741BE021" w14:textId="77777777">
            <w:pPr>
              <w:spacing w:before="6" w:after="6" w:line="295" w:lineRule="auto"/>
              <w:jc w:val="both"/>
              <w:rPr>
                <w:szCs w:val="26"/>
              </w:rPr>
            </w:pPr>
            <w:r w:rsidRPr="005D3EFE">
              <w:rPr>
                <w:szCs w:val="26"/>
              </w:rPr>
              <w:t>Dữ liệu User tại ERP</w:t>
            </w:r>
          </w:p>
        </w:tc>
        <w:tc>
          <w:tcPr>
            <w:tcW w:w="1841" w:type="pct"/>
            <w:tcBorders>
              <w:top w:val="single" w:color="auto" w:sz="4" w:space="0"/>
              <w:left w:val="single" w:color="auto" w:sz="4" w:space="0"/>
              <w:bottom w:val="single" w:color="auto" w:sz="4" w:space="0"/>
              <w:right w:val="single" w:color="auto" w:sz="4" w:space="0"/>
            </w:tcBorders>
          </w:tcPr>
          <w:p w:rsidRPr="005D3EFE" w:rsidR="00E9007C" w:rsidP="00911383" w:rsidRDefault="00E9007C" w14:paraId="6C723CE9" w14:textId="77777777">
            <w:pPr>
              <w:pStyle w:val="NormalWeb"/>
              <w:shd w:val="clear" w:color="auto" w:fill="FFFFFF"/>
              <w:spacing w:before="0" w:beforeAutospacing="0" w:after="0" w:afterAutospacing="0" w:line="295" w:lineRule="auto"/>
              <w:jc w:val="both"/>
            </w:pPr>
            <w:r w:rsidRPr="005D3EFE">
              <w:t>ERP đặt Job đẩy dữ liệu ra vào 00:45 Am.</w:t>
            </w:r>
          </w:p>
          <w:p w:rsidRPr="005D3EFE" w:rsidR="00E9007C" w:rsidP="00911383" w:rsidRDefault="00E9007C" w14:paraId="7597AF34" w14:textId="77777777">
            <w:pPr>
              <w:spacing w:before="6" w:after="6" w:line="295" w:lineRule="auto"/>
              <w:jc w:val="both"/>
              <w:rPr>
                <w:szCs w:val="26"/>
              </w:rPr>
            </w:pPr>
          </w:p>
        </w:tc>
        <w:tc>
          <w:tcPr>
            <w:tcW w:w="873" w:type="pct"/>
            <w:tcBorders>
              <w:top w:val="single" w:color="auto" w:sz="4" w:space="0"/>
              <w:left w:val="single" w:color="auto" w:sz="4" w:space="0"/>
              <w:bottom w:val="single" w:color="auto" w:sz="4" w:space="0"/>
              <w:right w:val="single" w:color="auto" w:sz="4" w:space="0"/>
            </w:tcBorders>
          </w:tcPr>
          <w:p w:rsidRPr="005D3EFE" w:rsidR="00E9007C" w:rsidP="00911383" w:rsidRDefault="00E9007C" w14:paraId="572941C5" w14:textId="77777777">
            <w:pPr>
              <w:pStyle w:val="ListParagraph"/>
              <w:spacing w:before="6" w:after="6" w:line="295" w:lineRule="auto"/>
              <w:ind w:left="0"/>
              <w:contextualSpacing w:val="0"/>
              <w:jc w:val="both"/>
              <w:rPr>
                <w:szCs w:val="26"/>
              </w:rPr>
            </w:pPr>
            <w:r w:rsidRPr="005D3EFE">
              <w:rPr>
                <w:szCs w:val="26"/>
              </w:rPr>
              <w:t>Trên bảng cờ tích hợp</w:t>
            </w:r>
            <w:r w:rsidRPr="005D3EFE" w:rsidR="00193EE8">
              <w:rPr>
                <w:szCs w:val="26"/>
              </w:rPr>
              <w:t xml:space="preserve"> của thông tin User</w:t>
            </w:r>
            <w:r w:rsidRPr="005D3EFE">
              <w:rPr>
                <w:szCs w:val="26"/>
              </w:rPr>
              <w:t>, cờ ERP_FIS = Y</w:t>
            </w:r>
          </w:p>
        </w:tc>
      </w:tr>
      <w:tr w:rsidRPr="005D760D" w:rsidR="00E9007C" w:rsidTr="005D3EFE" w14:paraId="29360AD6"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D3EFE" w:rsidR="00E9007C" w:rsidP="00911383" w:rsidRDefault="00E9007C" w14:paraId="27B9AAEB" w14:textId="77777777">
            <w:pPr>
              <w:pStyle w:val="ListParagraph"/>
              <w:spacing w:before="6" w:after="6" w:line="295" w:lineRule="auto"/>
              <w:ind w:left="0"/>
              <w:contextualSpacing w:val="0"/>
              <w:jc w:val="both"/>
              <w:rPr>
                <w:szCs w:val="26"/>
              </w:rPr>
            </w:pPr>
            <w:r w:rsidRPr="005D3EFE">
              <w:rPr>
                <w:szCs w:val="26"/>
              </w:rPr>
              <w:t>TH03:</w:t>
            </w:r>
          </w:p>
          <w:p w:rsidRPr="005D3EFE" w:rsidR="00E9007C" w:rsidP="00911383" w:rsidRDefault="00E9007C" w14:paraId="18DECF51" w14:textId="77777777">
            <w:pPr>
              <w:pStyle w:val="ListParagraph"/>
              <w:spacing w:before="6" w:after="6" w:line="295" w:lineRule="auto"/>
              <w:ind w:left="0"/>
              <w:contextualSpacing w:val="0"/>
              <w:jc w:val="both"/>
              <w:rPr>
                <w:szCs w:val="26"/>
              </w:rPr>
            </w:pPr>
            <w:r w:rsidRPr="005D3EFE">
              <w:rPr>
                <w:szCs w:val="26"/>
              </w:rPr>
              <w:t>DV_CORE</w:t>
            </w:r>
          </w:p>
          <w:p w:rsidRPr="005D3EFE" w:rsidR="00E9007C" w:rsidP="00911383" w:rsidRDefault="00E9007C" w14:paraId="36C41704" w14:textId="77777777">
            <w:pPr>
              <w:pStyle w:val="ListParagraph"/>
              <w:spacing w:before="6" w:after="6" w:line="295" w:lineRule="auto"/>
              <w:ind w:left="0"/>
              <w:contextualSpacing w:val="0"/>
              <w:jc w:val="both"/>
              <w:rPr>
                <w:szCs w:val="26"/>
              </w:rPr>
            </w:pP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E9007C" w:rsidP="00911383" w:rsidRDefault="00E9007C" w14:paraId="1BB3BDF6" w14:textId="77777777">
            <w:pPr>
              <w:pStyle w:val="ListParagraph"/>
              <w:spacing w:before="6" w:after="6" w:line="295" w:lineRule="auto"/>
              <w:ind w:left="0"/>
              <w:jc w:val="both"/>
              <w:rPr>
                <w:szCs w:val="26"/>
              </w:rPr>
            </w:pPr>
            <w:r w:rsidRPr="005D3EFE">
              <w:t>Tích hợp chi nhánh từ nguồn Core</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E9007C" w:rsidP="00911383" w:rsidRDefault="00E9007C" w14:paraId="598B411C" w14:textId="77777777">
            <w:pPr>
              <w:spacing w:before="6" w:after="6" w:line="295" w:lineRule="auto"/>
              <w:jc w:val="both"/>
              <w:rPr>
                <w:szCs w:val="26"/>
              </w:rPr>
            </w:pPr>
            <w:r w:rsidRPr="005D3EFE">
              <w:rPr>
                <w:szCs w:val="26"/>
              </w:rPr>
              <w:t>Trên bảng cờ tích hợp của dữ liệu chi nhánh Core, cờ ERP_VCB = Y</w:t>
            </w:r>
          </w:p>
        </w:tc>
        <w:tc>
          <w:tcPr>
            <w:tcW w:w="1841" w:type="pct"/>
            <w:tcBorders>
              <w:top w:val="single" w:color="auto" w:sz="4" w:space="0"/>
              <w:left w:val="single" w:color="auto" w:sz="4" w:space="0"/>
              <w:bottom w:val="single" w:color="auto" w:sz="4" w:space="0"/>
              <w:right w:val="single" w:color="auto" w:sz="4" w:space="0"/>
            </w:tcBorders>
          </w:tcPr>
          <w:p w:rsidRPr="005D3EFE" w:rsidR="00E9007C" w:rsidP="00911383" w:rsidRDefault="00E9007C" w14:paraId="4E4DB898" w14:textId="77777777">
            <w:pPr>
              <w:spacing w:line="295" w:lineRule="auto"/>
              <w:jc w:val="both"/>
            </w:pPr>
            <w:r w:rsidRPr="005D3EFE">
              <w:t>ERP đặt (01) Job tích hợp lúc 01:15 Am.</w:t>
            </w:r>
          </w:p>
          <w:p w:rsidRPr="005D3EFE" w:rsidR="00E9007C" w:rsidP="00911383" w:rsidRDefault="00E9007C" w14:paraId="16AF8EDD" w14:textId="77777777">
            <w:pPr>
              <w:spacing w:line="295" w:lineRule="auto"/>
              <w:jc w:val="both"/>
              <w:rPr>
                <w:szCs w:val="26"/>
              </w:rPr>
            </w:pPr>
            <w:r w:rsidRPr="005D3EFE">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E9007C" w:rsidP="00911383" w:rsidRDefault="00E9007C" w14:paraId="6808807C" w14:textId="77777777">
            <w:pPr>
              <w:spacing w:before="6" w:after="6" w:line="295" w:lineRule="auto"/>
              <w:jc w:val="both"/>
              <w:rPr>
                <w:sz w:val="26"/>
                <w:szCs w:val="26"/>
              </w:rPr>
            </w:pPr>
            <w:r w:rsidRPr="005D3EFE">
              <w:rPr>
                <w:szCs w:val="26"/>
              </w:rPr>
              <w:t>Trên bảng cờ tích hợp của dữ liệu chi nhánh Core, cờ ERP_FIS = Y</w:t>
            </w:r>
          </w:p>
        </w:tc>
      </w:tr>
      <w:tr w:rsidRPr="005D760D" w:rsidR="00E9007C" w:rsidTr="005D3EFE" w14:paraId="2F1C6E3C"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D3EFE" w:rsidR="00E9007C" w:rsidP="00911383" w:rsidRDefault="00E9007C" w14:paraId="194A7BE7" w14:textId="77777777">
            <w:pPr>
              <w:pStyle w:val="ListParagraph"/>
              <w:spacing w:before="6" w:after="6" w:line="295" w:lineRule="auto"/>
              <w:ind w:left="0"/>
              <w:contextualSpacing w:val="0"/>
              <w:jc w:val="both"/>
              <w:rPr>
                <w:szCs w:val="26"/>
              </w:rPr>
            </w:pPr>
            <w:r w:rsidRPr="005D3EFE">
              <w:rPr>
                <w:szCs w:val="26"/>
              </w:rPr>
              <w:t>TH04:</w:t>
            </w:r>
          </w:p>
          <w:p w:rsidRPr="005D3EFE" w:rsidR="00E9007C" w:rsidP="00911383" w:rsidRDefault="00E9007C" w14:paraId="597FFD52" w14:textId="77777777">
            <w:pPr>
              <w:pStyle w:val="ListParagraph"/>
              <w:spacing w:before="6" w:after="6" w:line="295" w:lineRule="auto"/>
              <w:ind w:left="0"/>
              <w:contextualSpacing w:val="0"/>
              <w:jc w:val="both"/>
              <w:rPr>
                <w:szCs w:val="26"/>
              </w:rPr>
            </w:pPr>
            <w:r w:rsidRPr="005D3EFE">
              <w:rPr>
                <w:szCs w:val="26"/>
              </w:rPr>
              <w:t>PB_HR</w:t>
            </w:r>
          </w:p>
          <w:p w:rsidRPr="005D3EFE" w:rsidR="00E9007C" w:rsidP="00911383" w:rsidRDefault="00E9007C" w14:paraId="1E2619AB" w14:textId="77777777">
            <w:pPr>
              <w:pStyle w:val="ListParagraph"/>
              <w:spacing w:before="6" w:after="6" w:line="295" w:lineRule="auto"/>
              <w:ind w:left="0"/>
              <w:contextualSpacing w:val="0"/>
              <w:jc w:val="both"/>
              <w:rPr>
                <w:szCs w:val="26"/>
              </w:rPr>
            </w:pP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E9007C" w:rsidP="00911383" w:rsidRDefault="00E9007C" w14:paraId="36B377A9" w14:textId="77777777">
            <w:pPr>
              <w:pStyle w:val="ListParagraph"/>
              <w:spacing w:before="6" w:after="6" w:line="295" w:lineRule="auto"/>
              <w:ind w:left="0"/>
              <w:jc w:val="both"/>
              <w:rPr>
                <w:szCs w:val="26"/>
              </w:rPr>
            </w:pPr>
            <w:r w:rsidRPr="005D3EFE">
              <w:t>Tích hợp Đơn vị, phòng ban từ nguồn HRM</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E9007C" w:rsidP="00911383" w:rsidRDefault="00E9007C" w14:paraId="1E024D43" w14:textId="77777777">
            <w:pPr>
              <w:spacing w:before="6" w:after="6" w:line="295" w:lineRule="auto"/>
              <w:jc w:val="both"/>
              <w:rPr>
                <w:szCs w:val="26"/>
              </w:rPr>
            </w:pPr>
            <w:r w:rsidRPr="005D3EFE">
              <w:rPr>
                <w:szCs w:val="26"/>
              </w:rPr>
              <w:t>Trên bảng cờ tích hợp của dữ liệu phòng ban HRM, cờ ERP_VCB = Y</w:t>
            </w:r>
          </w:p>
        </w:tc>
        <w:tc>
          <w:tcPr>
            <w:tcW w:w="1841" w:type="pct"/>
            <w:tcBorders>
              <w:top w:val="single" w:color="auto" w:sz="4" w:space="0"/>
              <w:left w:val="single" w:color="auto" w:sz="4" w:space="0"/>
              <w:bottom w:val="single" w:color="auto" w:sz="4" w:space="0"/>
              <w:right w:val="single" w:color="auto" w:sz="4" w:space="0"/>
            </w:tcBorders>
          </w:tcPr>
          <w:p w:rsidRPr="005D3EFE" w:rsidR="00E9007C" w:rsidP="00911383" w:rsidRDefault="00E9007C" w14:paraId="595AC606" w14:textId="77777777">
            <w:pPr>
              <w:spacing w:line="295" w:lineRule="auto"/>
              <w:jc w:val="both"/>
            </w:pPr>
            <w:r w:rsidRPr="005D3EFE">
              <w:t>ERP đặt (01) Job tích hợp trên lúc 01:20 Am.</w:t>
            </w:r>
          </w:p>
          <w:p w:rsidRPr="005D3EFE" w:rsidR="00E9007C" w:rsidP="00911383" w:rsidRDefault="00E9007C" w14:paraId="0A6BC759" w14:textId="77777777">
            <w:pPr>
              <w:spacing w:line="295" w:lineRule="auto"/>
              <w:jc w:val="both"/>
            </w:pPr>
            <w:r w:rsidRPr="005D3EFE">
              <w:t>Nếu có lỗi tích hợp cán bộ quản trị vận hành sẽ xử lý Manual</w:t>
            </w:r>
          </w:p>
          <w:p w:rsidRPr="005D3EFE" w:rsidR="00E9007C" w:rsidP="00911383" w:rsidRDefault="00E9007C" w14:paraId="63CB5BC6" w14:textId="77777777">
            <w:pPr>
              <w:spacing w:line="295" w:lineRule="auto"/>
              <w:jc w:val="both"/>
            </w:pPr>
          </w:p>
        </w:tc>
        <w:tc>
          <w:tcPr>
            <w:tcW w:w="873" w:type="pct"/>
            <w:tcBorders>
              <w:top w:val="single" w:color="auto" w:sz="4" w:space="0"/>
              <w:left w:val="single" w:color="auto" w:sz="4" w:space="0"/>
              <w:bottom w:val="single" w:color="auto" w:sz="4" w:space="0"/>
              <w:right w:val="single" w:color="auto" w:sz="4" w:space="0"/>
            </w:tcBorders>
          </w:tcPr>
          <w:p w:rsidRPr="005D3EFE" w:rsidR="00E9007C" w:rsidP="00911383" w:rsidRDefault="00E9007C" w14:paraId="0B8CAED9" w14:textId="77777777">
            <w:pPr>
              <w:spacing w:before="6" w:after="6" w:line="295" w:lineRule="auto"/>
              <w:jc w:val="both"/>
              <w:rPr>
                <w:sz w:val="26"/>
                <w:szCs w:val="26"/>
              </w:rPr>
            </w:pPr>
            <w:r w:rsidRPr="005D3EFE">
              <w:rPr>
                <w:szCs w:val="26"/>
              </w:rPr>
              <w:t>Trên bảng cờ tích hợp của dữ liệu phòng ban HRM, cờ ERP_FIS = Y</w:t>
            </w:r>
          </w:p>
        </w:tc>
      </w:tr>
      <w:tr w:rsidRPr="005D760D" w:rsidR="00E9007C" w:rsidTr="005D3EFE" w14:paraId="7C484CC6"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D3EFE" w:rsidR="00E9007C" w:rsidP="00911383" w:rsidRDefault="00E9007C" w14:paraId="70BDBE7F" w14:textId="77777777">
            <w:pPr>
              <w:pStyle w:val="ListParagraph"/>
              <w:spacing w:before="6" w:after="6" w:line="295" w:lineRule="auto"/>
              <w:ind w:left="0"/>
              <w:contextualSpacing w:val="0"/>
              <w:jc w:val="both"/>
              <w:rPr>
                <w:szCs w:val="26"/>
              </w:rPr>
            </w:pPr>
            <w:r w:rsidRPr="005D3EFE">
              <w:rPr>
                <w:szCs w:val="26"/>
              </w:rPr>
              <w:t>TH05:</w:t>
            </w:r>
          </w:p>
          <w:p w:rsidRPr="005D3EFE" w:rsidR="00E9007C" w:rsidP="00911383" w:rsidRDefault="00E9007C" w14:paraId="3A421203" w14:textId="77777777">
            <w:pPr>
              <w:pStyle w:val="ListParagraph"/>
              <w:spacing w:before="6" w:after="6" w:line="295" w:lineRule="auto"/>
              <w:ind w:left="0"/>
              <w:contextualSpacing w:val="0"/>
              <w:jc w:val="both"/>
              <w:rPr>
                <w:szCs w:val="26"/>
              </w:rPr>
            </w:pPr>
            <w:r w:rsidRPr="005D3EFE">
              <w:rPr>
                <w:szCs w:val="26"/>
              </w:rPr>
              <w:t>NV</w:t>
            </w:r>
            <w:r w:rsidR="00395D64">
              <w:rPr>
                <w:szCs w:val="26"/>
              </w:rPr>
              <w:t>_HR</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E9007C" w:rsidP="00911383" w:rsidRDefault="00E9007C" w14:paraId="13B9CAF2" w14:textId="77777777">
            <w:pPr>
              <w:pStyle w:val="ListParagraph"/>
              <w:spacing w:before="6" w:after="6" w:line="295" w:lineRule="auto"/>
              <w:ind w:left="0"/>
              <w:jc w:val="both"/>
              <w:rPr>
                <w:szCs w:val="26"/>
              </w:rPr>
            </w:pPr>
            <w:r w:rsidRPr="005D3EFE">
              <w:t>Tích hợp nhân viên từ nguồn HRM</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E9007C" w:rsidP="00911383" w:rsidRDefault="00E9007C" w14:paraId="59AB4ED3" w14:textId="77777777">
            <w:pPr>
              <w:spacing w:before="6" w:after="6" w:line="295" w:lineRule="auto"/>
              <w:jc w:val="both"/>
              <w:rPr>
                <w:szCs w:val="26"/>
              </w:rPr>
            </w:pPr>
            <w:r w:rsidRPr="005D3EFE">
              <w:rPr>
                <w:szCs w:val="26"/>
              </w:rPr>
              <w:t>Trên bảng cờ tích hợp của dữ liệu nhân viên HRM, cờ ERP_VCB = Y</w:t>
            </w:r>
          </w:p>
        </w:tc>
        <w:tc>
          <w:tcPr>
            <w:tcW w:w="1841" w:type="pct"/>
            <w:tcBorders>
              <w:top w:val="single" w:color="auto" w:sz="4" w:space="0"/>
              <w:left w:val="single" w:color="auto" w:sz="4" w:space="0"/>
              <w:bottom w:val="single" w:color="auto" w:sz="4" w:space="0"/>
              <w:right w:val="single" w:color="auto" w:sz="4" w:space="0"/>
            </w:tcBorders>
          </w:tcPr>
          <w:p w:rsidRPr="005D3EFE" w:rsidR="00193EE8" w:rsidP="00911383" w:rsidRDefault="00E9007C" w14:paraId="1BFBD53D" w14:textId="77777777">
            <w:pPr>
              <w:spacing w:line="295" w:lineRule="auto"/>
              <w:jc w:val="both"/>
            </w:pPr>
            <w:r w:rsidRPr="005D3EFE">
              <w:t>ERP  đặt (01)</w:t>
            </w:r>
            <w:r w:rsidRPr="005D3EFE" w:rsidR="00193EE8">
              <w:t xml:space="preserve"> Job tích hợp trên lúc 01:30 Am.</w:t>
            </w:r>
          </w:p>
          <w:p w:rsidRPr="005D3EFE" w:rsidR="00E9007C" w:rsidP="00911383" w:rsidRDefault="00E9007C" w14:paraId="27303DCF" w14:textId="77777777">
            <w:pPr>
              <w:spacing w:line="295" w:lineRule="auto"/>
              <w:jc w:val="both"/>
              <w:rPr>
                <w:szCs w:val="26"/>
              </w:rPr>
            </w:pPr>
            <w:r w:rsidRPr="005D3EFE">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E9007C" w:rsidP="00911383" w:rsidRDefault="00193EE8" w14:paraId="00BFEDF8" w14:textId="77777777">
            <w:pPr>
              <w:spacing w:before="6" w:after="6" w:line="295" w:lineRule="auto"/>
              <w:jc w:val="both"/>
              <w:rPr>
                <w:szCs w:val="26"/>
              </w:rPr>
            </w:pPr>
            <w:r w:rsidRPr="005D3EFE">
              <w:rPr>
                <w:szCs w:val="26"/>
              </w:rPr>
              <w:t xml:space="preserve">- </w:t>
            </w:r>
            <w:r w:rsidRPr="005D3EFE" w:rsidR="00E9007C">
              <w:rPr>
                <w:szCs w:val="26"/>
              </w:rPr>
              <w:t>Trên bảng cờ tích hợp của dữ liệu nhân viên HRM, cờ ERP_FIS = Y</w:t>
            </w:r>
          </w:p>
          <w:p w:rsidRPr="005D3EFE" w:rsidR="00193EE8" w:rsidP="00911383" w:rsidRDefault="00193EE8" w14:paraId="5E18E64F" w14:textId="77777777">
            <w:pPr>
              <w:spacing w:before="6" w:after="6" w:line="295" w:lineRule="auto"/>
              <w:jc w:val="both"/>
              <w:rPr>
                <w:sz w:val="26"/>
                <w:szCs w:val="26"/>
              </w:rPr>
            </w:pPr>
            <w:r w:rsidRPr="005D3EFE">
              <w:rPr>
                <w:szCs w:val="26"/>
              </w:rPr>
              <w:t>- Các lỗi dữ liệu (nếu có) được ghi nhận trong bảng Log.</w:t>
            </w:r>
          </w:p>
        </w:tc>
      </w:tr>
      <w:tr w:rsidRPr="005D760D" w:rsidR="00E9007C" w:rsidTr="005D3EFE" w14:paraId="50D00D47"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D3EFE" w:rsidR="00E9007C" w:rsidP="00911383" w:rsidRDefault="00E9007C" w14:paraId="7CB638B2" w14:textId="77777777">
            <w:pPr>
              <w:pStyle w:val="ListParagraph"/>
              <w:spacing w:before="6" w:after="6" w:line="295" w:lineRule="auto"/>
              <w:ind w:left="0"/>
              <w:contextualSpacing w:val="0"/>
              <w:jc w:val="both"/>
              <w:rPr>
                <w:szCs w:val="26"/>
              </w:rPr>
            </w:pPr>
            <w:r w:rsidRPr="005D3EFE">
              <w:rPr>
                <w:szCs w:val="26"/>
              </w:rPr>
              <w:t>TH06:</w:t>
            </w:r>
          </w:p>
          <w:p w:rsidRPr="005D3EFE" w:rsidR="00E9007C" w:rsidP="00911383" w:rsidRDefault="00E9007C" w14:paraId="75A9ECBD" w14:textId="77777777">
            <w:pPr>
              <w:pStyle w:val="ListParagraph"/>
              <w:spacing w:before="6" w:after="6" w:line="295" w:lineRule="auto"/>
              <w:ind w:left="0"/>
              <w:contextualSpacing w:val="0"/>
              <w:jc w:val="both"/>
              <w:rPr>
                <w:szCs w:val="26"/>
              </w:rPr>
            </w:pPr>
            <w:r w:rsidRPr="005D3EFE">
              <w:rPr>
                <w:szCs w:val="26"/>
              </w:rPr>
              <w:t>TY GIA CUOI NGAY</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E9007C" w:rsidP="00911383" w:rsidRDefault="00E9007C" w14:paraId="12EBF40B" w14:textId="77777777">
            <w:pPr>
              <w:pStyle w:val="ListParagraph"/>
              <w:spacing w:before="6" w:after="6" w:line="295" w:lineRule="auto"/>
              <w:ind w:left="0"/>
              <w:jc w:val="both"/>
            </w:pPr>
            <w:r w:rsidRPr="005D3EFE">
              <w:t>Tích hợp tỷ giá từ nguồn Core</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E9007C" w:rsidP="00911383" w:rsidRDefault="00E9007C" w14:paraId="00FDF456" w14:textId="77777777">
            <w:pPr>
              <w:spacing w:before="6" w:after="6" w:line="295" w:lineRule="auto"/>
              <w:jc w:val="both"/>
              <w:rPr>
                <w:szCs w:val="26"/>
              </w:rPr>
            </w:pPr>
            <w:r w:rsidRPr="005D3EFE">
              <w:rPr>
                <w:szCs w:val="26"/>
              </w:rPr>
              <w:t>Trên bảng cờ tích hợp của dữ liệu tỷ giá cuối ngày, cờ ERP_VCB = Y</w:t>
            </w:r>
          </w:p>
        </w:tc>
        <w:tc>
          <w:tcPr>
            <w:tcW w:w="1841" w:type="pct"/>
            <w:tcBorders>
              <w:top w:val="single" w:color="auto" w:sz="4" w:space="0"/>
              <w:left w:val="single" w:color="auto" w:sz="4" w:space="0"/>
              <w:bottom w:val="single" w:color="auto" w:sz="4" w:space="0"/>
              <w:right w:val="single" w:color="auto" w:sz="4" w:space="0"/>
            </w:tcBorders>
          </w:tcPr>
          <w:p w:rsidRPr="005D3EFE" w:rsidR="00E9007C" w:rsidP="00911383" w:rsidRDefault="00E9007C" w14:paraId="29932C69" w14:textId="77777777">
            <w:pPr>
              <w:spacing w:line="295" w:lineRule="auto"/>
              <w:jc w:val="both"/>
            </w:pPr>
            <w:r w:rsidRPr="005D3EFE">
              <w:t>ERP  đặt (05) Job tích hợp cách nhau 15 phút /1 lần, bắt đầu từ 03:15 Am.</w:t>
            </w:r>
          </w:p>
          <w:p w:rsidRPr="005D3EFE" w:rsidR="00E9007C" w:rsidP="00911383" w:rsidRDefault="00E9007C" w14:paraId="0E1B6F39" w14:textId="77777777">
            <w:pPr>
              <w:spacing w:line="295" w:lineRule="auto"/>
              <w:jc w:val="both"/>
            </w:pPr>
            <w:r w:rsidRPr="005D3EFE">
              <w:t>Job tích hợp đã chạy thành công thì các Job sau sẽ báo “Đã tích hợp” trong bảng Log.</w:t>
            </w:r>
          </w:p>
          <w:p w:rsidRPr="005D3EFE" w:rsidR="00E9007C" w:rsidP="00911383" w:rsidRDefault="00E9007C" w14:paraId="4D8689BA" w14:textId="77777777">
            <w:pPr>
              <w:spacing w:line="295" w:lineRule="auto"/>
              <w:jc w:val="both"/>
            </w:pPr>
            <w:r w:rsidRPr="005D3EFE">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E9007C" w:rsidP="00911383" w:rsidRDefault="00193EE8" w14:paraId="3D5E869D" w14:textId="77777777">
            <w:pPr>
              <w:spacing w:before="6" w:after="6" w:line="295" w:lineRule="auto"/>
              <w:jc w:val="both"/>
              <w:rPr>
                <w:szCs w:val="26"/>
              </w:rPr>
            </w:pPr>
            <w:r w:rsidRPr="005D3EFE">
              <w:rPr>
                <w:szCs w:val="26"/>
              </w:rPr>
              <w:t xml:space="preserve">- </w:t>
            </w:r>
            <w:r w:rsidRPr="005D3EFE" w:rsidR="00E9007C">
              <w:rPr>
                <w:szCs w:val="26"/>
              </w:rPr>
              <w:t xml:space="preserve">Trên bảng cờ tích hợp của dữ liệu </w:t>
            </w:r>
            <w:r w:rsidRPr="005D3EFE">
              <w:rPr>
                <w:szCs w:val="26"/>
              </w:rPr>
              <w:t>tỷ giá cuối ngày</w:t>
            </w:r>
            <w:r w:rsidRPr="005D3EFE" w:rsidR="00E9007C">
              <w:rPr>
                <w:szCs w:val="26"/>
              </w:rPr>
              <w:t>, cờ ERP_FIS = Y</w:t>
            </w:r>
          </w:p>
          <w:p w:rsidRPr="005D3EFE" w:rsidR="00193EE8" w:rsidP="00911383" w:rsidRDefault="00193EE8" w14:paraId="6E5F15B1" w14:textId="77777777">
            <w:pPr>
              <w:spacing w:before="6" w:after="6" w:line="295" w:lineRule="auto"/>
              <w:jc w:val="both"/>
              <w:rPr>
                <w:szCs w:val="26"/>
              </w:rPr>
            </w:pPr>
            <w:r w:rsidRPr="005D3EFE">
              <w:rPr>
                <w:szCs w:val="26"/>
              </w:rPr>
              <w:t>- Các lỗi dữ liệu (nếu có) được ghi nhận trong bảng Log.</w:t>
            </w:r>
          </w:p>
        </w:tc>
      </w:tr>
      <w:tr w:rsidRPr="005D760D" w:rsidR="00E9007C" w:rsidTr="005D3EFE" w14:paraId="595C8E38"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D3EFE" w:rsidR="00E9007C" w:rsidP="00911383" w:rsidRDefault="00E9007C" w14:paraId="589A3EDF" w14:textId="77777777">
            <w:pPr>
              <w:pStyle w:val="ListParagraph"/>
              <w:spacing w:before="6" w:after="6" w:line="295" w:lineRule="auto"/>
              <w:ind w:left="0"/>
              <w:contextualSpacing w:val="0"/>
              <w:jc w:val="both"/>
              <w:rPr>
                <w:szCs w:val="26"/>
              </w:rPr>
            </w:pPr>
            <w:r w:rsidRPr="005D3EFE">
              <w:rPr>
                <w:szCs w:val="26"/>
              </w:rPr>
              <w:t>TH07:</w:t>
            </w:r>
          </w:p>
          <w:p w:rsidRPr="005D3EFE" w:rsidR="00E9007C" w:rsidP="00911383" w:rsidRDefault="00E9007C" w14:paraId="306AE84D" w14:textId="77777777">
            <w:pPr>
              <w:pStyle w:val="ListParagraph"/>
              <w:spacing w:before="6" w:after="6" w:line="295" w:lineRule="auto"/>
              <w:ind w:left="0"/>
              <w:contextualSpacing w:val="0"/>
              <w:jc w:val="both"/>
              <w:rPr>
                <w:szCs w:val="26"/>
              </w:rPr>
            </w:pPr>
            <w:r w:rsidRPr="005D3EFE">
              <w:rPr>
                <w:szCs w:val="26"/>
              </w:rPr>
              <w:t>ZCGL13</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E9007C" w:rsidP="00911383" w:rsidRDefault="00193EE8" w14:paraId="105E8C0C" w14:textId="77777777">
            <w:pPr>
              <w:pStyle w:val="ListParagraph"/>
              <w:spacing w:before="6" w:after="6" w:line="295" w:lineRule="auto"/>
              <w:ind w:left="0"/>
              <w:jc w:val="both"/>
            </w:pPr>
            <w:r w:rsidRPr="005D3EFE">
              <w:t>Kết chuyển thu nhập chi phí thuế ngoại tệ sang VND</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E9007C" w:rsidP="00911383" w:rsidRDefault="00521ABF" w14:paraId="162F5312" w14:textId="77777777">
            <w:pPr>
              <w:spacing w:before="6" w:after="6" w:line="295" w:lineRule="auto"/>
              <w:jc w:val="both"/>
              <w:rPr>
                <w:szCs w:val="26"/>
              </w:rPr>
            </w:pPr>
            <w:r w:rsidRPr="005D3EFE">
              <w:rPr>
                <w:szCs w:val="26"/>
              </w:rPr>
              <w:t>Trên bảng cờ tích hợp của dữ liệu tỷ giá cuối ngày, cờ ERP_FIS = Y</w:t>
            </w:r>
          </w:p>
        </w:tc>
        <w:tc>
          <w:tcPr>
            <w:tcW w:w="1841" w:type="pct"/>
            <w:tcBorders>
              <w:top w:val="single" w:color="auto" w:sz="4" w:space="0"/>
              <w:left w:val="single" w:color="auto" w:sz="4" w:space="0"/>
              <w:bottom w:val="single" w:color="auto" w:sz="4" w:space="0"/>
              <w:right w:val="single" w:color="auto" w:sz="4" w:space="0"/>
            </w:tcBorders>
          </w:tcPr>
          <w:p w:rsidRPr="005D3EFE" w:rsidR="00E9007C" w:rsidP="00911383" w:rsidRDefault="000C0247" w14:paraId="3092A18C" w14:textId="77777777">
            <w:pPr>
              <w:spacing w:line="295" w:lineRule="auto"/>
              <w:jc w:val="both"/>
            </w:pPr>
            <w:r w:rsidRPr="005D3EFE">
              <w:t xml:space="preserve">ERP đặt Job chạy </w:t>
            </w:r>
            <w:r w:rsidR="005B1FA5">
              <w:t>2</w:t>
            </w:r>
            <w:r w:rsidRPr="005D3EFE">
              <w:t xml:space="preserve"> phút/lần, bắt đầu từ 03:20 Am.</w:t>
            </w:r>
          </w:p>
          <w:p w:rsidRPr="005D3EFE" w:rsidR="000C0247" w:rsidP="00911383" w:rsidRDefault="000C0247" w14:paraId="044C40B2" w14:textId="77777777">
            <w:pPr>
              <w:spacing w:line="295" w:lineRule="auto"/>
              <w:jc w:val="both"/>
            </w:pPr>
            <w:r w:rsidRPr="005D3EFE">
              <w:t>Mỗi lần chạy, Job sẽ check cờ tích hợp của</w:t>
            </w:r>
            <w:r w:rsidRPr="00931B53">
              <w:rPr>
                <w:b/>
                <w:bCs/>
              </w:rPr>
              <w:t xml:space="preserve"> TH06 - Tỷ giá cuối ngày</w:t>
            </w:r>
            <w:r w:rsidRPr="005D3EFE">
              <w:t>, nếu có cờ thì sẽ thực hiện chương trình kết chuyển, và kết thúc Job.</w:t>
            </w:r>
          </w:p>
          <w:p w:rsidRPr="005D3EFE" w:rsidR="000C0247" w:rsidP="00911383" w:rsidRDefault="000C0247" w14:paraId="7C5A8F0E" w14:textId="77777777">
            <w:pPr>
              <w:spacing w:line="295" w:lineRule="auto"/>
              <w:jc w:val="both"/>
            </w:pPr>
            <w:r w:rsidRPr="005D3EFE">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E9007C" w:rsidP="00911383" w:rsidRDefault="000C0247" w14:paraId="392EF43D" w14:textId="77777777">
            <w:pPr>
              <w:spacing w:before="6" w:after="6" w:line="295" w:lineRule="auto"/>
              <w:jc w:val="both"/>
              <w:rPr>
                <w:szCs w:val="26"/>
              </w:rPr>
            </w:pPr>
            <w:r w:rsidRPr="005D3EFE">
              <w:rPr>
                <w:szCs w:val="26"/>
              </w:rPr>
              <w:t>Trên bảng cờ tích hợp của chương trình ZCGL13, cờ ERP_FIS = Y</w:t>
            </w:r>
          </w:p>
        </w:tc>
      </w:tr>
      <w:tr w:rsidRPr="005D760D" w:rsidR="000C0247" w:rsidTr="005D3EFE" w14:paraId="06A79EF6" w14:textId="77777777">
        <w:trPr>
          <w:trHeight w:val="1403"/>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D3EFE" w:rsidR="000C0247" w:rsidP="00911383" w:rsidRDefault="000C0247" w14:paraId="4EC8CDD0" w14:textId="77777777">
            <w:pPr>
              <w:pStyle w:val="ListParagraph"/>
              <w:spacing w:before="6" w:after="6" w:line="295" w:lineRule="auto"/>
              <w:ind w:left="0"/>
              <w:contextualSpacing w:val="0"/>
              <w:jc w:val="both"/>
              <w:rPr>
                <w:szCs w:val="26"/>
              </w:rPr>
            </w:pPr>
            <w:r w:rsidRPr="005D3EFE">
              <w:rPr>
                <w:szCs w:val="26"/>
              </w:rPr>
              <w:t>TH08:</w:t>
            </w:r>
          </w:p>
          <w:p w:rsidRPr="005D3EFE" w:rsidR="000C0247" w:rsidP="00911383" w:rsidRDefault="000C0247" w14:paraId="088C8BBE" w14:textId="77777777">
            <w:pPr>
              <w:pStyle w:val="ListParagraph"/>
              <w:spacing w:before="6" w:after="6" w:line="295" w:lineRule="auto"/>
              <w:ind w:left="0"/>
              <w:contextualSpacing w:val="0"/>
              <w:jc w:val="both"/>
              <w:rPr>
                <w:szCs w:val="26"/>
              </w:rPr>
            </w:pPr>
            <w:r w:rsidRPr="005D3EFE">
              <w:rPr>
                <w:szCs w:val="26"/>
              </w:rPr>
              <w:t>CORE_DS</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0C0247" w:rsidP="00911383" w:rsidRDefault="000C0247" w14:paraId="12D9B013" w14:textId="77777777">
            <w:pPr>
              <w:pStyle w:val="ListParagraph"/>
              <w:spacing w:before="6" w:after="6" w:line="295" w:lineRule="auto"/>
              <w:ind w:left="0"/>
              <w:jc w:val="both"/>
            </w:pPr>
            <w:r w:rsidRPr="005D3EFE">
              <w:t xml:space="preserve">Tích hợp doanh số cuối ngày từ nguồn </w:t>
            </w:r>
            <w:r w:rsidRPr="005D3EFE">
              <w:t>Core (File TL)</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0C0247" w:rsidP="00911383" w:rsidRDefault="000C0247" w14:paraId="44447748" w14:textId="77777777">
            <w:pPr>
              <w:spacing w:before="6" w:after="6" w:line="295" w:lineRule="auto"/>
              <w:jc w:val="both"/>
              <w:rPr>
                <w:szCs w:val="26"/>
              </w:rPr>
            </w:pPr>
            <w:r w:rsidRPr="005D3EFE">
              <w:rPr>
                <w:szCs w:val="26"/>
              </w:rPr>
              <w:t xml:space="preserve">- Trên bảng cờ tích hợp của </w:t>
            </w:r>
            <w:r w:rsidRPr="005D3EFE">
              <w:t>dữ liệu doanh số Core (TL)</w:t>
            </w:r>
            <w:r w:rsidRPr="005D3EFE">
              <w:rPr>
                <w:szCs w:val="26"/>
              </w:rPr>
              <w:t xml:space="preserve">, </w:t>
            </w:r>
            <w:r w:rsidRPr="005D3EFE">
              <w:rPr>
                <w:szCs w:val="26"/>
              </w:rPr>
              <w:t>cờ ERP_VCB = Y</w:t>
            </w:r>
          </w:p>
          <w:p w:rsidRPr="005D3EFE" w:rsidR="000C0247" w:rsidP="00911383" w:rsidRDefault="000C0247" w14:paraId="11A0EFB5" w14:textId="77777777">
            <w:pPr>
              <w:spacing w:before="6" w:after="6" w:line="295" w:lineRule="auto"/>
              <w:jc w:val="both"/>
              <w:rPr>
                <w:szCs w:val="26"/>
              </w:rPr>
            </w:pPr>
            <w:r w:rsidRPr="005D3EFE">
              <w:rPr>
                <w:szCs w:val="26"/>
              </w:rPr>
              <w:t>- Trên bảng cờ tích hợp của ZCGL13, cờ ERP_FIS = Y</w:t>
            </w:r>
          </w:p>
        </w:tc>
        <w:tc>
          <w:tcPr>
            <w:tcW w:w="1841" w:type="pct"/>
            <w:tcBorders>
              <w:top w:val="single" w:color="auto" w:sz="4" w:space="0"/>
              <w:left w:val="single" w:color="auto" w:sz="4" w:space="0"/>
              <w:bottom w:val="single" w:color="auto" w:sz="4" w:space="0"/>
              <w:right w:val="single" w:color="auto" w:sz="4" w:space="0"/>
            </w:tcBorders>
          </w:tcPr>
          <w:p w:rsidRPr="005D3EFE" w:rsidR="000C0247" w:rsidP="00911383" w:rsidRDefault="000C0247" w14:paraId="6618B178" w14:textId="77777777">
            <w:pPr>
              <w:spacing w:line="295" w:lineRule="auto"/>
              <w:jc w:val="both"/>
              <w:rPr>
                <w:lang w:bidi="lo-LA"/>
              </w:rPr>
            </w:pPr>
            <w:r w:rsidRPr="005D3EFE">
              <w:t xml:space="preserve">ERP đặt </w:t>
            </w:r>
            <w:r w:rsidRPr="005D3EFE">
              <w:rPr>
                <w:lang w:bidi="lo-LA"/>
              </w:rPr>
              <w:t>(25) Job cách nhau 10 phút/ lần, bắt đầu từ 04:10 Am.</w:t>
            </w:r>
          </w:p>
          <w:p w:rsidRPr="005D3EFE" w:rsidR="000C0247" w:rsidP="00911383" w:rsidRDefault="000C0247" w14:paraId="5C5D23B5" w14:textId="77777777">
            <w:pPr>
              <w:spacing w:line="295" w:lineRule="auto"/>
              <w:jc w:val="both"/>
            </w:pPr>
            <w:r w:rsidRPr="005D3EFE">
              <w:t xml:space="preserve">Mỗi lần chạy, Job sẽ check cờ </w:t>
            </w:r>
            <w:r w:rsidRPr="005D3EFE" w:rsidR="00CE075F">
              <w:t>dữ liệu doanh số Core</w:t>
            </w:r>
            <w:r w:rsidRPr="005D3EFE">
              <w:t xml:space="preserve">, </w:t>
            </w:r>
            <w:r w:rsidRPr="005D3EFE" w:rsidR="00CE075F">
              <w:t xml:space="preserve">nếu có </w:t>
            </w:r>
            <w:r w:rsidRPr="005D3EFE">
              <w:t xml:space="preserve">thì sẽ thực hiện chương trình </w:t>
            </w:r>
            <w:r w:rsidRPr="005D3EFE" w:rsidR="00CE075F">
              <w:t>tích hợp.</w:t>
            </w:r>
          </w:p>
          <w:p w:rsidRPr="005D3EFE" w:rsidR="00CE075F" w:rsidP="00911383" w:rsidRDefault="00CE075F" w14:paraId="7C2FABCB" w14:textId="77777777">
            <w:pPr>
              <w:spacing w:line="295" w:lineRule="auto"/>
              <w:jc w:val="both"/>
            </w:pPr>
            <w:r w:rsidRPr="005D3EFE">
              <w:t>Job tích hợp đã chạy thành công thì các Job sau sẽ báo “Đã tích hợp” trong bảng Log.</w:t>
            </w:r>
          </w:p>
          <w:p w:rsidRPr="005D3EFE" w:rsidR="000C0247" w:rsidP="00911383" w:rsidRDefault="00CE075F" w14:paraId="4BDE912B" w14:textId="77777777">
            <w:pPr>
              <w:spacing w:line="295" w:lineRule="auto"/>
              <w:jc w:val="both"/>
            </w:pPr>
            <w:r w:rsidRPr="005D3EFE">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0C0247" w:rsidP="00911383" w:rsidRDefault="00CE075F" w14:paraId="3473F35E" w14:textId="77777777">
            <w:pPr>
              <w:spacing w:before="6" w:after="6" w:line="295" w:lineRule="auto"/>
              <w:jc w:val="both"/>
              <w:rPr>
                <w:szCs w:val="26"/>
              </w:rPr>
            </w:pPr>
            <w:r w:rsidRPr="005D3EFE">
              <w:rPr>
                <w:szCs w:val="26"/>
              </w:rPr>
              <w:t xml:space="preserve">- Trên bảng cờ tích hợp của </w:t>
            </w:r>
            <w:r w:rsidRPr="005D3EFE">
              <w:t xml:space="preserve">doanh số cuối ngày từ </w:t>
            </w:r>
            <w:r w:rsidRPr="005D3EFE">
              <w:t>nguồn Core</w:t>
            </w:r>
            <w:r w:rsidRPr="005D3EFE">
              <w:rPr>
                <w:szCs w:val="26"/>
              </w:rPr>
              <w:t>, cờ ERP_FIS = Y</w:t>
            </w:r>
          </w:p>
          <w:p w:rsidRPr="005D3EFE" w:rsidR="00CE075F" w:rsidP="00911383" w:rsidRDefault="00CE075F" w14:paraId="5F4C2155" w14:textId="77777777">
            <w:pPr>
              <w:spacing w:before="6" w:after="6" w:line="295" w:lineRule="auto"/>
              <w:jc w:val="both"/>
              <w:rPr>
                <w:szCs w:val="26"/>
              </w:rPr>
            </w:pPr>
            <w:r w:rsidRPr="005D3EFE">
              <w:rPr>
                <w:szCs w:val="26"/>
              </w:rPr>
              <w:t>- Các lỗi dữ liệu (nếu có) được ghi nhận trong bảng Log.</w:t>
            </w:r>
          </w:p>
        </w:tc>
      </w:tr>
      <w:tr w:rsidRPr="005D760D" w:rsidR="00CE075F" w:rsidTr="005D3EFE" w14:paraId="511364B3"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D3EFE" w:rsidR="00CE075F" w:rsidP="00911383" w:rsidRDefault="00CE075F" w14:paraId="6789F81D" w14:textId="77777777">
            <w:pPr>
              <w:pStyle w:val="ListParagraph"/>
              <w:spacing w:before="6" w:after="6" w:line="295" w:lineRule="auto"/>
              <w:ind w:left="0"/>
              <w:contextualSpacing w:val="0"/>
              <w:jc w:val="both"/>
              <w:rPr>
                <w:szCs w:val="26"/>
              </w:rPr>
            </w:pPr>
            <w:r w:rsidRPr="005D3EFE">
              <w:rPr>
                <w:szCs w:val="26"/>
              </w:rPr>
              <w:t>TH09:</w:t>
            </w:r>
          </w:p>
          <w:p w:rsidRPr="005D3EFE" w:rsidR="00CE075F" w:rsidP="00911383" w:rsidRDefault="00CE075F" w14:paraId="33006BF1" w14:textId="77777777">
            <w:pPr>
              <w:pStyle w:val="ListParagraph"/>
              <w:spacing w:before="6" w:after="6" w:line="295" w:lineRule="auto"/>
              <w:ind w:left="0"/>
              <w:contextualSpacing w:val="0"/>
              <w:jc w:val="both"/>
              <w:rPr>
                <w:szCs w:val="26"/>
              </w:rPr>
            </w:pPr>
            <w:r w:rsidRPr="005D3EFE">
              <w:rPr>
                <w:szCs w:val="26"/>
              </w:rPr>
              <w:t>CORE_BD</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CE075F" w:rsidP="00911383" w:rsidRDefault="00CE075F" w14:paraId="3239DC9C" w14:textId="77777777">
            <w:pPr>
              <w:pStyle w:val="ListParagraph"/>
              <w:spacing w:before="6" w:after="6" w:line="295" w:lineRule="auto"/>
              <w:ind w:left="0"/>
              <w:jc w:val="both"/>
            </w:pPr>
            <w:r w:rsidRPr="005D3EFE">
              <w:t>Tích hợp Giao dịch Backdate từ nguồn Core (File DS)</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CE075F" w:rsidP="00911383" w:rsidRDefault="00CE075F" w14:paraId="70D12143" w14:textId="77777777">
            <w:pPr>
              <w:spacing w:before="6" w:after="6" w:line="295" w:lineRule="auto"/>
              <w:jc w:val="both"/>
              <w:rPr>
                <w:szCs w:val="26"/>
              </w:rPr>
            </w:pPr>
            <w:r w:rsidRPr="005D3EFE">
              <w:rPr>
                <w:szCs w:val="26"/>
              </w:rPr>
              <w:t xml:space="preserve">Trên bảng cờ tích hợp của </w:t>
            </w:r>
            <w:r w:rsidRPr="005D3EFE">
              <w:t>dữ liệu Backdate Core (DS)</w:t>
            </w:r>
            <w:r w:rsidRPr="005D3EFE">
              <w:rPr>
                <w:szCs w:val="26"/>
              </w:rPr>
              <w:t>, cờ ERP_VCB = Y</w:t>
            </w:r>
          </w:p>
        </w:tc>
        <w:tc>
          <w:tcPr>
            <w:tcW w:w="1841" w:type="pct"/>
            <w:tcBorders>
              <w:top w:val="single" w:color="auto" w:sz="4" w:space="0"/>
              <w:left w:val="single" w:color="auto" w:sz="4" w:space="0"/>
              <w:bottom w:val="single" w:color="auto" w:sz="4" w:space="0"/>
              <w:right w:val="single" w:color="auto" w:sz="4" w:space="0"/>
            </w:tcBorders>
          </w:tcPr>
          <w:p w:rsidRPr="005D3EFE" w:rsidR="00CE075F" w:rsidP="00911383" w:rsidRDefault="00CE075F" w14:paraId="21F60A51" w14:textId="77777777">
            <w:pPr>
              <w:spacing w:line="295" w:lineRule="auto"/>
              <w:jc w:val="both"/>
            </w:pPr>
            <w:r w:rsidRPr="005D3EFE">
              <w:t>ERP đặt (20) Job tích hợp trên cách nhau 10 phút/lần, bắt đầu từ 05:10 Am.</w:t>
            </w:r>
          </w:p>
          <w:p w:rsidRPr="005D3EFE" w:rsidR="00CE075F" w:rsidP="00911383" w:rsidRDefault="00CE075F" w14:paraId="76F68C61" w14:textId="77777777">
            <w:pPr>
              <w:spacing w:line="295" w:lineRule="auto"/>
              <w:jc w:val="both"/>
            </w:pPr>
            <w:r w:rsidRPr="005D3EFE">
              <w:t>Mỗi lần chạy, Job sẽ check cờ dữ liệu Backdate Core, nếu có thì sẽ thực hiện chương trình tích hợp.</w:t>
            </w:r>
          </w:p>
          <w:p w:rsidRPr="005D3EFE" w:rsidR="00CE075F" w:rsidP="00911383" w:rsidRDefault="00CE075F" w14:paraId="6B7465F6" w14:textId="77777777">
            <w:pPr>
              <w:spacing w:line="295" w:lineRule="auto"/>
              <w:jc w:val="both"/>
            </w:pPr>
            <w:r w:rsidRPr="005D3EFE">
              <w:t>Job tích hợp đã chạy thành công thì các Job sau sẽ báo “Đã tích hợp” trong bảng Log.</w:t>
            </w:r>
          </w:p>
          <w:p w:rsidRPr="005D3EFE" w:rsidR="00CE075F" w:rsidP="00911383" w:rsidRDefault="00CE075F" w14:paraId="6B7890F7" w14:textId="77777777">
            <w:pPr>
              <w:spacing w:line="295" w:lineRule="auto"/>
              <w:jc w:val="both"/>
            </w:pPr>
            <w:r w:rsidRPr="005D3EFE">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CE075F" w:rsidP="00911383" w:rsidRDefault="00CE075F" w14:paraId="0B5E44A7" w14:textId="77777777">
            <w:pPr>
              <w:spacing w:before="6" w:after="6" w:line="295" w:lineRule="auto"/>
              <w:jc w:val="both"/>
              <w:rPr>
                <w:szCs w:val="26"/>
              </w:rPr>
            </w:pPr>
            <w:r w:rsidRPr="005D3EFE">
              <w:rPr>
                <w:szCs w:val="26"/>
              </w:rPr>
              <w:t>- Trên bảng cờ tích hợp của</w:t>
            </w:r>
            <w:r w:rsidRPr="005D3EFE">
              <w:t xml:space="preserve"> doanh số cuối ngày từ nguồn Core</w:t>
            </w:r>
            <w:r w:rsidRPr="005D3EFE">
              <w:rPr>
                <w:szCs w:val="26"/>
              </w:rPr>
              <w:t>, cờ ERP_FIS = Y</w:t>
            </w:r>
          </w:p>
          <w:p w:rsidRPr="005D3EFE" w:rsidR="00CE075F" w:rsidP="00911383" w:rsidRDefault="00CE075F" w14:paraId="3A7C63F4" w14:textId="77777777">
            <w:pPr>
              <w:spacing w:before="6" w:after="6" w:line="295" w:lineRule="auto"/>
              <w:jc w:val="both"/>
              <w:rPr>
                <w:szCs w:val="26"/>
              </w:rPr>
            </w:pPr>
            <w:r w:rsidRPr="005D3EFE">
              <w:rPr>
                <w:szCs w:val="26"/>
              </w:rPr>
              <w:t>- Các lỗi dữ liệu (nếu có) được ghi nhận trong bảng Log.</w:t>
            </w:r>
          </w:p>
        </w:tc>
      </w:tr>
      <w:tr w:rsidRPr="005D760D" w:rsidR="00CE075F" w:rsidTr="00892B02" w14:paraId="1F3970B2" w14:textId="77777777">
        <w:trPr>
          <w:trHeight w:val="413"/>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D3EFE" w:rsidR="00CE075F" w:rsidP="00911383" w:rsidRDefault="00CE075F" w14:paraId="700B17CB" w14:textId="77777777">
            <w:pPr>
              <w:pStyle w:val="ListParagraph"/>
              <w:spacing w:before="6" w:after="6" w:line="295" w:lineRule="auto"/>
              <w:ind w:left="0"/>
              <w:contextualSpacing w:val="0"/>
              <w:jc w:val="both"/>
              <w:rPr>
                <w:szCs w:val="26"/>
              </w:rPr>
            </w:pPr>
            <w:r w:rsidRPr="005D3EFE">
              <w:rPr>
                <w:szCs w:val="26"/>
              </w:rPr>
              <w:t>TH10:</w:t>
            </w:r>
          </w:p>
          <w:p w:rsidRPr="005D3EFE" w:rsidR="00CE075F" w:rsidP="00911383" w:rsidRDefault="00CE075F" w14:paraId="749CAEBE" w14:textId="77777777">
            <w:pPr>
              <w:pStyle w:val="ListParagraph"/>
              <w:spacing w:before="6" w:after="6" w:line="295" w:lineRule="auto"/>
              <w:ind w:left="0"/>
              <w:contextualSpacing w:val="0"/>
              <w:jc w:val="both"/>
              <w:rPr>
                <w:szCs w:val="26"/>
              </w:rPr>
            </w:pPr>
            <w:r w:rsidRPr="005D3EFE">
              <w:rPr>
                <w:szCs w:val="26"/>
              </w:rPr>
              <w:t>CORE_XL</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CE075F" w:rsidP="00911383" w:rsidRDefault="00CE075F" w14:paraId="39E8B3B9" w14:textId="77777777">
            <w:pPr>
              <w:pStyle w:val="ListParagraph"/>
              <w:spacing w:before="6" w:after="6" w:line="295" w:lineRule="auto"/>
              <w:ind w:left="0"/>
              <w:jc w:val="both"/>
            </w:pPr>
            <w:r w:rsidRPr="005D3EFE">
              <w:t>Tích hợp Xử lý nợ</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CE075F" w:rsidP="00911383" w:rsidRDefault="00CE075F" w14:paraId="2F438E0F" w14:textId="77777777">
            <w:pPr>
              <w:spacing w:before="6" w:after="6" w:line="295" w:lineRule="auto"/>
              <w:jc w:val="both"/>
              <w:rPr>
                <w:szCs w:val="26"/>
              </w:rPr>
            </w:pPr>
            <w:r w:rsidRPr="005D3EFE">
              <w:rPr>
                <w:szCs w:val="26"/>
              </w:rPr>
              <w:t xml:space="preserve">Trên bảng cờ tích hợp của </w:t>
            </w:r>
            <w:r w:rsidRPr="005D3EFE">
              <w:t xml:space="preserve">dữ liệu VCBTLXL Core (XL), </w:t>
            </w:r>
            <w:r w:rsidRPr="005D3EFE">
              <w:rPr>
                <w:szCs w:val="26"/>
              </w:rPr>
              <w:t>cờ ERP_VCB = Y</w:t>
            </w:r>
          </w:p>
        </w:tc>
        <w:tc>
          <w:tcPr>
            <w:tcW w:w="1841" w:type="pct"/>
            <w:tcBorders>
              <w:top w:val="single" w:color="auto" w:sz="4" w:space="0"/>
              <w:left w:val="single" w:color="auto" w:sz="4" w:space="0"/>
              <w:bottom w:val="single" w:color="auto" w:sz="4" w:space="0"/>
              <w:right w:val="single" w:color="auto" w:sz="4" w:space="0"/>
            </w:tcBorders>
          </w:tcPr>
          <w:p w:rsidRPr="005D3EFE" w:rsidR="00CE075F" w:rsidP="00911383" w:rsidRDefault="00CE075F" w14:paraId="4DADA4B9" w14:textId="77777777">
            <w:pPr>
              <w:spacing w:line="295" w:lineRule="auto"/>
              <w:jc w:val="both"/>
            </w:pPr>
            <w:r w:rsidRPr="005D3EFE">
              <w:t>ERP đặt (03) Job tích hợp trên ERP cách nhau 15 phút/lần, bắt đầu từ 05:05 Am.</w:t>
            </w:r>
          </w:p>
          <w:p w:rsidRPr="005D3EFE" w:rsidR="00CE075F" w:rsidP="00911383" w:rsidRDefault="00CE075F" w14:paraId="19952DCB" w14:textId="77777777">
            <w:pPr>
              <w:spacing w:line="295" w:lineRule="auto"/>
              <w:jc w:val="both"/>
            </w:pPr>
            <w:r w:rsidRPr="005D3EFE">
              <w:t xml:space="preserve">Mỗi lần chạy, Job sẽ check cờ dữ liệu VCBTLXL </w:t>
            </w:r>
            <w:r w:rsidR="006A77EC">
              <w:t>Core</w:t>
            </w:r>
            <w:r w:rsidRPr="005D3EFE">
              <w:t>, nếu có thì sẽ thực hiện chương trình tích hợp.</w:t>
            </w:r>
          </w:p>
          <w:p w:rsidRPr="005D3EFE" w:rsidR="00CE075F" w:rsidP="00911383" w:rsidRDefault="00CE075F" w14:paraId="0B0A7D65" w14:textId="77777777">
            <w:pPr>
              <w:spacing w:line="295" w:lineRule="auto"/>
              <w:jc w:val="both"/>
            </w:pPr>
            <w:r w:rsidRPr="005D3EFE">
              <w:t>Job tích hợp đã chạy thành công thì các Job sau sẽ báo “Đã tích hợp” trong bảng Log.</w:t>
            </w:r>
          </w:p>
          <w:p w:rsidRPr="005D3EFE" w:rsidR="00CE075F" w:rsidP="00911383" w:rsidRDefault="00CE075F" w14:paraId="2C794B75" w14:textId="77777777">
            <w:pPr>
              <w:spacing w:line="295" w:lineRule="auto"/>
              <w:jc w:val="both"/>
            </w:pPr>
            <w:r w:rsidRPr="005D3EFE">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CE075F" w:rsidP="00911383" w:rsidRDefault="00CE075F" w14:paraId="44509115" w14:textId="77777777">
            <w:pPr>
              <w:spacing w:before="6" w:after="6" w:line="295" w:lineRule="auto"/>
              <w:jc w:val="both"/>
              <w:rPr>
                <w:szCs w:val="26"/>
              </w:rPr>
            </w:pPr>
            <w:r w:rsidRPr="005D3EFE">
              <w:rPr>
                <w:szCs w:val="26"/>
              </w:rPr>
              <w:t>- Trên bảng cờ tích hợp của</w:t>
            </w:r>
            <w:r w:rsidRPr="005D3EFE">
              <w:t xml:space="preserve"> Xử lý nợ</w:t>
            </w:r>
            <w:r w:rsidRPr="005D3EFE">
              <w:rPr>
                <w:szCs w:val="26"/>
              </w:rPr>
              <w:t>, cờ ERP_FIS = Y</w:t>
            </w:r>
          </w:p>
          <w:p w:rsidRPr="005D3EFE" w:rsidR="00CE075F" w:rsidP="00911383" w:rsidRDefault="00CE075F" w14:paraId="61DABAB4" w14:textId="77777777">
            <w:pPr>
              <w:spacing w:before="6" w:after="6" w:line="295" w:lineRule="auto"/>
              <w:jc w:val="both"/>
              <w:rPr>
                <w:szCs w:val="26"/>
              </w:rPr>
            </w:pPr>
            <w:r w:rsidRPr="005D3EFE">
              <w:rPr>
                <w:szCs w:val="26"/>
              </w:rPr>
              <w:t>- Các lỗi dữ liệu (nếu có) được ghi nhận trong bảng Log.</w:t>
            </w:r>
          </w:p>
        </w:tc>
      </w:tr>
      <w:tr w:rsidRPr="005D760D" w:rsidR="006378F8" w:rsidTr="005D3EFE" w14:paraId="71F7F81E"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D3EFE" w:rsidR="006378F8" w:rsidP="00911383" w:rsidRDefault="006378F8" w14:paraId="79A52651" w14:textId="77777777">
            <w:pPr>
              <w:pStyle w:val="ListParagraph"/>
              <w:spacing w:before="6" w:after="6" w:line="295" w:lineRule="auto"/>
              <w:ind w:left="0"/>
              <w:contextualSpacing w:val="0"/>
              <w:jc w:val="both"/>
              <w:rPr>
                <w:szCs w:val="26"/>
              </w:rPr>
            </w:pPr>
            <w:r w:rsidRPr="005D3EFE">
              <w:rPr>
                <w:szCs w:val="26"/>
              </w:rPr>
              <w:t>TH11:</w:t>
            </w:r>
          </w:p>
          <w:p w:rsidRPr="005D3EFE" w:rsidR="006378F8" w:rsidP="00911383" w:rsidRDefault="006378F8" w14:paraId="4FBBE078" w14:textId="77777777">
            <w:pPr>
              <w:pStyle w:val="ListParagraph"/>
              <w:spacing w:before="6" w:after="6" w:line="295" w:lineRule="auto"/>
              <w:ind w:left="0"/>
              <w:contextualSpacing w:val="0"/>
              <w:jc w:val="both"/>
              <w:rPr>
                <w:szCs w:val="26"/>
              </w:rPr>
            </w:pPr>
            <w:r w:rsidRPr="005D3EFE">
              <w:rPr>
                <w:szCs w:val="26"/>
              </w:rPr>
              <w:t>CORE_SP</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6378F8" w:rsidP="00911383" w:rsidRDefault="006378F8" w14:paraId="759F3CEC" w14:textId="77777777">
            <w:pPr>
              <w:pStyle w:val="ListParagraph"/>
              <w:spacing w:before="6" w:after="6" w:line="295" w:lineRule="auto"/>
              <w:ind w:left="0"/>
              <w:jc w:val="both"/>
            </w:pPr>
            <w:r w:rsidRPr="005D3EFE">
              <w:t>Tích hợp Đổi mã sản phẩm</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6378F8" w:rsidP="00911383" w:rsidRDefault="006378F8" w14:paraId="78F1280F" w14:textId="77777777">
            <w:pPr>
              <w:spacing w:before="6" w:after="6" w:line="295" w:lineRule="auto"/>
              <w:jc w:val="both"/>
              <w:rPr>
                <w:szCs w:val="26"/>
              </w:rPr>
            </w:pPr>
            <w:r w:rsidRPr="005D3EFE">
              <w:rPr>
                <w:szCs w:val="26"/>
              </w:rPr>
              <w:t xml:space="preserve">Trên bảng cờ tích hợp của </w:t>
            </w:r>
            <w:r w:rsidRPr="005D3EFE">
              <w:t xml:space="preserve">dữ liệu đổi mã sản phẩm Core, </w:t>
            </w:r>
            <w:r w:rsidRPr="005D3EFE">
              <w:rPr>
                <w:szCs w:val="26"/>
              </w:rPr>
              <w:t>cờ ERP_VCB = Y</w:t>
            </w:r>
          </w:p>
        </w:tc>
        <w:tc>
          <w:tcPr>
            <w:tcW w:w="1841" w:type="pct"/>
            <w:tcBorders>
              <w:top w:val="single" w:color="auto" w:sz="4" w:space="0"/>
              <w:left w:val="single" w:color="auto" w:sz="4" w:space="0"/>
              <w:bottom w:val="single" w:color="auto" w:sz="4" w:space="0"/>
              <w:right w:val="single" w:color="auto" w:sz="4" w:space="0"/>
            </w:tcBorders>
          </w:tcPr>
          <w:p w:rsidRPr="005D3EFE" w:rsidR="006378F8" w:rsidP="00911383" w:rsidRDefault="006378F8" w14:paraId="569AD13E" w14:textId="77777777">
            <w:pPr>
              <w:spacing w:line="295" w:lineRule="auto"/>
              <w:jc w:val="both"/>
            </w:pPr>
            <w:r w:rsidRPr="005D3EFE">
              <w:t>ERP đặt (20) Job tích hợp trên ERP cách nhau 10 phút lần, bắt đầu từ 05:10 Am.</w:t>
            </w:r>
          </w:p>
          <w:p w:rsidRPr="005D3EFE" w:rsidR="006378F8" w:rsidP="00911383" w:rsidRDefault="006378F8" w14:paraId="0C5A12DD" w14:textId="77777777">
            <w:pPr>
              <w:spacing w:line="295" w:lineRule="auto"/>
              <w:jc w:val="both"/>
            </w:pPr>
            <w:r w:rsidRPr="005D3EFE">
              <w:t xml:space="preserve">Mỗi lần chạy, Job sẽ check </w:t>
            </w:r>
            <w:r w:rsidR="006A77EC">
              <w:t>cờ dữ liệu đổi mã sản phẩm Core</w:t>
            </w:r>
            <w:r w:rsidRPr="005D3EFE">
              <w:t>, nếu có thì sẽ thực hiện chương trình tích hợp.</w:t>
            </w:r>
          </w:p>
          <w:p w:rsidRPr="005D3EFE" w:rsidR="006378F8" w:rsidP="00911383" w:rsidRDefault="006378F8" w14:paraId="76926BDE" w14:textId="77777777">
            <w:pPr>
              <w:spacing w:line="295" w:lineRule="auto"/>
              <w:jc w:val="both"/>
            </w:pPr>
            <w:r w:rsidRPr="005D3EFE">
              <w:t>Job tích hợp đã chạy thành công thì các Job sau sẽ báo “Đã tích hợp” trong bảng Log.</w:t>
            </w:r>
          </w:p>
          <w:p w:rsidRPr="005D3EFE" w:rsidR="006378F8" w:rsidP="00911383" w:rsidRDefault="006378F8" w14:paraId="6A411DB4" w14:textId="77777777">
            <w:pPr>
              <w:spacing w:line="295" w:lineRule="auto"/>
              <w:jc w:val="both"/>
            </w:pPr>
            <w:r w:rsidRPr="005D3EFE">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6378F8" w:rsidP="00911383" w:rsidRDefault="006378F8" w14:paraId="5F1D7E8C" w14:textId="77777777">
            <w:pPr>
              <w:spacing w:before="6" w:after="6" w:line="295" w:lineRule="auto"/>
              <w:jc w:val="both"/>
              <w:rPr>
                <w:szCs w:val="26"/>
              </w:rPr>
            </w:pPr>
            <w:r w:rsidRPr="005D3EFE">
              <w:rPr>
                <w:szCs w:val="26"/>
              </w:rPr>
              <w:t>- Trên bảng cờ tích hợp của</w:t>
            </w:r>
            <w:r w:rsidRPr="005D3EFE">
              <w:t xml:space="preserve"> Đổi mã sản phẩm</w:t>
            </w:r>
            <w:r w:rsidRPr="005D3EFE">
              <w:rPr>
                <w:szCs w:val="26"/>
              </w:rPr>
              <w:t>, cờ ERP_FIS = Y</w:t>
            </w:r>
          </w:p>
          <w:p w:rsidRPr="005D3EFE" w:rsidR="006378F8" w:rsidP="00911383" w:rsidRDefault="006378F8" w14:paraId="098C99E1" w14:textId="77777777">
            <w:pPr>
              <w:spacing w:before="6" w:after="6" w:line="295" w:lineRule="auto"/>
              <w:jc w:val="both"/>
              <w:rPr>
                <w:szCs w:val="26"/>
              </w:rPr>
            </w:pPr>
            <w:r w:rsidRPr="005D3EFE">
              <w:rPr>
                <w:szCs w:val="26"/>
              </w:rPr>
              <w:t>- Các lỗi dữ liệu (nếu có) được ghi nhận trong bảng Log.</w:t>
            </w:r>
          </w:p>
        </w:tc>
      </w:tr>
      <w:tr w:rsidRPr="005D760D" w:rsidR="00F80031" w:rsidTr="005D3EFE" w14:paraId="79B05D28"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F80031" w:rsidP="00911383" w:rsidRDefault="00F80031" w14:paraId="50F69D9E" w14:textId="77777777">
            <w:pPr>
              <w:pStyle w:val="ListParagraph"/>
              <w:spacing w:before="6" w:after="6" w:line="295" w:lineRule="auto"/>
              <w:ind w:left="0"/>
              <w:contextualSpacing w:val="0"/>
              <w:jc w:val="both"/>
              <w:rPr>
                <w:color w:val="000000"/>
                <w:szCs w:val="26"/>
              </w:rPr>
            </w:pPr>
            <w:r>
              <w:rPr>
                <w:color w:val="000000"/>
                <w:szCs w:val="26"/>
              </w:rPr>
              <w:t>TH12:</w:t>
            </w:r>
          </w:p>
          <w:p w:rsidR="005D3EFE" w:rsidP="00911383" w:rsidRDefault="005D3EFE" w14:paraId="2009A705" w14:textId="77777777">
            <w:pPr>
              <w:pStyle w:val="ListParagraph"/>
              <w:spacing w:before="6" w:after="6" w:line="295" w:lineRule="auto"/>
              <w:ind w:left="0"/>
              <w:contextualSpacing w:val="0"/>
              <w:jc w:val="both"/>
              <w:rPr>
                <w:color w:val="000000"/>
                <w:szCs w:val="26"/>
              </w:rPr>
            </w:pPr>
            <w:r>
              <w:rPr>
                <w:color w:val="000000"/>
                <w:szCs w:val="26"/>
              </w:rPr>
              <w:t>ZCGL07_1</w:t>
            </w:r>
          </w:p>
          <w:p w:rsidR="00F80031" w:rsidP="00911383" w:rsidRDefault="00F80031" w14:paraId="2D591E85" w14:textId="77777777">
            <w:pPr>
              <w:pStyle w:val="ListParagraph"/>
              <w:spacing w:before="6" w:after="6" w:line="295" w:lineRule="auto"/>
              <w:ind w:left="0"/>
              <w:contextualSpacing w:val="0"/>
              <w:jc w:val="both"/>
              <w:rPr>
                <w:color w:val="000000"/>
                <w:szCs w:val="26"/>
              </w:rPr>
            </w:pP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F80031" w:rsidP="00911383" w:rsidRDefault="005D3EFE" w14:paraId="4EF49488" w14:textId="77777777">
            <w:pPr>
              <w:pStyle w:val="ListParagraph"/>
              <w:spacing w:before="6" w:after="6" w:line="295" w:lineRule="auto"/>
              <w:ind w:left="0"/>
              <w:jc w:val="both"/>
              <w:rPr>
                <w:color w:val="1F497D"/>
              </w:rPr>
            </w:pPr>
            <w:r>
              <w:rPr>
                <w:lang w:bidi="lo-LA"/>
              </w:rPr>
              <w:t>Kết chuyển trạng thái điều hòa ngoại tệ PGD-TSCN</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F80031" w:rsidP="00911383" w:rsidRDefault="005D3EFE" w14:paraId="17F2F26F" w14:textId="77777777">
            <w:pPr>
              <w:spacing w:before="6" w:after="6" w:line="295" w:lineRule="auto"/>
              <w:jc w:val="both"/>
              <w:rPr>
                <w:color w:val="000000"/>
                <w:szCs w:val="26"/>
              </w:rPr>
            </w:pPr>
            <w:r>
              <w:rPr>
                <w:color w:val="000000"/>
                <w:szCs w:val="26"/>
              </w:rPr>
              <w:t>Trên bảng cờ tích hợp, cờ ERP_FIS = Y của các chương trình sau:</w:t>
            </w:r>
          </w:p>
          <w:p w:rsidR="005D3EFE" w:rsidP="00911383" w:rsidRDefault="005D3EFE" w14:paraId="5E4B5BAC" w14:textId="77777777">
            <w:pPr>
              <w:spacing w:before="6" w:after="6" w:line="295" w:lineRule="auto"/>
              <w:jc w:val="both"/>
              <w:rPr>
                <w:color w:val="000000"/>
                <w:szCs w:val="26"/>
              </w:rPr>
            </w:pPr>
            <w:r>
              <w:rPr>
                <w:color w:val="000000"/>
                <w:szCs w:val="26"/>
              </w:rPr>
              <w:t>+ CORE_DS</w:t>
            </w:r>
          </w:p>
          <w:p w:rsidR="005D3EFE" w:rsidP="00911383" w:rsidRDefault="005D3EFE" w14:paraId="0C08BD0A" w14:textId="77777777">
            <w:pPr>
              <w:spacing w:before="6" w:after="6" w:line="295" w:lineRule="auto"/>
              <w:jc w:val="both"/>
              <w:rPr>
                <w:color w:val="000000"/>
                <w:szCs w:val="26"/>
              </w:rPr>
            </w:pPr>
            <w:r>
              <w:rPr>
                <w:color w:val="000000"/>
                <w:szCs w:val="26"/>
              </w:rPr>
              <w:t>+ CORE_BD</w:t>
            </w:r>
          </w:p>
          <w:p w:rsidR="005D3EFE" w:rsidP="00911383" w:rsidRDefault="005D3EFE" w14:paraId="4648DD28" w14:textId="77777777">
            <w:pPr>
              <w:spacing w:before="6" w:after="6" w:line="295" w:lineRule="auto"/>
              <w:jc w:val="both"/>
              <w:rPr>
                <w:color w:val="000000"/>
                <w:szCs w:val="26"/>
              </w:rPr>
            </w:pPr>
            <w:r>
              <w:rPr>
                <w:color w:val="000000"/>
                <w:szCs w:val="26"/>
              </w:rPr>
              <w:t>+ CORE_XL</w:t>
            </w:r>
          </w:p>
          <w:p w:rsidR="005D3EFE" w:rsidP="00911383" w:rsidRDefault="005D3EFE" w14:paraId="74592E08" w14:textId="77777777">
            <w:pPr>
              <w:spacing w:before="6" w:after="6" w:line="295" w:lineRule="auto"/>
              <w:jc w:val="both"/>
              <w:rPr>
                <w:color w:val="000000"/>
                <w:szCs w:val="26"/>
              </w:rPr>
            </w:pPr>
            <w:r>
              <w:rPr>
                <w:color w:val="000000"/>
                <w:szCs w:val="26"/>
              </w:rPr>
              <w:t>+ CORE_SP</w:t>
            </w:r>
          </w:p>
        </w:tc>
        <w:tc>
          <w:tcPr>
            <w:tcW w:w="1841" w:type="pct"/>
            <w:tcBorders>
              <w:top w:val="single" w:color="auto" w:sz="4" w:space="0"/>
              <w:left w:val="single" w:color="auto" w:sz="4" w:space="0"/>
              <w:bottom w:val="single" w:color="auto" w:sz="4" w:space="0"/>
              <w:right w:val="single" w:color="auto" w:sz="4" w:space="0"/>
            </w:tcBorders>
          </w:tcPr>
          <w:p w:rsidRPr="000D0C97" w:rsidR="00F80031" w:rsidP="00911383" w:rsidRDefault="005D3EFE" w14:paraId="1C47D554" w14:textId="77777777">
            <w:pPr>
              <w:spacing w:line="295" w:lineRule="auto"/>
              <w:jc w:val="both"/>
              <w:rPr>
                <w:lang w:bidi="lo-LA"/>
              </w:rPr>
            </w:pPr>
            <w:r w:rsidRPr="000D0C97">
              <w:t xml:space="preserve">ERP đặt Job chạy </w:t>
            </w:r>
            <w:r w:rsidR="005B1FA5">
              <w:rPr>
                <w:lang w:bidi="lo-LA"/>
              </w:rPr>
              <w:t>2</w:t>
            </w:r>
            <w:r w:rsidRPr="000D0C97">
              <w:rPr>
                <w:lang w:bidi="lo-LA"/>
              </w:rPr>
              <w:t xml:space="preserve"> phút/lần, bắt đầu từ 05:20 Am.</w:t>
            </w:r>
          </w:p>
          <w:p w:rsidR="00931B53" w:rsidP="00911383" w:rsidRDefault="00931B53" w14:paraId="0ACFCB10" w14:textId="77777777">
            <w:pPr>
              <w:spacing w:line="295" w:lineRule="auto"/>
              <w:jc w:val="both"/>
              <w:rPr>
                <w:lang w:bidi="lo-LA"/>
              </w:rPr>
            </w:pPr>
            <w:r w:rsidRPr="000D0C97">
              <w:rPr>
                <w:lang w:bidi="lo-LA"/>
              </w:rPr>
              <w:t>Khi kiểm tra có đủ</w:t>
            </w:r>
            <w:r>
              <w:rPr>
                <w:lang w:bidi="lo-LA"/>
              </w:rPr>
              <w:t xml:space="preserve">: </w:t>
            </w:r>
          </w:p>
          <w:p w:rsidR="00931B53" w:rsidP="00911383" w:rsidRDefault="00931B53" w14:paraId="60ADEC98" w14:textId="77777777">
            <w:pPr>
              <w:spacing w:line="295" w:lineRule="auto"/>
              <w:jc w:val="both"/>
              <w:rPr>
                <w:lang w:bidi="lo-LA"/>
              </w:rPr>
            </w:pPr>
            <w:r>
              <w:rPr>
                <w:lang w:bidi="lo-LA"/>
              </w:rPr>
              <w:t>+ Cờ của ZCGL13</w:t>
            </w:r>
          </w:p>
          <w:p w:rsidR="00931B53" w:rsidP="00911383" w:rsidRDefault="00931B53" w14:paraId="0B5A5D83" w14:textId="77777777">
            <w:pPr>
              <w:spacing w:line="295" w:lineRule="auto"/>
              <w:jc w:val="both"/>
              <w:rPr>
                <w:lang w:bidi="lo-LA"/>
              </w:rPr>
            </w:pPr>
            <w:r>
              <w:rPr>
                <w:lang w:bidi="lo-LA"/>
              </w:rPr>
              <w:t xml:space="preserve">+ </w:t>
            </w:r>
            <w:r w:rsidRPr="000D0C97">
              <w:rPr>
                <w:lang w:bidi="lo-LA"/>
              </w:rPr>
              <w:t>4 cờ của các chương trình t</w:t>
            </w:r>
            <w:r>
              <w:rPr>
                <w:lang w:bidi="lo-LA"/>
              </w:rPr>
              <w:t>ích hợp dữ liệu Core cuối ngày</w:t>
            </w:r>
          </w:p>
          <w:p w:rsidRPr="000D0C97" w:rsidR="00931B53" w:rsidP="00911383" w:rsidRDefault="00931B53" w14:paraId="24C21959" w14:textId="77777777">
            <w:pPr>
              <w:spacing w:line="295" w:lineRule="auto"/>
              <w:jc w:val="both"/>
              <w:rPr>
                <w:lang w:bidi="lo-LA"/>
              </w:rPr>
            </w:pPr>
            <w:r w:rsidRPr="000D0C97">
              <w:rPr>
                <w:lang w:bidi="lo-LA"/>
              </w:rPr>
              <w:t>Job sẽ thực hiện kết chuyển, và kết thúc Job.</w:t>
            </w:r>
          </w:p>
          <w:p w:rsidR="005D3EFE" w:rsidP="00911383" w:rsidRDefault="005D3EFE" w14:paraId="45532BFF" w14:textId="77777777">
            <w:pPr>
              <w:spacing w:line="295" w:lineRule="auto"/>
              <w:jc w:val="both"/>
              <w:rPr>
                <w:color w:val="1F497D"/>
              </w:rPr>
            </w:pPr>
            <w:r w:rsidRPr="000D0C97">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00F80031" w:rsidP="00911383" w:rsidRDefault="005D3EFE" w14:paraId="22CBA61D" w14:textId="77777777">
            <w:pPr>
              <w:spacing w:before="6" w:after="6" w:line="295" w:lineRule="auto"/>
              <w:jc w:val="both"/>
              <w:rPr>
                <w:color w:val="000000"/>
                <w:szCs w:val="26"/>
              </w:rPr>
            </w:pPr>
            <w:r w:rsidRPr="005D3EFE">
              <w:rPr>
                <w:szCs w:val="26"/>
              </w:rPr>
              <w:t>Trên bảng cờ tích hợp của</w:t>
            </w:r>
            <w:r w:rsidRPr="005D3EFE">
              <w:t xml:space="preserve"> </w:t>
            </w:r>
            <w:r>
              <w:t>ZCGL07_1</w:t>
            </w:r>
            <w:r w:rsidRPr="005D3EFE">
              <w:rPr>
                <w:szCs w:val="26"/>
              </w:rPr>
              <w:t>, cờ ERP_FIS = Y</w:t>
            </w:r>
          </w:p>
        </w:tc>
      </w:tr>
      <w:tr w:rsidRPr="005D760D" w:rsidR="004C7E6E" w:rsidTr="005D3EFE" w14:paraId="3194DEBA"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4C7E6E" w:rsidP="00911383" w:rsidRDefault="004C7E6E" w14:paraId="7DF2B154" w14:textId="77777777">
            <w:pPr>
              <w:pStyle w:val="ListParagraph"/>
              <w:spacing w:before="6" w:after="6" w:line="295" w:lineRule="auto"/>
              <w:ind w:left="0"/>
              <w:contextualSpacing w:val="0"/>
              <w:jc w:val="both"/>
              <w:rPr>
                <w:color w:val="000000"/>
                <w:szCs w:val="26"/>
              </w:rPr>
            </w:pPr>
            <w:r>
              <w:rPr>
                <w:color w:val="000000"/>
                <w:szCs w:val="26"/>
              </w:rPr>
              <w:t>TH1</w:t>
            </w:r>
            <w:r w:rsidR="000D0C97">
              <w:rPr>
                <w:color w:val="000000"/>
                <w:szCs w:val="26"/>
              </w:rPr>
              <w:t>3</w:t>
            </w:r>
            <w:r>
              <w:rPr>
                <w:color w:val="000000"/>
                <w:szCs w:val="26"/>
              </w:rPr>
              <w:t>:</w:t>
            </w:r>
          </w:p>
          <w:p w:rsidR="004C7E6E" w:rsidP="00911383" w:rsidRDefault="004C7E6E" w14:paraId="6289CFA3" w14:textId="77777777">
            <w:pPr>
              <w:pStyle w:val="ListParagraph"/>
              <w:spacing w:before="6" w:after="6" w:line="295" w:lineRule="auto"/>
              <w:ind w:left="0"/>
              <w:contextualSpacing w:val="0"/>
              <w:jc w:val="both"/>
              <w:rPr>
                <w:color w:val="000000"/>
                <w:szCs w:val="26"/>
              </w:rPr>
            </w:pPr>
            <w:r>
              <w:rPr>
                <w:color w:val="000000"/>
                <w:szCs w:val="26"/>
              </w:rPr>
              <w:t>ZCGL07</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4C7E6E" w:rsidP="00911383" w:rsidRDefault="004C7E6E" w14:paraId="5BEF7E40" w14:textId="77777777">
            <w:pPr>
              <w:pStyle w:val="ListParagraph"/>
              <w:spacing w:before="6" w:after="6" w:line="295" w:lineRule="auto"/>
              <w:ind w:left="0"/>
              <w:jc w:val="both"/>
              <w:rPr>
                <w:lang w:bidi="lo-LA"/>
              </w:rPr>
            </w:pPr>
            <w:r>
              <w:rPr>
                <w:lang w:bidi="lo-LA"/>
              </w:rPr>
              <w:t>Kết chuyển trạng thái điều hòa ngoại tệ từ CN về TSC</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4C7E6E" w:rsidP="00911383" w:rsidRDefault="004C7E6E" w14:paraId="0DCB3585" w14:textId="77777777">
            <w:pPr>
              <w:spacing w:before="6" w:after="6" w:line="295" w:lineRule="auto"/>
              <w:jc w:val="both"/>
              <w:rPr>
                <w:color w:val="000000"/>
                <w:szCs w:val="26"/>
              </w:rPr>
            </w:pPr>
            <w:r w:rsidRPr="005D3EFE">
              <w:rPr>
                <w:szCs w:val="26"/>
              </w:rPr>
              <w:t>Trên bảng cờ tích hợp của</w:t>
            </w:r>
            <w:r w:rsidRPr="005D3EFE">
              <w:t xml:space="preserve"> </w:t>
            </w:r>
            <w:r>
              <w:t>ZCGL07_1</w:t>
            </w:r>
            <w:r w:rsidRPr="005D3EFE">
              <w:rPr>
                <w:szCs w:val="26"/>
              </w:rPr>
              <w:t>, cờ ERP_FIS = Y</w:t>
            </w:r>
          </w:p>
        </w:tc>
        <w:tc>
          <w:tcPr>
            <w:tcW w:w="1841" w:type="pct"/>
            <w:tcBorders>
              <w:top w:val="single" w:color="auto" w:sz="4" w:space="0"/>
              <w:left w:val="single" w:color="auto" w:sz="4" w:space="0"/>
              <w:bottom w:val="single" w:color="auto" w:sz="4" w:space="0"/>
              <w:right w:val="single" w:color="auto" w:sz="4" w:space="0"/>
            </w:tcBorders>
          </w:tcPr>
          <w:p w:rsidRPr="000D0C97" w:rsidR="004C7E6E" w:rsidP="00911383" w:rsidRDefault="004C7E6E" w14:paraId="47D0E1BE" w14:textId="77777777">
            <w:pPr>
              <w:spacing w:line="295" w:lineRule="auto"/>
              <w:jc w:val="both"/>
            </w:pPr>
            <w:r w:rsidRPr="000D0C97">
              <w:t>ERP gọi ra Job của ZCGL07 sau khi có cờ của Job ZCGL07_1.</w:t>
            </w:r>
          </w:p>
          <w:p w:rsidR="004C7E6E" w:rsidP="00911383" w:rsidRDefault="000D0C97" w14:paraId="3371193B" w14:textId="77777777">
            <w:pPr>
              <w:spacing w:line="295" w:lineRule="auto"/>
              <w:jc w:val="both"/>
              <w:rPr>
                <w:color w:val="1F497D"/>
              </w:rPr>
            </w:pPr>
            <w:r w:rsidRPr="000D0C97">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4C7E6E" w:rsidP="00911383" w:rsidRDefault="000D0C97" w14:paraId="14E1B2CB" w14:textId="77777777">
            <w:pPr>
              <w:spacing w:before="6" w:after="6" w:line="295" w:lineRule="auto"/>
              <w:jc w:val="both"/>
              <w:rPr>
                <w:szCs w:val="26"/>
              </w:rPr>
            </w:pPr>
            <w:r w:rsidRPr="005D3EFE">
              <w:rPr>
                <w:szCs w:val="26"/>
              </w:rPr>
              <w:t>Trên bảng cờ tích hợp của</w:t>
            </w:r>
            <w:r w:rsidRPr="005D3EFE">
              <w:t xml:space="preserve"> </w:t>
            </w:r>
            <w:r>
              <w:t>ZCGL07</w:t>
            </w:r>
            <w:r w:rsidRPr="005D3EFE">
              <w:rPr>
                <w:szCs w:val="26"/>
              </w:rPr>
              <w:t>, cờ ERP_FIS = Y</w:t>
            </w:r>
          </w:p>
        </w:tc>
      </w:tr>
      <w:tr w:rsidRPr="005D760D" w:rsidR="000D0C97" w:rsidTr="00892B02" w14:paraId="5C6F58EA" w14:textId="77777777">
        <w:trPr>
          <w:trHeight w:val="2123"/>
        </w:trPr>
        <w:tc>
          <w:tcPr>
            <w:tcW w:w="688" w:type="pct"/>
            <w:tcBorders>
              <w:top w:val="single" w:color="auto" w:sz="4" w:space="0"/>
              <w:left w:val="single" w:color="auto" w:sz="4" w:space="0"/>
              <w:bottom w:val="single" w:color="auto" w:sz="4" w:space="0"/>
              <w:right w:val="single" w:color="auto" w:sz="4" w:space="0"/>
            </w:tcBorders>
            <w:shd w:val="clear" w:color="auto" w:fill="auto"/>
          </w:tcPr>
          <w:p w:rsidR="000D0C97" w:rsidP="00911383" w:rsidRDefault="000D0C97" w14:paraId="37315C43" w14:textId="77777777">
            <w:pPr>
              <w:pStyle w:val="ListParagraph"/>
              <w:spacing w:before="6" w:after="6" w:line="295" w:lineRule="auto"/>
              <w:ind w:left="0"/>
              <w:contextualSpacing w:val="0"/>
              <w:jc w:val="both"/>
              <w:rPr>
                <w:color w:val="000000"/>
                <w:szCs w:val="26"/>
              </w:rPr>
            </w:pPr>
            <w:r>
              <w:rPr>
                <w:color w:val="000000"/>
                <w:szCs w:val="26"/>
              </w:rPr>
              <w:t>TH14:</w:t>
            </w:r>
          </w:p>
          <w:p w:rsidR="000D0C97" w:rsidP="00911383" w:rsidRDefault="000D0C97" w14:paraId="7BAD563F" w14:textId="77777777">
            <w:pPr>
              <w:pStyle w:val="ListParagraph"/>
              <w:spacing w:before="6" w:after="6" w:line="295" w:lineRule="auto"/>
              <w:ind w:left="0"/>
              <w:contextualSpacing w:val="0"/>
              <w:jc w:val="both"/>
              <w:rPr>
                <w:color w:val="000000"/>
                <w:szCs w:val="26"/>
              </w:rPr>
            </w:pPr>
            <w:r>
              <w:rPr>
                <w:color w:val="000000"/>
                <w:szCs w:val="26"/>
              </w:rPr>
              <w:t>ZCGL09</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0D0C97" w:rsidP="00911383" w:rsidRDefault="000D0C97" w14:paraId="43D29BE8" w14:textId="77777777">
            <w:pPr>
              <w:pStyle w:val="ListParagraph"/>
              <w:spacing w:before="6" w:after="6" w:line="295" w:lineRule="auto"/>
              <w:ind w:left="0"/>
              <w:jc w:val="both"/>
              <w:rPr>
                <w:lang w:bidi="lo-LA"/>
              </w:rPr>
            </w:pPr>
            <w:r>
              <w:rPr>
                <w:lang w:bidi="lo-LA"/>
              </w:rPr>
              <w:t xml:space="preserve">Kết chuyển </w:t>
            </w:r>
            <w:r w:rsidRPr="002A6D65">
              <w:rPr>
                <w:lang w:bidi="lo-LA"/>
              </w:rPr>
              <w:t>270310_170310</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0D0C97" w:rsidP="00911383" w:rsidRDefault="000D0C97" w14:paraId="01B3F837" w14:textId="77777777">
            <w:pPr>
              <w:spacing w:before="6" w:after="6" w:line="295" w:lineRule="auto"/>
              <w:jc w:val="both"/>
              <w:rPr>
                <w:szCs w:val="26"/>
              </w:rPr>
            </w:pPr>
            <w:r w:rsidRPr="005D3EFE">
              <w:rPr>
                <w:szCs w:val="26"/>
              </w:rPr>
              <w:t>Trên bảng cờ tích hợp của</w:t>
            </w:r>
            <w:r w:rsidRPr="005D3EFE">
              <w:t xml:space="preserve"> </w:t>
            </w:r>
            <w:r>
              <w:t>ZCGL07</w:t>
            </w:r>
            <w:r w:rsidRPr="005D3EFE">
              <w:rPr>
                <w:szCs w:val="26"/>
              </w:rPr>
              <w:t>, cờ ERP_FIS = Y</w:t>
            </w:r>
          </w:p>
        </w:tc>
        <w:tc>
          <w:tcPr>
            <w:tcW w:w="1841" w:type="pct"/>
            <w:tcBorders>
              <w:top w:val="single" w:color="auto" w:sz="4" w:space="0"/>
              <w:left w:val="single" w:color="auto" w:sz="4" w:space="0"/>
              <w:bottom w:val="single" w:color="auto" w:sz="4" w:space="0"/>
              <w:right w:val="single" w:color="auto" w:sz="4" w:space="0"/>
            </w:tcBorders>
          </w:tcPr>
          <w:p w:rsidRPr="000D0C97" w:rsidR="000D0C97" w:rsidP="00911383" w:rsidRDefault="000D0C97" w14:paraId="7045FCCA" w14:textId="77777777">
            <w:pPr>
              <w:spacing w:line="295" w:lineRule="auto"/>
              <w:jc w:val="both"/>
            </w:pPr>
            <w:r w:rsidRPr="000D0C97">
              <w:t>ERP gọi ra Job của ZCGL0</w:t>
            </w:r>
            <w:r>
              <w:t>9</w:t>
            </w:r>
            <w:r w:rsidRPr="000D0C97">
              <w:t xml:space="preserve"> sau khi </w:t>
            </w:r>
            <w:r>
              <w:t>có cờ của Job ZCGL07</w:t>
            </w:r>
            <w:r w:rsidRPr="000D0C97">
              <w:t>.</w:t>
            </w:r>
          </w:p>
          <w:p w:rsidR="000D0C97" w:rsidP="00911383" w:rsidRDefault="000D0C97" w14:paraId="47FFD509" w14:textId="77777777">
            <w:pPr>
              <w:spacing w:line="295" w:lineRule="auto"/>
              <w:jc w:val="both"/>
              <w:rPr>
                <w:color w:val="1F497D"/>
              </w:rPr>
            </w:pPr>
            <w:r w:rsidRPr="000D0C97">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0D0C97" w:rsidP="00911383" w:rsidRDefault="000D0C97" w14:paraId="3C9C8A38" w14:textId="77777777">
            <w:pPr>
              <w:spacing w:before="6" w:after="6" w:line="295" w:lineRule="auto"/>
              <w:jc w:val="both"/>
              <w:rPr>
                <w:szCs w:val="26"/>
              </w:rPr>
            </w:pPr>
            <w:r w:rsidRPr="005D3EFE">
              <w:rPr>
                <w:szCs w:val="26"/>
              </w:rPr>
              <w:t>Trên bảng cờ tích hợp của</w:t>
            </w:r>
            <w:r w:rsidRPr="005D3EFE">
              <w:t xml:space="preserve"> </w:t>
            </w:r>
            <w:r>
              <w:t>ZCGL09</w:t>
            </w:r>
            <w:r w:rsidRPr="005D3EFE">
              <w:rPr>
                <w:szCs w:val="26"/>
              </w:rPr>
              <w:t>, cờ ERP_FIS = Y</w:t>
            </w:r>
          </w:p>
        </w:tc>
      </w:tr>
      <w:tr w:rsidRPr="005D760D" w:rsidR="000D0C97" w:rsidTr="009F0BBE" w14:paraId="475AEB5B" w14:textId="77777777">
        <w:trPr>
          <w:trHeight w:val="5566"/>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323EAB" w:rsidR="000D0C97" w:rsidP="00911383" w:rsidRDefault="000D0C97" w14:paraId="36B2E94B" w14:textId="77777777">
            <w:pPr>
              <w:pStyle w:val="ListParagraph"/>
              <w:spacing w:before="6" w:after="6" w:line="295" w:lineRule="auto"/>
              <w:ind w:left="0"/>
              <w:contextualSpacing w:val="0"/>
              <w:jc w:val="both"/>
              <w:rPr>
                <w:color w:val="000000"/>
                <w:szCs w:val="26"/>
              </w:rPr>
            </w:pPr>
            <w:r w:rsidRPr="00323EAB">
              <w:rPr>
                <w:color w:val="000000"/>
                <w:szCs w:val="26"/>
              </w:rPr>
              <w:t>TH15:</w:t>
            </w:r>
          </w:p>
          <w:p w:rsidRPr="00323EAB" w:rsidR="000D0C97" w:rsidP="00911383" w:rsidRDefault="000D0C97" w14:paraId="08ACA563" w14:textId="77777777">
            <w:pPr>
              <w:pStyle w:val="ListParagraph"/>
              <w:spacing w:before="6" w:after="6" w:line="295" w:lineRule="auto"/>
              <w:ind w:left="0"/>
              <w:contextualSpacing w:val="0"/>
              <w:jc w:val="both"/>
              <w:rPr>
                <w:color w:val="000000"/>
                <w:szCs w:val="26"/>
              </w:rPr>
            </w:pPr>
            <w:r w:rsidRPr="00323EAB">
              <w:rPr>
                <w:color w:val="000000"/>
                <w:szCs w:val="26"/>
              </w:rPr>
              <w:t>PHAC</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323EAB" w:rsidR="000D0C97" w:rsidP="00911383" w:rsidRDefault="009F0BBE" w14:paraId="625170D9" w14:textId="77777777">
            <w:pPr>
              <w:pStyle w:val="ListParagraph"/>
              <w:spacing w:before="6" w:after="6" w:line="295" w:lineRule="auto"/>
              <w:ind w:left="0"/>
              <w:jc w:val="both"/>
              <w:rPr>
                <w:lang w:bidi="lo-LA"/>
              </w:rPr>
            </w:pPr>
            <w:r w:rsidRPr="00323EAB">
              <w:rPr>
                <w:lang w:bidi="lo-LA"/>
              </w:rPr>
              <w:t>Tích hợp phát hành ấn chỉ</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0D0C97" w:rsidP="00911383" w:rsidRDefault="009F0BBE" w14:paraId="69632346" w14:textId="77777777">
            <w:pPr>
              <w:spacing w:before="6" w:after="6" w:line="295" w:lineRule="auto"/>
              <w:jc w:val="both"/>
              <w:rPr>
                <w:szCs w:val="26"/>
              </w:rPr>
            </w:pPr>
            <w:r w:rsidRPr="005D3EFE">
              <w:rPr>
                <w:szCs w:val="26"/>
              </w:rPr>
              <w:t xml:space="preserve">Trên bảng cờ tích hợp của </w:t>
            </w:r>
            <w:r w:rsidRPr="005D3EFE">
              <w:t xml:space="preserve">dữ liệu </w:t>
            </w:r>
            <w:r>
              <w:t>phát hành ấn chỉ từ</w:t>
            </w:r>
            <w:r w:rsidRPr="005D3EFE">
              <w:t xml:space="preserve"> Core, </w:t>
            </w:r>
            <w:r w:rsidRPr="005D3EFE">
              <w:rPr>
                <w:szCs w:val="26"/>
              </w:rPr>
              <w:t>cờ ERP_VCB = Y</w:t>
            </w:r>
          </w:p>
        </w:tc>
        <w:tc>
          <w:tcPr>
            <w:tcW w:w="1841" w:type="pct"/>
            <w:tcBorders>
              <w:top w:val="single" w:color="auto" w:sz="4" w:space="0"/>
              <w:left w:val="single" w:color="auto" w:sz="4" w:space="0"/>
              <w:bottom w:val="single" w:color="auto" w:sz="4" w:space="0"/>
              <w:right w:val="single" w:color="auto" w:sz="4" w:space="0"/>
            </w:tcBorders>
          </w:tcPr>
          <w:p w:rsidR="000D0C97" w:rsidP="00911383" w:rsidRDefault="009F0BBE" w14:paraId="1B4D2A98" w14:textId="77777777">
            <w:pPr>
              <w:spacing w:line="295" w:lineRule="auto"/>
              <w:jc w:val="both"/>
            </w:pPr>
            <w:r>
              <w:t>ERP đặt</w:t>
            </w:r>
            <w:r w:rsidR="00240496">
              <w:t xml:space="preserve"> (01)</w:t>
            </w:r>
            <w:r>
              <w:t xml:space="preserve"> </w:t>
            </w:r>
            <w:r w:rsidRPr="005D3EFE">
              <w:t>Job tích</w:t>
            </w:r>
            <w:r>
              <w:t xml:space="preserve"> hợp trên ERP </w:t>
            </w:r>
            <w:r w:rsidR="002F01AF">
              <w:t>lúc</w:t>
            </w:r>
            <w:r w:rsidRPr="005D3EFE">
              <w:t xml:space="preserve"> 0</w:t>
            </w:r>
            <w:r>
              <w:t>6</w:t>
            </w:r>
            <w:r w:rsidRPr="005D3EFE">
              <w:t>:</w:t>
            </w:r>
            <w:r>
              <w:t>0</w:t>
            </w:r>
            <w:r w:rsidRPr="005D3EFE">
              <w:t>0 Am</w:t>
            </w:r>
            <w:r>
              <w:t>.</w:t>
            </w:r>
          </w:p>
          <w:p w:rsidRPr="005D3EFE" w:rsidR="009F0BBE" w:rsidP="00911383" w:rsidRDefault="009F0BBE" w14:paraId="7A67CDDA" w14:textId="77777777">
            <w:pPr>
              <w:spacing w:line="295" w:lineRule="auto"/>
              <w:jc w:val="both"/>
            </w:pPr>
            <w:r w:rsidRPr="005D3EFE">
              <w:t xml:space="preserve">Job sẽ check </w:t>
            </w:r>
            <w:r>
              <w:t>cờ dữ liệu phát hành ấn chỉ từ Core</w:t>
            </w:r>
            <w:r w:rsidRPr="005D3EFE">
              <w:t>, nếu có thì sẽ thực hiện chương trình tích hợp.</w:t>
            </w:r>
          </w:p>
          <w:p w:rsidRPr="000D0C97" w:rsidR="009F0BBE" w:rsidP="00911383" w:rsidRDefault="009F0BBE" w14:paraId="7B510CB8" w14:textId="77777777">
            <w:pPr>
              <w:spacing w:line="295" w:lineRule="auto"/>
              <w:jc w:val="both"/>
            </w:pPr>
            <w:r w:rsidRPr="005D3EFE">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000D0C97" w:rsidP="00911383" w:rsidRDefault="009F0BBE" w14:paraId="6F61D7AA" w14:textId="77777777">
            <w:pPr>
              <w:spacing w:before="6" w:after="6" w:line="295" w:lineRule="auto"/>
              <w:jc w:val="both"/>
              <w:rPr>
                <w:szCs w:val="26"/>
              </w:rPr>
            </w:pPr>
            <w:r>
              <w:rPr>
                <w:szCs w:val="26"/>
              </w:rPr>
              <w:t xml:space="preserve">- </w:t>
            </w:r>
            <w:r w:rsidRPr="005D3EFE">
              <w:rPr>
                <w:szCs w:val="26"/>
              </w:rPr>
              <w:t xml:space="preserve">Trên bảng cờ tích hợp của </w:t>
            </w:r>
            <w:r w:rsidRPr="005D3EFE">
              <w:t xml:space="preserve">dữ liệu </w:t>
            </w:r>
            <w:r>
              <w:t>phát hành ấn chỉ từ</w:t>
            </w:r>
            <w:r w:rsidRPr="005D3EFE">
              <w:t xml:space="preserve"> Core, </w:t>
            </w:r>
            <w:r w:rsidRPr="005D3EFE">
              <w:rPr>
                <w:szCs w:val="26"/>
              </w:rPr>
              <w:t>cờ ERP_</w:t>
            </w:r>
            <w:r>
              <w:rPr>
                <w:szCs w:val="26"/>
              </w:rPr>
              <w:t>FIS</w:t>
            </w:r>
            <w:r w:rsidRPr="005D3EFE">
              <w:rPr>
                <w:szCs w:val="26"/>
              </w:rPr>
              <w:t xml:space="preserve"> = Y</w:t>
            </w:r>
          </w:p>
          <w:p w:rsidRPr="005D3EFE" w:rsidR="009F0BBE" w:rsidP="00911383" w:rsidRDefault="009F0BBE" w14:paraId="179B9975" w14:textId="77777777">
            <w:pPr>
              <w:spacing w:before="6" w:after="6" w:line="295" w:lineRule="auto"/>
              <w:jc w:val="both"/>
              <w:rPr>
                <w:szCs w:val="26"/>
              </w:rPr>
            </w:pPr>
            <w:r>
              <w:rPr>
                <w:szCs w:val="26"/>
              </w:rPr>
              <w:t xml:space="preserve">- </w:t>
            </w:r>
            <w:r w:rsidRPr="005D3EFE">
              <w:rPr>
                <w:szCs w:val="26"/>
              </w:rPr>
              <w:t xml:space="preserve">Các lỗi dữ liệu (nếu có) được ghi nhận trong bảng </w:t>
            </w:r>
            <w:r w:rsidRPr="00592476">
              <w:t>ZTB_HIS_PHAC</w:t>
            </w:r>
            <w:r w:rsidRPr="005D3EFE">
              <w:rPr>
                <w:szCs w:val="26"/>
              </w:rPr>
              <w:t>.</w:t>
            </w:r>
          </w:p>
        </w:tc>
      </w:tr>
      <w:tr w:rsidRPr="005D760D" w:rsidR="00AC2D94" w:rsidTr="005D3EFE" w14:paraId="412FF53A"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420D1C" w:rsidR="00AC2D94" w:rsidP="00911383" w:rsidRDefault="00AC2D94" w14:paraId="0603D156" w14:textId="77777777">
            <w:pPr>
              <w:pStyle w:val="ListParagraph"/>
              <w:spacing w:before="6" w:after="6" w:line="295" w:lineRule="auto"/>
              <w:ind w:left="0"/>
              <w:contextualSpacing w:val="0"/>
              <w:jc w:val="both"/>
              <w:rPr>
                <w:szCs w:val="26"/>
              </w:rPr>
            </w:pPr>
            <w:r w:rsidRPr="00420D1C">
              <w:rPr>
                <w:szCs w:val="26"/>
              </w:rPr>
              <w:t>TH16:</w:t>
            </w:r>
          </w:p>
          <w:p w:rsidRPr="00420D1C" w:rsidR="00AC2D94" w:rsidP="00911383" w:rsidRDefault="00AC2D94" w14:paraId="5B828A76" w14:textId="77777777">
            <w:pPr>
              <w:pStyle w:val="ListParagraph"/>
              <w:spacing w:before="6" w:after="6" w:line="295" w:lineRule="auto"/>
              <w:ind w:left="0"/>
              <w:contextualSpacing w:val="0"/>
              <w:jc w:val="both"/>
              <w:rPr>
                <w:szCs w:val="26"/>
              </w:rPr>
            </w:pPr>
            <w:r w:rsidRPr="00420D1C">
              <w:rPr>
                <w:szCs w:val="26"/>
              </w:rPr>
              <w:t>DW_DS</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420D1C" w:rsidR="00AC2D94" w:rsidP="00911383" w:rsidRDefault="00AC2D94" w14:paraId="3A06AFE0" w14:textId="77777777">
            <w:pPr>
              <w:pStyle w:val="ListParagraph"/>
              <w:spacing w:before="6" w:after="6" w:line="295" w:lineRule="auto"/>
              <w:ind w:left="0"/>
              <w:jc w:val="both"/>
              <w:rPr>
                <w:highlight w:val="yellow"/>
                <w:lang w:bidi="lo-LA"/>
              </w:rPr>
            </w:pPr>
            <w:r w:rsidRPr="00420D1C">
              <w:t>Tích hợp Giao dịch từ ERP về DWH (DW_DS) </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420D1C" w:rsidR="00AC2D94" w:rsidP="00911383" w:rsidRDefault="00AC2D94" w14:paraId="2D960A81" w14:textId="77777777">
            <w:pPr>
              <w:spacing w:before="6" w:after="6" w:line="295" w:lineRule="auto"/>
              <w:jc w:val="both"/>
              <w:rPr>
                <w:szCs w:val="26"/>
              </w:rPr>
            </w:pPr>
            <w:r w:rsidRPr="00420D1C">
              <w:rPr>
                <w:szCs w:val="26"/>
              </w:rPr>
              <w:t>Trên bảng cờ tích hợp của</w:t>
            </w:r>
            <w:r w:rsidRPr="00420D1C">
              <w:t xml:space="preserve"> ZCGL09 và PHAC</w:t>
            </w:r>
            <w:r w:rsidRPr="00420D1C">
              <w:rPr>
                <w:szCs w:val="26"/>
              </w:rPr>
              <w:t>, cờ ERP_FIS = Y</w:t>
            </w:r>
          </w:p>
        </w:tc>
        <w:tc>
          <w:tcPr>
            <w:tcW w:w="1841" w:type="pct"/>
            <w:tcBorders>
              <w:top w:val="single" w:color="auto" w:sz="4" w:space="0"/>
              <w:left w:val="single" w:color="auto" w:sz="4" w:space="0"/>
              <w:bottom w:val="single" w:color="auto" w:sz="4" w:space="0"/>
              <w:right w:val="single" w:color="auto" w:sz="4" w:space="0"/>
            </w:tcBorders>
          </w:tcPr>
          <w:p w:rsidR="00C62F4B" w:rsidP="00C62F4B" w:rsidRDefault="00C62F4B" w14:paraId="701DC071" w14:textId="77777777">
            <w:pPr>
              <w:spacing w:line="295" w:lineRule="auto"/>
              <w:jc w:val="both"/>
            </w:pPr>
            <w:r w:rsidRPr="000D0C97">
              <w:t xml:space="preserve">ERP đặt Job chạy </w:t>
            </w:r>
            <w:r>
              <w:rPr>
                <w:lang w:bidi="lo-LA"/>
              </w:rPr>
              <w:t>2</w:t>
            </w:r>
            <w:r w:rsidRPr="000D0C97">
              <w:rPr>
                <w:lang w:bidi="lo-LA"/>
              </w:rPr>
              <w:t xml:space="preserve"> phút/lần,</w:t>
            </w:r>
            <w:r w:rsidRPr="00C62F4B">
              <w:rPr>
                <w:lang w:bidi="lo-LA"/>
              </w:rPr>
              <w:t xml:space="preserve"> bắt đầu ngay sau ZCGL09 hoàn thành</w:t>
            </w:r>
            <w:r>
              <w:rPr>
                <w:lang w:bidi="lo-LA"/>
              </w:rPr>
              <w:t>.</w:t>
            </w:r>
          </w:p>
          <w:p w:rsidRPr="00420D1C" w:rsidR="00AC2D94" w:rsidP="00911383" w:rsidRDefault="00AC2D94" w14:paraId="406C9720" w14:textId="77777777">
            <w:pPr>
              <w:spacing w:line="295" w:lineRule="auto"/>
              <w:jc w:val="both"/>
            </w:pPr>
            <w:r w:rsidRPr="00420D1C">
              <w:t xml:space="preserve">Job đẩy dữ liệu ra </w:t>
            </w:r>
            <w:r w:rsidR="005B1FA5">
              <w:t xml:space="preserve">DWH </w:t>
            </w:r>
            <w:r w:rsidRPr="00420D1C">
              <w:t>sau</w:t>
            </w:r>
            <w:r w:rsidR="002F01AF">
              <w:t xml:space="preserve"> khi</w:t>
            </w:r>
            <w:r w:rsidRPr="00420D1C">
              <w:t xml:space="preserve"> </w:t>
            </w:r>
            <w:r w:rsidR="005B1FA5">
              <w:t>quét có</w:t>
            </w:r>
            <w:r w:rsidRPr="00420D1C">
              <w:t xml:space="preserve"> cờ thành công của ZCGL09, và cờ tích hợp t</w:t>
            </w:r>
            <w:r w:rsidR="002F01AF">
              <w:t>hành công của Phát hành ấn chỉ.</w:t>
            </w:r>
          </w:p>
          <w:p w:rsidRPr="00420D1C" w:rsidR="00AC2D94" w:rsidP="00911383" w:rsidRDefault="00AC2D94" w14:paraId="20EE8C01" w14:textId="77777777">
            <w:pPr>
              <w:spacing w:line="295" w:lineRule="auto"/>
              <w:jc w:val="both"/>
            </w:pPr>
            <w:r w:rsidRPr="00420D1C">
              <w:t>Nếu có lỗi tích hợp cán bộ quản trị vận hành sẽ xử lý Manual.</w:t>
            </w:r>
          </w:p>
          <w:p w:rsidRPr="00420D1C" w:rsidR="00AC2D94" w:rsidP="00911383" w:rsidRDefault="00AC2D94" w14:paraId="7A7DD2FC" w14:textId="77777777">
            <w:pPr>
              <w:spacing w:line="295" w:lineRule="auto"/>
              <w:jc w:val="both"/>
            </w:pPr>
          </w:p>
        </w:tc>
        <w:tc>
          <w:tcPr>
            <w:tcW w:w="873" w:type="pct"/>
            <w:tcBorders>
              <w:top w:val="single" w:color="auto" w:sz="4" w:space="0"/>
              <w:left w:val="single" w:color="auto" w:sz="4" w:space="0"/>
              <w:bottom w:val="single" w:color="auto" w:sz="4" w:space="0"/>
              <w:right w:val="single" w:color="auto" w:sz="4" w:space="0"/>
            </w:tcBorders>
          </w:tcPr>
          <w:p w:rsidRPr="00420D1C" w:rsidR="00AC2D94" w:rsidP="00911383" w:rsidRDefault="00AC2D94" w14:paraId="4813F878" w14:textId="77777777">
            <w:pPr>
              <w:spacing w:before="6" w:after="6" w:line="295" w:lineRule="auto"/>
              <w:jc w:val="both"/>
              <w:rPr>
                <w:szCs w:val="26"/>
              </w:rPr>
            </w:pPr>
            <w:r w:rsidRPr="00420D1C">
              <w:rPr>
                <w:szCs w:val="26"/>
              </w:rPr>
              <w:t>Trên bảng cờ tích hợp của giao dịch từ ERP về DWH, cờ ERP_FIS = Y</w:t>
            </w:r>
          </w:p>
        </w:tc>
      </w:tr>
      <w:tr w:rsidRPr="005D760D" w:rsidR="00AC2D94" w:rsidTr="005D3EFE" w14:paraId="06CF3D65"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AC2D94" w:rsidR="00AC2D94" w:rsidP="00911383" w:rsidRDefault="00AC2D94" w14:paraId="67DF7F8B" w14:textId="77777777">
            <w:pPr>
              <w:pStyle w:val="ListParagraph"/>
              <w:spacing w:before="6" w:after="6" w:line="295" w:lineRule="auto"/>
              <w:ind w:left="0"/>
              <w:contextualSpacing w:val="0"/>
              <w:jc w:val="both"/>
              <w:rPr>
                <w:color w:val="000000"/>
                <w:szCs w:val="26"/>
              </w:rPr>
            </w:pPr>
            <w:r w:rsidRPr="00AC2D94">
              <w:rPr>
                <w:color w:val="000000"/>
                <w:szCs w:val="26"/>
              </w:rPr>
              <w:t>TH1</w:t>
            </w:r>
            <w:r>
              <w:rPr>
                <w:color w:val="000000"/>
                <w:szCs w:val="26"/>
              </w:rPr>
              <w:t>7</w:t>
            </w:r>
            <w:r w:rsidRPr="00AC2D94">
              <w:rPr>
                <w:color w:val="000000"/>
                <w:szCs w:val="26"/>
              </w:rPr>
              <w:t>:</w:t>
            </w:r>
          </w:p>
          <w:p w:rsidRPr="00AC2D94" w:rsidR="00AC2D94" w:rsidP="00911383" w:rsidRDefault="00AC2D94" w14:paraId="042CF0A9" w14:textId="77777777">
            <w:pPr>
              <w:pStyle w:val="ListParagraph"/>
              <w:spacing w:before="6" w:after="6" w:line="295" w:lineRule="auto"/>
              <w:ind w:left="0"/>
              <w:contextualSpacing w:val="0"/>
              <w:jc w:val="both"/>
              <w:rPr>
                <w:color w:val="000000"/>
                <w:szCs w:val="26"/>
              </w:rPr>
            </w:pPr>
            <w:r>
              <w:rPr>
                <w:color w:val="000000"/>
                <w:szCs w:val="26"/>
              </w:rPr>
              <w:t>DW_TL</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AC2D94" w:rsidR="00AC2D94" w:rsidP="00911383" w:rsidRDefault="00AC2D94" w14:paraId="4B192BDB" w14:textId="77777777">
            <w:pPr>
              <w:pStyle w:val="ListParagraph"/>
              <w:spacing w:before="6" w:after="6" w:line="295" w:lineRule="auto"/>
              <w:ind w:left="0"/>
              <w:jc w:val="both"/>
              <w:rPr>
                <w:highlight w:val="yellow"/>
                <w:lang w:bidi="lo-LA"/>
              </w:rPr>
            </w:pPr>
            <w:r w:rsidRPr="00AC2D94">
              <w:t>Tích hợp thông tin số dư tài khoản (DW_TL)</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AC2D94" w:rsidR="00AC2D94" w:rsidP="00911383" w:rsidRDefault="00AC2D94" w14:paraId="1FB44DB2" w14:textId="77777777">
            <w:pPr>
              <w:spacing w:before="6" w:after="6" w:line="295" w:lineRule="auto"/>
              <w:jc w:val="both"/>
              <w:rPr>
                <w:szCs w:val="26"/>
              </w:rPr>
            </w:pPr>
            <w:r w:rsidRPr="00AC2D94">
              <w:rPr>
                <w:szCs w:val="26"/>
              </w:rPr>
              <w:t>Trên bảng cờ tích hợp của</w:t>
            </w:r>
            <w:r w:rsidRPr="00AC2D94">
              <w:t xml:space="preserve"> ZCGL09 và PHAC</w:t>
            </w:r>
            <w:r w:rsidRPr="00AC2D94">
              <w:rPr>
                <w:szCs w:val="26"/>
              </w:rPr>
              <w:t>, cờ ERP_FIS = Y</w:t>
            </w:r>
          </w:p>
        </w:tc>
        <w:tc>
          <w:tcPr>
            <w:tcW w:w="1841" w:type="pct"/>
            <w:tcBorders>
              <w:top w:val="single" w:color="auto" w:sz="4" w:space="0"/>
              <w:left w:val="single" w:color="auto" w:sz="4" w:space="0"/>
              <w:bottom w:val="single" w:color="auto" w:sz="4" w:space="0"/>
              <w:right w:val="single" w:color="auto" w:sz="4" w:space="0"/>
            </w:tcBorders>
          </w:tcPr>
          <w:p w:rsidRPr="00AC2D94" w:rsidR="00447A81" w:rsidP="00911383" w:rsidRDefault="00447A81" w14:paraId="63157709" w14:textId="77777777">
            <w:pPr>
              <w:spacing w:line="295" w:lineRule="auto"/>
              <w:jc w:val="both"/>
            </w:pPr>
            <w:r w:rsidRPr="00AC2D94">
              <w:t>ERP đặt Job đẩy dữ liệu ra sau khi có cờ tích hợp thành c</w:t>
            </w:r>
            <w:r>
              <w:t>ông của giao dịch từ ERP về DWH (DW_DS).</w:t>
            </w:r>
          </w:p>
          <w:p w:rsidRPr="00AC2D94" w:rsidR="00AC2D94" w:rsidP="00911383" w:rsidRDefault="00AC2D94" w14:paraId="49847826" w14:textId="77777777">
            <w:pPr>
              <w:spacing w:line="295" w:lineRule="auto"/>
              <w:jc w:val="both"/>
            </w:pPr>
            <w:r w:rsidRPr="00AC2D94">
              <w:t>Nếu có lỗi tích hợp cán bộ quản trị vận hành sẽ xử lý Manual.</w:t>
            </w:r>
          </w:p>
          <w:p w:rsidRPr="00AC2D94" w:rsidR="00AC2D94" w:rsidP="00911383" w:rsidRDefault="00AC2D94" w14:paraId="7A022883" w14:textId="77777777">
            <w:pPr>
              <w:spacing w:line="295" w:lineRule="auto"/>
              <w:jc w:val="both"/>
            </w:pPr>
          </w:p>
        </w:tc>
        <w:tc>
          <w:tcPr>
            <w:tcW w:w="873" w:type="pct"/>
            <w:tcBorders>
              <w:top w:val="single" w:color="auto" w:sz="4" w:space="0"/>
              <w:left w:val="single" w:color="auto" w:sz="4" w:space="0"/>
              <w:bottom w:val="single" w:color="auto" w:sz="4" w:space="0"/>
              <w:right w:val="single" w:color="auto" w:sz="4" w:space="0"/>
            </w:tcBorders>
          </w:tcPr>
          <w:p w:rsidRPr="00AC2D94" w:rsidR="00AC2D94" w:rsidP="00911383" w:rsidRDefault="00AC2D94" w14:paraId="3FD91A35" w14:textId="77777777">
            <w:pPr>
              <w:spacing w:before="6" w:after="6" w:line="295" w:lineRule="auto"/>
              <w:jc w:val="both"/>
              <w:rPr>
                <w:szCs w:val="26"/>
              </w:rPr>
            </w:pPr>
            <w:r w:rsidRPr="00AC2D94">
              <w:rPr>
                <w:szCs w:val="26"/>
              </w:rPr>
              <w:t>Trên bảng cờ tích hợp</w:t>
            </w:r>
            <w:r>
              <w:rPr>
                <w:szCs w:val="26"/>
              </w:rPr>
              <w:t xml:space="preserve"> của</w:t>
            </w:r>
            <w:r w:rsidRPr="00AC2D94">
              <w:rPr>
                <w:szCs w:val="26"/>
              </w:rPr>
              <w:t xml:space="preserve"> </w:t>
            </w:r>
            <w:r w:rsidRPr="00AC2D94">
              <w:t>số dư tài khoản</w:t>
            </w:r>
            <w:r w:rsidRPr="00AC2D94">
              <w:rPr>
                <w:szCs w:val="26"/>
              </w:rPr>
              <w:t>, cờ ERP_FIS = Y</w:t>
            </w:r>
          </w:p>
        </w:tc>
      </w:tr>
      <w:tr w:rsidRPr="005D760D" w:rsidR="00AC2D94" w:rsidTr="00892B02" w14:paraId="670CA6E8" w14:textId="77777777">
        <w:trPr>
          <w:trHeight w:val="2393"/>
        </w:trPr>
        <w:tc>
          <w:tcPr>
            <w:tcW w:w="688" w:type="pct"/>
            <w:tcBorders>
              <w:top w:val="single" w:color="auto" w:sz="4" w:space="0"/>
              <w:left w:val="single" w:color="auto" w:sz="4" w:space="0"/>
              <w:bottom w:val="single" w:color="auto" w:sz="4" w:space="0"/>
              <w:right w:val="single" w:color="auto" w:sz="4" w:space="0"/>
            </w:tcBorders>
            <w:shd w:val="clear" w:color="auto" w:fill="auto"/>
          </w:tcPr>
          <w:p w:rsidR="00AC2D94" w:rsidP="00911383" w:rsidRDefault="00AC2D94" w14:paraId="577312DF" w14:textId="77777777">
            <w:pPr>
              <w:pStyle w:val="ListParagraph"/>
              <w:spacing w:before="6" w:after="6" w:line="295" w:lineRule="auto"/>
              <w:ind w:left="0"/>
              <w:contextualSpacing w:val="0"/>
              <w:jc w:val="both"/>
              <w:rPr>
                <w:color w:val="000000"/>
                <w:szCs w:val="26"/>
              </w:rPr>
            </w:pPr>
            <w:r>
              <w:rPr>
                <w:color w:val="000000"/>
                <w:szCs w:val="26"/>
              </w:rPr>
              <w:t>TH18:</w:t>
            </w:r>
          </w:p>
          <w:p w:rsidRPr="00AC2D94" w:rsidR="00AC2D94" w:rsidP="00911383" w:rsidRDefault="00AC2D94" w14:paraId="74A7E447" w14:textId="77777777">
            <w:pPr>
              <w:pStyle w:val="ListParagraph"/>
              <w:spacing w:before="6" w:after="6" w:line="295" w:lineRule="auto"/>
              <w:ind w:left="0"/>
              <w:contextualSpacing w:val="0"/>
              <w:jc w:val="both"/>
              <w:rPr>
                <w:color w:val="000000"/>
                <w:szCs w:val="26"/>
              </w:rPr>
            </w:pPr>
            <w:r>
              <w:rPr>
                <w:color w:val="000000"/>
                <w:szCs w:val="26"/>
              </w:rPr>
              <w:t>DW_DG</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AC2D94" w:rsidR="00AC2D94" w:rsidP="00911383" w:rsidRDefault="00AC2D94" w14:paraId="67ED6DE1" w14:textId="77777777">
            <w:pPr>
              <w:pStyle w:val="ListParagraph"/>
              <w:spacing w:before="6" w:after="6" w:line="295" w:lineRule="auto"/>
              <w:ind w:left="0"/>
              <w:jc w:val="both"/>
            </w:pPr>
            <w:r w:rsidRPr="00AC2D94">
              <w:t>Tích hợp thông tin Diễn giải Giao dịch từ ERP về DWH (DW_DG)</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AC2D94" w:rsidR="00AC2D94" w:rsidP="00911383" w:rsidRDefault="00AC2D94" w14:paraId="1A9D34C5" w14:textId="77777777">
            <w:pPr>
              <w:spacing w:before="6" w:after="6" w:line="295" w:lineRule="auto"/>
              <w:jc w:val="both"/>
              <w:rPr>
                <w:szCs w:val="26"/>
              </w:rPr>
            </w:pPr>
            <w:r w:rsidRPr="00AC2D94">
              <w:rPr>
                <w:szCs w:val="26"/>
              </w:rPr>
              <w:t>Trên bảng cờ tích hợp</w:t>
            </w:r>
            <w:r>
              <w:rPr>
                <w:szCs w:val="26"/>
              </w:rPr>
              <w:t xml:space="preserve"> của</w:t>
            </w:r>
            <w:r w:rsidRPr="00AC2D94">
              <w:rPr>
                <w:szCs w:val="26"/>
              </w:rPr>
              <w:t xml:space="preserve"> giao dịch từ ERP về DWH, cờ ERP_FIS = Y</w:t>
            </w:r>
          </w:p>
        </w:tc>
        <w:tc>
          <w:tcPr>
            <w:tcW w:w="1841" w:type="pct"/>
            <w:tcBorders>
              <w:top w:val="single" w:color="auto" w:sz="4" w:space="0"/>
              <w:left w:val="single" w:color="auto" w:sz="4" w:space="0"/>
              <w:bottom w:val="single" w:color="auto" w:sz="4" w:space="0"/>
              <w:right w:val="single" w:color="auto" w:sz="4" w:space="0"/>
            </w:tcBorders>
          </w:tcPr>
          <w:p w:rsidRPr="00AC2D94" w:rsidR="00AC2D94" w:rsidP="00911383" w:rsidRDefault="00AC2D94" w14:paraId="1BFE2FDA" w14:textId="77777777">
            <w:pPr>
              <w:spacing w:line="295" w:lineRule="auto"/>
              <w:jc w:val="both"/>
            </w:pPr>
            <w:r w:rsidRPr="00AC2D94">
              <w:t>ERP đặt Job đẩy dữ liệu ra sau khi có cờ tích hợp thành c</w:t>
            </w:r>
            <w:r w:rsidR="00447A81">
              <w:t>ông của giao dịch từ ERP về DWH (DW_DS).</w:t>
            </w:r>
          </w:p>
          <w:p w:rsidRPr="00AC2D94" w:rsidR="00AC2D94" w:rsidP="00911383" w:rsidRDefault="00AC2D94" w14:paraId="017E8036" w14:textId="77777777">
            <w:pPr>
              <w:spacing w:line="295" w:lineRule="auto"/>
              <w:jc w:val="both"/>
            </w:pPr>
            <w:r w:rsidRPr="00AC2D94">
              <w:t>Nếu có lỗi tích hợp cán bộ quản trị vận hành sẽ xử lý Manual.</w:t>
            </w:r>
          </w:p>
          <w:p w:rsidRPr="00AC2D94" w:rsidR="00AC2D94" w:rsidP="00911383" w:rsidRDefault="00AC2D94" w14:paraId="6D094C11" w14:textId="77777777">
            <w:pPr>
              <w:spacing w:line="295" w:lineRule="auto"/>
              <w:jc w:val="both"/>
            </w:pPr>
          </w:p>
        </w:tc>
        <w:tc>
          <w:tcPr>
            <w:tcW w:w="873" w:type="pct"/>
            <w:tcBorders>
              <w:top w:val="single" w:color="auto" w:sz="4" w:space="0"/>
              <w:left w:val="single" w:color="auto" w:sz="4" w:space="0"/>
              <w:bottom w:val="single" w:color="auto" w:sz="4" w:space="0"/>
              <w:right w:val="single" w:color="auto" w:sz="4" w:space="0"/>
            </w:tcBorders>
          </w:tcPr>
          <w:p w:rsidRPr="005D3EFE" w:rsidR="00AC2D94" w:rsidP="00911383" w:rsidRDefault="00AC2D94" w14:paraId="18B807B7" w14:textId="77777777">
            <w:pPr>
              <w:spacing w:before="6" w:after="6" w:line="295" w:lineRule="auto"/>
              <w:jc w:val="both"/>
              <w:rPr>
                <w:szCs w:val="26"/>
              </w:rPr>
            </w:pPr>
            <w:r w:rsidRPr="005D3EFE">
              <w:rPr>
                <w:szCs w:val="26"/>
              </w:rPr>
              <w:t>Trên bảng cờ tích hợp</w:t>
            </w:r>
            <w:r>
              <w:rPr>
                <w:szCs w:val="26"/>
              </w:rPr>
              <w:t xml:space="preserve"> của</w:t>
            </w:r>
            <w:r w:rsidRPr="005D3EFE">
              <w:rPr>
                <w:szCs w:val="26"/>
              </w:rPr>
              <w:t xml:space="preserve"> </w:t>
            </w:r>
            <w:r>
              <w:rPr>
                <w:szCs w:val="26"/>
              </w:rPr>
              <w:t>thông tin diễn giải giao dịch</w:t>
            </w:r>
            <w:r w:rsidRPr="005D3EFE">
              <w:rPr>
                <w:szCs w:val="26"/>
              </w:rPr>
              <w:t>, cờ ERP_FIS = Y</w:t>
            </w:r>
          </w:p>
        </w:tc>
      </w:tr>
      <w:tr w:rsidRPr="005D760D" w:rsidR="00AC2D94" w:rsidTr="005D3EFE" w14:paraId="1A0F9387"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AC2D94" w:rsidP="00911383" w:rsidRDefault="00AC2D94" w14:paraId="6B6C11A8" w14:textId="77777777">
            <w:pPr>
              <w:pStyle w:val="ListParagraph"/>
              <w:spacing w:before="6" w:after="6" w:line="295" w:lineRule="auto"/>
              <w:ind w:left="0"/>
              <w:contextualSpacing w:val="0"/>
              <w:jc w:val="both"/>
              <w:rPr>
                <w:color w:val="000000"/>
                <w:szCs w:val="26"/>
              </w:rPr>
            </w:pPr>
            <w:r>
              <w:rPr>
                <w:color w:val="000000"/>
                <w:szCs w:val="26"/>
              </w:rPr>
              <w:t>TH19:</w:t>
            </w:r>
          </w:p>
          <w:p w:rsidR="00AC2D94" w:rsidP="00911383" w:rsidRDefault="00AC2D94" w14:paraId="2BEE5225" w14:textId="77777777">
            <w:pPr>
              <w:pStyle w:val="ListParagraph"/>
              <w:spacing w:before="6" w:after="6" w:line="295" w:lineRule="auto"/>
              <w:ind w:left="0"/>
              <w:contextualSpacing w:val="0"/>
              <w:jc w:val="both"/>
              <w:rPr>
                <w:color w:val="000000"/>
                <w:szCs w:val="26"/>
              </w:rPr>
            </w:pPr>
            <w:r>
              <w:rPr>
                <w:color w:val="000000"/>
                <w:szCs w:val="26"/>
              </w:rPr>
              <w:t>DW_STL</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AC2D94" w:rsidR="00AC2D94" w:rsidP="00911383" w:rsidRDefault="00AC2D94" w14:paraId="70D20F82" w14:textId="77777777">
            <w:pPr>
              <w:pStyle w:val="ListParagraph"/>
              <w:spacing w:before="6" w:after="6" w:line="295" w:lineRule="auto"/>
              <w:ind w:left="0"/>
              <w:jc w:val="both"/>
            </w:pPr>
            <w:r w:rsidRPr="00AC2D94">
              <w:t>Tích hợp thông tin tài khoản từ ERP về DWH  (DW_STL)</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AC2D94" w:rsidR="00AC2D94" w:rsidP="00911383" w:rsidRDefault="00AC2D94" w14:paraId="45A9E5AA" w14:textId="77777777">
            <w:pPr>
              <w:spacing w:before="6" w:after="6" w:line="295" w:lineRule="auto"/>
              <w:jc w:val="both"/>
              <w:rPr>
                <w:szCs w:val="26"/>
              </w:rPr>
            </w:pPr>
            <w:r w:rsidRPr="00AC2D94">
              <w:rPr>
                <w:szCs w:val="26"/>
              </w:rPr>
              <w:t>Trên bảng cờ tích hợp</w:t>
            </w:r>
            <w:r>
              <w:rPr>
                <w:szCs w:val="26"/>
              </w:rPr>
              <w:t xml:space="preserve"> của</w:t>
            </w:r>
            <w:r w:rsidRPr="00AC2D94">
              <w:rPr>
                <w:szCs w:val="26"/>
              </w:rPr>
              <w:t xml:space="preserve"> giao dịch từ ERP về DWH, cờ ERP_FIS = Y</w:t>
            </w:r>
          </w:p>
        </w:tc>
        <w:tc>
          <w:tcPr>
            <w:tcW w:w="1841" w:type="pct"/>
            <w:tcBorders>
              <w:top w:val="single" w:color="auto" w:sz="4" w:space="0"/>
              <w:left w:val="single" w:color="auto" w:sz="4" w:space="0"/>
              <w:bottom w:val="single" w:color="auto" w:sz="4" w:space="0"/>
              <w:right w:val="single" w:color="auto" w:sz="4" w:space="0"/>
            </w:tcBorders>
          </w:tcPr>
          <w:p w:rsidRPr="00AC2D94" w:rsidR="00AC2D94" w:rsidP="00911383" w:rsidRDefault="00AC2D94" w14:paraId="21DC72EA" w14:textId="77777777">
            <w:pPr>
              <w:spacing w:line="295" w:lineRule="auto"/>
              <w:jc w:val="both"/>
            </w:pPr>
            <w:r w:rsidRPr="00AC2D94">
              <w:t>ERP đặt Job đẩy dữ liệu ra sau khi có cờ tích hợp thành công của giao d</w:t>
            </w:r>
            <w:r w:rsidR="00447A81">
              <w:t>ịch từ ERP về DWH (DW_DS).</w:t>
            </w:r>
          </w:p>
          <w:p w:rsidRPr="00AC2D94" w:rsidR="00AC2D94" w:rsidP="00911383" w:rsidRDefault="00AC2D94" w14:paraId="213151C7" w14:textId="77777777">
            <w:pPr>
              <w:spacing w:line="295" w:lineRule="auto"/>
              <w:jc w:val="both"/>
            </w:pPr>
            <w:r w:rsidRPr="00AC2D94">
              <w:t>Nếu có lỗi tích hợp cán bộ quản trị vận hành sẽ xử lý Manual.</w:t>
            </w:r>
          </w:p>
          <w:p w:rsidRPr="00AC2D94" w:rsidR="00AC2D94" w:rsidP="00911383" w:rsidRDefault="00AC2D94" w14:paraId="7C1AFFCE" w14:textId="77777777">
            <w:pPr>
              <w:spacing w:line="295" w:lineRule="auto"/>
              <w:jc w:val="both"/>
            </w:pPr>
          </w:p>
        </w:tc>
        <w:tc>
          <w:tcPr>
            <w:tcW w:w="873" w:type="pct"/>
            <w:tcBorders>
              <w:top w:val="single" w:color="auto" w:sz="4" w:space="0"/>
              <w:left w:val="single" w:color="auto" w:sz="4" w:space="0"/>
              <w:bottom w:val="single" w:color="auto" w:sz="4" w:space="0"/>
              <w:right w:val="single" w:color="auto" w:sz="4" w:space="0"/>
            </w:tcBorders>
          </w:tcPr>
          <w:p w:rsidRPr="005D3EFE" w:rsidR="00AC2D94" w:rsidP="00911383" w:rsidRDefault="00AC2D94" w14:paraId="32D46ABD" w14:textId="77777777">
            <w:pPr>
              <w:spacing w:before="6" w:after="6" w:line="295" w:lineRule="auto"/>
              <w:jc w:val="both"/>
              <w:rPr>
                <w:szCs w:val="26"/>
              </w:rPr>
            </w:pPr>
            <w:r w:rsidRPr="005D3EFE">
              <w:rPr>
                <w:szCs w:val="26"/>
              </w:rPr>
              <w:t>Trên bảng cờ tích hợp</w:t>
            </w:r>
            <w:r>
              <w:rPr>
                <w:szCs w:val="26"/>
              </w:rPr>
              <w:t xml:space="preserve"> của</w:t>
            </w:r>
            <w:r w:rsidRPr="005D3EFE">
              <w:rPr>
                <w:szCs w:val="26"/>
              </w:rPr>
              <w:t xml:space="preserve"> </w:t>
            </w:r>
            <w:r>
              <w:rPr>
                <w:szCs w:val="26"/>
              </w:rPr>
              <w:t>thông tin tài khoản</w:t>
            </w:r>
            <w:r w:rsidRPr="005D3EFE">
              <w:rPr>
                <w:szCs w:val="26"/>
              </w:rPr>
              <w:t>, cờ ERP_FIS = Y</w:t>
            </w:r>
          </w:p>
        </w:tc>
      </w:tr>
      <w:tr w:rsidRPr="005D760D" w:rsidR="00553482" w:rsidTr="005D3EFE" w14:paraId="78C1E1DC"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553482" w:rsidP="00911383" w:rsidRDefault="00553482" w14:paraId="629B64BA" w14:textId="77777777">
            <w:pPr>
              <w:pStyle w:val="ListParagraph"/>
              <w:spacing w:before="6" w:after="6" w:line="295" w:lineRule="auto"/>
              <w:ind w:left="0"/>
              <w:contextualSpacing w:val="0"/>
              <w:jc w:val="both"/>
              <w:rPr>
                <w:color w:val="000000"/>
                <w:szCs w:val="26"/>
              </w:rPr>
            </w:pPr>
            <w:r>
              <w:rPr>
                <w:color w:val="000000"/>
                <w:szCs w:val="26"/>
              </w:rPr>
              <w:t>TH20:</w:t>
            </w:r>
          </w:p>
          <w:p w:rsidR="00553482" w:rsidP="00911383" w:rsidRDefault="00553482" w14:paraId="7E7426BB" w14:textId="77777777">
            <w:pPr>
              <w:pStyle w:val="ListParagraph"/>
              <w:spacing w:before="6" w:after="6" w:line="295" w:lineRule="auto"/>
              <w:ind w:left="0"/>
              <w:contextualSpacing w:val="0"/>
              <w:jc w:val="both"/>
              <w:rPr>
                <w:color w:val="000000"/>
                <w:szCs w:val="26"/>
              </w:rPr>
            </w:pPr>
            <w:r>
              <w:rPr>
                <w:color w:val="000000"/>
                <w:szCs w:val="26"/>
              </w:rPr>
              <w:t>ZCAA50</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AC2D94" w:rsidR="00553482" w:rsidP="00911383" w:rsidRDefault="00085A7D" w14:paraId="48FEDB1B" w14:textId="77777777">
            <w:pPr>
              <w:pStyle w:val="ListParagraph"/>
              <w:spacing w:before="6" w:after="6" w:line="295" w:lineRule="auto"/>
              <w:ind w:left="0"/>
              <w:jc w:val="both"/>
            </w:pPr>
            <w:r>
              <w:t>Kết chuyển các phát sinh Có của TK chi phí khấu hao sang phát sinh Nợ số tiền âm</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AC2D94" w:rsidR="00553482" w:rsidP="00085A7D" w:rsidRDefault="00085A7D" w14:paraId="7428685B" w14:textId="77777777">
            <w:pPr>
              <w:spacing w:before="6" w:after="6" w:line="295" w:lineRule="auto"/>
              <w:jc w:val="both"/>
              <w:rPr>
                <w:szCs w:val="26"/>
              </w:rPr>
            </w:pPr>
            <w:r>
              <w:rPr>
                <w:szCs w:val="26"/>
              </w:rPr>
              <w:t>Phát sinh Có của TK chi phí khấu hao</w:t>
            </w:r>
          </w:p>
        </w:tc>
        <w:tc>
          <w:tcPr>
            <w:tcW w:w="1841" w:type="pct"/>
            <w:tcBorders>
              <w:top w:val="single" w:color="auto" w:sz="4" w:space="0"/>
              <w:left w:val="single" w:color="auto" w:sz="4" w:space="0"/>
              <w:bottom w:val="single" w:color="auto" w:sz="4" w:space="0"/>
              <w:right w:val="single" w:color="auto" w:sz="4" w:space="0"/>
            </w:tcBorders>
          </w:tcPr>
          <w:p w:rsidR="00553482" w:rsidP="00911383" w:rsidRDefault="00085A7D" w14:paraId="4D386B2F" w14:textId="77777777">
            <w:pPr>
              <w:spacing w:line="295" w:lineRule="auto"/>
              <w:jc w:val="both"/>
            </w:pPr>
            <w:r>
              <w:t>ERP đặt Job thực hiện lúc 00:05 Am.</w:t>
            </w:r>
          </w:p>
          <w:p w:rsidR="004A67B4" w:rsidP="00911383" w:rsidRDefault="004A67B4" w14:paraId="0874DB4B" w14:textId="77777777">
            <w:pPr>
              <w:spacing w:line="295" w:lineRule="auto"/>
              <w:jc w:val="both"/>
            </w:pPr>
            <w:r>
              <w:t>Job chạy hoàn thành sẽ cập nhật cờ trong bảng Flag.</w:t>
            </w:r>
          </w:p>
          <w:p w:rsidR="004A67B4" w:rsidP="00911383" w:rsidRDefault="004A67B4" w14:paraId="060D9155" w14:textId="77777777">
            <w:pPr>
              <w:spacing w:line="295" w:lineRule="auto"/>
              <w:jc w:val="both"/>
            </w:pPr>
            <w:r>
              <w:t xml:space="preserve">Nếu có lỗi cán bộ </w:t>
            </w:r>
            <w:r w:rsidRPr="00AC2D94">
              <w:t>quản trị vận hành sẽ xử lý Manual</w:t>
            </w:r>
            <w:r>
              <w:t>.</w:t>
            </w:r>
          </w:p>
          <w:p w:rsidRPr="00AC2D94" w:rsidR="00085A7D" w:rsidP="00911383" w:rsidRDefault="00085A7D" w14:paraId="518D2F7D" w14:textId="77777777">
            <w:pPr>
              <w:spacing w:line="295" w:lineRule="auto"/>
              <w:jc w:val="both"/>
            </w:pPr>
          </w:p>
        </w:tc>
        <w:tc>
          <w:tcPr>
            <w:tcW w:w="873" w:type="pct"/>
            <w:tcBorders>
              <w:top w:val="single" w:color="auto" w:sz="4" w:space="0"/>
              <w:left w:val="single" w:color="auto" w:sz="4" w:space="0"/>
              <w:bottom w:val="single" w:color="auto" w:sz="4" w:space="0"/>
              <w:right w:val="single" w:color="auto" w:sz="4" w:space="0"/>
            </w:tcBorders>
          </w:tcPr>
          <w:p w:rsidRPr="005D3EFE" w:rsidR="00553482" w:rsidP="004A67B4" w:rsidRDefault="004A67B4" w14:paraId="30639E6F" w14:textId="77777777">
            <w:pPr>
              <w:spacing w:before="6" w:after="6" w:line="295" w:lineRule="auto"/>
              <w:jc w:val="both"/>
              <w:rPr>
                <w:szCs w:val="26"/>
              </w:rPr>
            </w:pPr>
            <w:r w:rsidRPr="005D3EFE">
              <w:rPr>
                <w:szCs w:val="26"/>
              </w:rPr>
              <w:t>Trên bảng cờ tích hợp của</w:t>
            </w:r>
            <w:r w:rsidRPr="005D3EFE">
              <w:t xml:space="preserve"> </w:t>
            </w:r>
            <w:r>
              <w:t>ZCAA50</w:t>
            </w:r>
            <w:r w:rsidRPr="005D3EFE">
              <w:rPr>
                <w:szCs w:val="26"/>
              </w:rPr>
              <w:t>, cờ ERP_FIS = Y</w:t>
            </w:r>
          </w:p>
        </w:tc>
      </w:tr>
      <w:tr w:rsidRPr="005D760D" w:rsidR="00553482" w:rsidTr="005D3EFE" w14:paraId="1919968B"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553482" w:rsidP="00911383" w:rsidRDefault="00553482" w14:paraId="4102B772" w14:textId="77777777">
            <w:pPr>
              <w:pStyle w:val="ListParagraph"/>
              <w:spacing w:before="6" w:after="6" w:line="295" w:lineRule="auto"/>
              <w:ind w:left="0"/>
              <w:contextualSpacing w:val="0"/>
              <w:jc w:val="both"/>
              <w:rPr>
                <w:color w:val="000000"/>
                <w:szCs w:val="26"/>
              </w:rPr>
            </w:pPr>
            <w:r>
              <w:rPr>
                <w:color w:val="000000"/>
                <w:szCs w:val="26"/>
              </w:rPr>
              <w:t>TH21:</w:t>
            </w:r>
          </w:p>
          <w:p w:rsidR="00553482" w:rsidP="00911383" w:rsidRDefault="00553482" w14:paraId="20447A71" w14:textId="77777777">
            <w:pPr>
              <w:pStyle w:val="ListParagraph"/>
              <w:spacing w:before="6" w:after="6" w:line="295" w:lineRule="auto"/>
              <w:ind w:left="0"/>
              <w:contextualSpacing w:val="0"/>
              <w:jc w:val="both"/>
              <w:rPr>
                <w:color w:val="000000"/>
                <w:szCs w:val="26"/>
              </w:rPr>
            </w:pPr>
            <w:r>
              <w:rPr>
                <w:color w:val="000000"/>
                <w:szCs w:val="26"/>
              </w:rPr>
              <w:t>ZMASSF51</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AC2D94" w:rsidR="00553482" w:rsidP="00911383" w:rsidRDefault="004A67B4" w14:paraId="7E19F559" w14:textId="77777777">
            <w:pPr>
              <w:pStyle w:val="ListParagraph"/>
              <w:spacing w:before="6" w:after="6" w:line="295" w:lineRule="auto"/>
              <w:ind w:left="0"/>
              <w:jc w:val="both"/>
            </w:pPr>
            <w:r>
              <w:t xml:space="preserve">Tự động </w:t>
            </w:r>
            <w:r>
              <w:rPr>
                <w:lang w:bidi="lo-LA"/>
              </w:rPr>
              <w:t>hủy cho các bút toán Bù trừ  chưa được phê duyệt trong ngày</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AC2D94" w:rsidR="00553482" w:rsidP="00911383" w:rsidRDefault="004A67B4" w14:paraId="44E64F4B" w14:textId="77777777">
            <w:pPr>
              <w:spacing w:before="6" w:after="6" w:line="295" w:lineRule="auto"/>
              <w:jc w:val="both"/>
              <w:rPr>
                <w:szCs w:val="26"/>
              </w:rPr>
            </w:pPr>
            <w:r>
              <w:rPr>
                <w:lang w:bidi="lo-LA"/>
              </w:rPr>
              <w:t>Các bút toán Bù trừ  chưa được phê duyệt trong ngày</w:t>
            </w:r>
          </w:p>
        </w:tc>
        <w:tc>
          <w:tcPr>
            <w:tcW w:w="1841" w:type="pct"/>
            <w:tcBorders>
              <w:top w:val="single" w:color="auto" w:sz="4" w:space="0"/>
              <w:left w:val="single" w:color="auto" w:sz="4" w:space="0"/>
              <w:bottom w:val="single" w:color="auto" w:sz="4" w:space="0"/>
              <w:right w:val="single" w:color="auto" w:sz="4" w:space="0"/>
            </w:tcBorders>
          </w:tcPr>
          <w:p w:rsidR="004A67B4" w:rsidP="004A67B4" w:rsidRDefault="004A67B4" w14:paraId="527CC2BE" w14:textId="77777777">
            <w:pPr>
              <w:spacing w:line="295" w:lineRule="auto"/>
              <w:jc w:val="both"/>
            </w:pPr>
            <w:r>
              <w:t>ERP đặt Job thực hiện lúc 00:10 Am.</w:t>
            </w:r>
          </w:p>
          <w:p w:rsidR="004A67B4" w:rsidP="004A67B4" w:rsidRDefault="004A67B4" w14:paraId="1747CC57" w14:textId="77777777">
            <w:pPr>
              <w:spacing w:line="295" w:lineRule="auto"/>
              <w:jc w:val="both"/>
            </w:pPr>
            <w:r>
              <w:t>Job chạy hoàn thành sẽ cập nhật cờ trong bảng Flag.</w:t>
            </w:r>
          </w:p>
          <w:p w:rsidR="004A67B4" w:rsidP="004A67B4" w:rsidRDefault="004A67B4" w14:paraId="3876ECDD" w14:textId="77777777">
            <w:pPr>
              <w:spacing w:line="295" w:lineRule="auto"/>
              <w:jc w:val="both"/>
            </w:pPr>
            <w:r>
              <w:t xml:space="preserve">Nếu có lỗi cán bộ </w:t>
            </w:r>
            <w:r w:rsidRPr="00AC2D94">
              <w:t>quản trị vận hành sẽ xử lý Manual</w:t>
            </w:r>
            <w:r>
              <w:t>.</w:t>
            </w:r>
          </w:p>
          <w:p w:rsidRPr="00AC2D94" w:rsidR="00553482" w:rsidP="00911383" w:rsidRDefault="00553482" w14:paraId="4569AA29" w14:textId="77777777">
            <w:pPr>
              <w:spacing w:line="295" w:lineRule="auto"/>
              <w:jc w:val="both"/>
            </w:pPr>
          </w:p>
        </w:tc>
        <w:tc>
          <w:tcPr>
            <w:tcW w:w="873" w:type="pct"/>
            <w:tcBorders>
              <w:top w:val="single" w:color="auto" w:sz="4" w:space="0"/>
              <w:left w:val="single" w:color="auto" w:sz="4" w:space="0"/>
              <w:bottom w:val="single" w:color="auto" w:sz="4" w:space="0"/>
              <w:right w:val="single" w:color="auto" w:sz="4" w:space="0"/>
            </w:tcBorders>
          </w:tcPr>
          <w:p w:rsidRPr="005D3EFE" w:rsidR="00553482" w:rsidP="00911383" w:rsidRDefault="004A67B4" w14:paraId="01B1B280" w14:textId="77777777">
            <w:pPr>
              <w:spacing w:before="6" w:after="6" w:line="295" w:lineRule="auto"/>
              <w:jc w:val="both"/>
              <w:rPr>
                <w:szCs w:val="26"/>
              </w:rPr>
            </w:pPr>
            <w:r w:rsidRPr="005D3EFE">
              <w:rPr>
                <w:szCs w:val="26"/>
              </w:rPr>
              <w:t>Trên bảng cờ tích hợp của</w:t>
            </w:r>
            <w:r w:rsidRPr="005D3EFE">
              <w:t xml:space="preserve"> </w:t>
            </w:r>
            <w:r>
              <w:t>ZMASSF51</w:t>
            </w:r>
            <w:r w:rsidRPr="005D3EFE">
              <w:rPr>
                <w:szCs w:val="26"/>
              </w:rPr>
              <w:t>, cờ ERP_FIS = Y</w:t>
            </w:r>
          </w:p>
        </w:tc>
      </w:tr>
      <w:tr w:rsidRPr="005D760D" w:rsidR="00C62F4B" w:rsidTr="005D3EFE" w14:paraId="7189A60F"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C62F4B" w:rsidP="00C62F4B" w:rsidRDefault="00C62F4B" w14:paraId="05B11543" w14:textId="77777777">
            <w:pPr>
              <w:pStyle w:val="ListParagraph"/>
              <w:spacing w:before="6" w:after="6" w:line="295" w:lineRule="auto"/>
              <w:ind w:left="0"/>
              <w:contextualSpacing w:val="0"/>
              <w:jc w:val="both"/>
              <w:rPr>
                <w:color w:val="000000"/>
                <w:szCs w:val="26"/>
              </w:rPr>
            </w:pPr>
            <w:r>
              <w:rPr>
                <w:color w:val="000000"/>
                <w:szCs w:val="26"/>
              </w:rPr>
              <w:t>TH22:</w:t>
            </w:r>
          </w:p>
          <w:p w:rsidR="00C62F4B" w:rsidP="00C62F4B" w:rsidRDefault="00C62F4B" w14:paraId="75896FBF" w14:textId="77777777">
            <w:pPr>
              <w:pStyle w:val="ListParagraph"/>
              <w:spacing w:before="6" w:after="6" w:line="295" w:lineRule="auto"/>
              <w:ind w:left="0"/>
              <w:contextualSpacing w:val="0"/>
              <w:jc w:val="both"/>
              <w:rPr>
                <w:color w:val="000000"/>
                <w:szCs w:val="26"/>
              </w:rPr>
            </w:pPr>
            <w:r>
              <w:rPr>
                <w:color w:val="000000"/>
                <w:szCs w:val="26"/>
              </w:rPr>
              <w:t>THCD_SBV</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AC2D94" w:rsidR="00C62F4B" w:rsidP="00C62F4B" w:rsidRDefault="00C62F4B" w14:paraId="3490EC5F" w14:textId="77777777">
            <w:pPr>
              <w:pStyle w:val="ListParagraph"/>
              <w:spacing w:before="6" w:after="6" w:line="295" w:lineRule="auto"/>
              <w:ind w:left="0"/>
              <w:jc w:val="both"/>
            </w:pPr>
            <w:r>
              <w:t>Tổng hợp cân đối theo ngày của TK SBV</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420D1C" w:rsidR="00C62F4B" w:rsidP="00C62F4B" w:rsidRDefault="00C62F4B" w14:paraId="36C8C743" w14:textId="77777777">
            <w:pPr>
              <w:spacing w:before="6" w:after="6" w:line="295" w:lineRule="auto"/>
              <w:jc w:val="both"/>
              <w:rPr>
                <w:szCs w:val="26"/>
              </w:rPr>
            </w:pPr>
            <w:r w:rsidRPr="00420D1C">
              <w:rPr>
                <w:szCs w:val="26"/>
              </w:rPr>
              <w:t>Trên bảng cờ tích hợp của</w:t>
            </w:r>
            <w:r w:rsidRPr="00420D1C">
              <w:t xml:space="preserve"> ZCGL09 và PHAC</w:t>
            </w:r>
            <w:r w:rsidRPr="00420D1C">
              <w:rPr>
                <w:szCs w:val="26"/>
              </w:rPr>
              <w:t>, cờ ERP_FIS = Y</w:t>
            </w:r>
          </w:p>
        </w:tc>
        <w:tc>
          <w:tcPr>
            <w:tcW w:w="1841" w:type="pct"/>
            <w:tcBorders>
              <w:top w:val="single" w:color="auto" w:sz="4" w:space="0"/>
              <w:left w:val="single" w:color="auto" w:sz="4" w:space="0"/>
              <w:bottom w:val="single" w:color="auto" w:sz="4" w:space="0"/>
              <w:right w:val="single" w:color="auto" w:sz="4" w:space="0"/>
            </w:tcBorders>
          </w:tcPr>
          <w:p w:rsidR="00C62F4B" w:rsidP="00C62F4B" w:rsidRDefault="00C62F4B" w14:paraId="4F912B82" w14:textId="77777777">
            <w:pPr>
              <w:spacing w:line="295" w:lineRule="auto"/>
              <w:jc w:val="both"/>
            </w:pPr>
            <w:r w:rsidRPr="000D0C97">
              <w:t xml:space="preserve">ERP đặt </w:t>
            </w:r>
            <w:r w:rsidR="008E5133">
              <w:t xml:space="preserve">2 </w:t>
            </w:r>
            <w:r w:rsidRPr="000D0C97">
              <w:t xml:space="preserve">Job chạy </w:t>
            </w:r>
            <w:r>
              <w:rPr>
                <w:lang w:bidi="lo-LA"/>
              </w:rPr>
              <w:t>2</w:t>
            </w:r>
            <w:r w:rsidRPr="000D0C97">
              <w:rPr>
                <w:lang w:bidi="lo-LA"/>
              </w:rPr>
              <w:t xml:space="preserve"> phút/lần,</w:t>
            </w:r>
            <w:r w:rsidRPr="00C62F4B">
              <w:rPr>
                <w:lang w:bidi="lo-LA"/>
              </w:rPr>
              <w:t xml:space="preserve"> bắt đầu ngay sau ZCGL09 hoàn thành</w:t>
            </w:r>
            <w:r>
              <w:rPr>
                <w:lang w:bidi="lo-LA"/>
              </w:rPr>
              <w:t>.</w:t>
            </w:r>
          </w:p>
          <w:p w:rsidR="00C62F4B" w:rsidP="00C62F4B" w:rsidRDefault="00C62F4B" w14:paraId="0F3EEFB9" w14:textId="77777777">
            <w:pPr>
              <w:spacing w:line="295" w:lineRule="auto"/>
              <w:jc w:val="both"/>
            </w:pPr>
            <w:r w:rsidRPr="00420D1C">
              <w:t xml:space="preserve">Job </w:t>
            </w:r>
            <w:r>
              <w:t xml:space="preserve">tổng hợp cân đối ngày của TK SBV </w:t>
            </w:r>
            <w:r w:rsidRPr="00420D1C">
              <w:t>sau</w:t>
            </w:r>
            <w:r>
              <w:t xml:space="preserve"> khi</w:t>
            </w:r>
            <w:r w:rsidRPr="00420D1C">
              <w:t xml:space="preserve"> </w:t>
            </w:r>
            <w:r>
              <w:t>quét có</w:t>
            </w:r>
            <w:r w:rsidRPr="00420D1C">
              <w:t xml:space="preserve"> cờ thành công của ZCGL09, và cờ tích hợp t</w:t>
            </w:r>
            <w:r>
              <w:t>hành công của Phát hành ấn chỉ.</w:t>
            </w:r>
          </w:p>
          <w:p w:rsidR="008E5133" w:rsidP="00C62F4B" w:rsidRDefault="008E5133" w14:paraId="7C7F4958" w14:textId="77777777">
            <w:pPr>
              <w:spacing w:line="295" w:lineRule="auto"/>
              <w:jc w:val="both"/>
            </w:pPr>
            <w:r>
              <w:t>2 Job bao gồm:</w:t>
            </w:r>
          </w:p>
          <w:p w:rsidR="008E5133" w:rsidP="00C62F4B" w:rsidRDefault="008E5133" w14:paraId="3A2DBD90" w14:textId="77777777">
            <w:pPr>
              <w:spacing w:line="295" w:lineRule="auto"/>
              <w:jc w:val="both"/>
            </w:pPr>
            <w:r>
              <w:t>+ ZTHCD_SBV_1N: Chạy tổng hợp cho 1 ngày (ngày T-1)</w:t>
            </w:r>
          </w:p>
          <w:p w:rsidRPr="00420D1C" w:rsidR="008E5133" w:rsidP="00C62F4B" w:rsidRDefault="008E5133" w14:paraId="07CE1C40" w14:textId="77777777">
            <w:pPr>
              <w:spacing w:line="295" w:lineRule="auto"/>
              <w:jc w:val="both"/>
            </w:pPr>
            <w:r>
              <w:t>+ ZTHCD_SBV: Chạy tổng hợp có backdate (từ ngày backdate đến ngày T-1).</w:t>
            </w:r>
          </w:p>
        </w:tc>
        <w:tc>
          <w:tcPr>
            <w:tcW w:w="873" w:type="pct"/>
            <w:tcBorders>
              <w:top w:val="single" w:color="auto" w:sz="4" w:space="0"/>
              <w:left w:val="single" w:color="auto" w:sz="4" w:space="0"/>
              <w:bottom w:val="single" w:color="auto" w:sz="4" w:space="0"/>
              <w:right w:val="single" w:color="auto" w:sz="4" w:space="0"/>
            </w:tcBorders>
          </w:tcPr>
          <w:p w:rsidRPr="00420D1C" w:rsidR="00C62F4B" w:rsidP="00C62F4B" w:rsidRDefault="00C62F4B" w14:paraId="091E7C0D" w14:textId="77777777">
            <w:pPr>
              <w:spacing w:before="6" w:after="6" w:line="295" w:lineRule="auto"/>
              <w:jc w:val="both"/>
              <w:rPr>
                <w:szCs w:val="26"/>
              </w:rPr>
            </w:pPr>
            <w:r w:rsidRPr="00420D1C">
              <w:rPr>
                <w:szCs w:val="26"/>
              </w:rPr>
              <w:t xml:space="preserve">Trên bảng cờ tích hợp của </w:t>
            </w:r>
            <w:r w:rsidR="003956BC">
              <w:rPr>
                <w:szCs w:val="26"/>
              </w:rPr>
              <w:t xml:space="preserve">ZTHCD_SBV, </w:t>
            </w:r>
            <w:r w:rsidRPr="00420D1C">
              <w:rPr>
                <w:szCs w:val="26"/>
              </w:rPr>
              <w:t>cờ ERP_FIS = Y</w:t>
            </w:r>
          </w:p>
        </w:tc>
      </w:tr>
      <w:tr w:rsidRPr="005D760D" w:rsidR="00C62F4B" w:rsidTr="005D3EFE" w14:paraId="39F07367"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C62F4B" w:rsidP="00C62F4B" w:rsidRDefault="00C62F4B" w14:paraId="48B47526" w14:textId="77777777">
            <w:pPr>
              <w:pStyle w:val="ListParagraph"/>
              <w:spacing w:before="6" w:after="6" w:line="295" w:lineRule="auto"/>
              <w:ind w:left="0"/>
              <w:contextualSpacing w:val="0"/>
              <w:jc w:val="both"/>
              <w:rPr>
                <w:color w:val="000000"/>
                <w:szCs w:val="26"/>
              </w:rPr>
            </w:pPr>
            <w:r>
              <w:rPr>
                <w:color w:val="000000"/>
                <w:szCs w:val="26"/>
              </w:rPr>
              <w:t>TH23:</w:t>
            </w:r>
          </w:p>
          <w:p w:rsidR="00C62F4B" w:rsidP="00C62F4B" w:rsidRDefault="00C62F4B" w14:paraId="4DFF1BA1" w14:textId="77777777">
            <w:pPr>
              <w:pStyle w:val="ListParagraph"/>
              <w:spacing w:before="6" w:after="6" w:line="295" w:lineRule="auto"/>
              <w:ind w:left="0"/>
              <w:contextualSpacing w:val="0"/>
              <w:jc w:val="both"/>
              <w:rPr>
                <w:color w:val="000000"/>
                <w:szCs w:val="26"/>
              </w:rPr>
            </w:pPr>
            <w:r>
              <w:rPr>
                <w:color w:val="000000"/>
                <w:szCs w:val="26"/>
              </w:rPr>
              <w:t>TH_0205</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AC2D94" w:rsidR="00C62F4B" w:rsidP="00C62F4B" w:rsidRDefault="00C62F4B" w14:paraId="4ED3CDBF" w14:textId="77777777">
            <w:pPr>
              <w:pStyle w:val="ListParagraph"/>
              <w:spacing w:before="6" w:after="6" w:line="295" w:lineRule="auto"/>
              <w:ind w:left="0"/>
              <w:jc w:val="both"/>
            </w:pPr>
            <w:r>
              <w:t>Tích hợp một số chỉ tiêu của báo cáo ZGL0205 từ Core</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AC2D94" w:rsidR="00C62F4B" w:rsidP="00C62F4B" w:rsidRDefault="00C62F4B" w14:paraId="2E89058F" w14:textId="77777777">
            <w:pPr>
              <w:spacing w:before="6" w:after="6" w:line="295" w:lineRule="auto"/>
              <w:jc w:val="both"/>
              <w:rPr>
                <w:szCs w:val="26"/>
              </w:rPr>
            </w:pPr>
            <w:r w:rsidRPr="00420D1C">
              <w:rPr>
                <w:szCs w:val="26"/>
              </w:rPr>
              <w:t>Trên bảng cờ tích hợp của</w:t>
            </w:r>
            <w:r w:rsidRPr="00420D1C">
              <w:t xml:space="preserve"> Z</w:t>
            </w:r>
            <w:r>
              <w:t>_TH_0205</w:t>
            </w:r>
            <w:r w:rsidRPr="00420D1C">
              <w:rPr>
                <w:szCs w:val="26"/>
              </w:rPr>
              <w:t>, cờ ERP_</w:t>
            </w:r>
            <w:r>
              <w:rPr>
                <w:szCs w:val="26"/>
              </w:rPr>
              <w:t>VCB</w:t>
            </w:r>
            <w:r w:rsidRPr="00420D1C">
              <w:rPr>
                <w:szCs w:val="26"/>
              </w:rPr>
              <w:t xml:space="preserve"> = Y</w:t>
            </w:r>
          </w:p>
        </w:tc>
        <w:tc>
          <w:tcPr>
            <w:tcW w:w="1841" w:type="pct"/>
            <w:tcBorders>
              <w:top w:val="single" w:color="auto" w:sz="4" w:space="0"/>
              <w:left w:val="single" w:color="auto" w:sz="4" w:space="0"/>
              <w:bottom w:val="single" w:color="auto" w:sz="4" w:space="0"/>
              <w:right w:val="single" w:color="auto" w:sz="4" w:space="0"/>
            </w:tcBorders>
          </w:tcPr>
          <w:p w:rsidR="00C62F4B" w:rsidP="00C62F4B" w:rsidRDefault="00C62F4B" w14:paraId="59A70B60" w14:textId="77777777">
            <w:pPr>
              <w:spacing w:line="295" w:lineRule="auto"/>
              <w:jc w:val="both"/>
              <w:rPr>
                <w:lang w:bidi="lo-LA"/>
              </w:rPr>
            </w:pPr>
            <w:r w:rsidRPr="000D0C97">
              <w:t xml:space="preserve">ERP đặt </w:t>
            </w:r>
            <w:r>
              <w:t xml:space="preserve">1 </w:t>
            </w:r>
            <w:r w:rsidRPr="000D0C97">
              <w:t>Job</w:t>
            </w:r>
            <w:r>
              <w:t xml:space="preserve"> </w:t>
            </w:r>
            <w:r w:rsidRPr="00C62F4B">
              <w:rPr>
                <w:lang w:bidi="lo-LA"/>
              </w:rPr>
              <w:t>bắt đầu ngay sau Z</w:t>
            </w:r>
            <w:r>
              <w:rPr>
                <w:lang w:bidi="lo-LA"/>
              </w:rPr>
              <w:t xml:space="preserve">_TH_DW_DS </w:t>
            </w:r>
            <w:r w:rsidRPr="00C62F4B">
              <w:rPr>
                <w:lang w:bidi="lo-LA"/>
              </w:rPr>
              <w:t>hoàn thành</w:t>
            </w:r>
            <w:r>
              <w:rPr>
                <w:lang w:bidi="lo-LA"/>
              </w:rPr>
              <w:t>.</w:t>
            </w:r>
          </w:p>
          <w:p w:rsidRPr="00AC2D94" w:rsidR="00C62F4B" w:rsidP="00C62F4B" w:rsidRDefault="00C62F4B" w14:paraId="786C4633" w14:textId="77777777">
            <w:pPr>
              <w:spacing w:line="295" w:lineRule="auto"/>
              <w:jc w:val="both"/>
            </w:pPr>
            <w:r>
              <w:rPr>
                <w:lang w:bidi="lo-LA"/>
              </w:rPr>
              <w:t>Job check cờ VCB_ERP của Z_TH_0205 trong bảng Flag, nếu có thì sẽ chạy chương trình tích hợp chỉ tiêu BCTC từ Core, cập nhật cờ FIS_ERP cho Z_TH_0205 trong bảng FLAG, và dừng Job, nếu ko có cờ thì Job không thực hiện gì, và dừng Job.</w:t>
            </w:r>
          </w:p>
        </w:tc>
        <w:tc>
          <w:tcPr>
            <w:tcW w:w="873" w:type="pct"/>
            <w:tcBorders>
              <w:top w:val="single" w:color="auto" w:sz="4" w:space="0"/>
              <w:left w:val="single" w:color="auto" w:sz="4" w:space="0"/>
              <w:bottom w:val="single" w:color="auto" w:sz="4" w:space="0"/>
              <w:right w:val="single" w:color="auto" w:sz="4" w:space="0"/>
            </w:tcBorders>
          </w:tcPr>
          <w:p w:rsidRPr="005D3EFE" w:rsidR="00C62F4B" w:rsidP="00C62F4B" w:rsidRDefault="00C62F4B" w14:paraId="6CCE1B0B" w14:textId="77777777">
            <w:pPr>
              <w:spacing w:before="6" w:after="6" w:line="295" w:lineRule="auto"/>
              <w:jc w:val="both"/>
              <w:rPr>
                <w:szCs w:val="26"/>
              </w:rPr>
            </w:pPr>
            <w:r w:rsidRPr="00420D1C">
              <w:rPr>
                <w:szCs w:val="26"/>
              </w:rPr>
              <w:t xml:space="preserve">Trên bảng cờ tích hợp của </w:t>
            </w:r>
            <w:r>
              <w:rPr>
                <w:szCs w:val="26"/>
              </w:rPr>
              <w:t xml:space="preserve">Z_TH_0205, </w:t>
            </w:r>
            <w:r w:rsidRPr="00420D1C">
              <w:rPr>
                <w:szCs w:val="26"/>
              </w:rPr>
              <w:t>cờ ERP_FIS = Y</w:t>
            </w:r>
          </w:p>
        </w:tc>
      </w:tr>
    </w:tbl>
    <w:p w:rsidRPr="00976AF7" w:rsidR="00976AF7" w:rsidP="00DF30C7" w:rsidRDefault="00976AF7" w14:paraId="5887FA60" w14:textId="59874497">
      <w:pPr>
        <w:pStyle w:val="Heading4"/>
        <w:numPr>
          <w:ilvl w:val="1"/>
          <w:numId w:val="35"/>
        </w:numPr>
        <w:spacing w:line="295" w:lineRule="auto"/>
        <w:jc w:val="both"/>
        <w:rPr>
          <w:sz w:val="26"/>
          <w:szCs w:val="26"/>
        </w:rPr>
      </w:pPr>
      <w:r>
        <w:rPr>
          <w:sz w:val="26"/>
          <w:szCs w:val="26"/>
          <w:lang w:val="en-US"/>
        </w:rPr>
        <w:t>Luồng tích hợ</w:t>
      </w:r>
      <w:r w:rsidR="00BA1228">
        <w:rPr>
          <w:sz w:val="26"/>
          <w:szCs w:val="26"/>
          <w:lang w:val="en-US"/>
        </w:rPr>
        <w:t>p và đóng ngày trên ERP (Tích hợp Core mới)</w:t>
      </w:r>
    </w:p>
    <w:p w:rsidRPr="00744F4C" w:rsidR="00744F4C" w:rsidP="00372B37" w:rsidRDefault="00744F4C" w14:paraId="5EDA944D" w14:textId="0AE3AB99">
      <w:pPr>
        <w:pStyle w:val="ListParagraph"/>
        <w:numPr>
          <w:ilvl w:val="2"/>
          <w:numId w:val="35"/>
        </w:numPr>
        <w:spacing w:line="295" w:lineRule="auto"/>
        <w:jc w:val="both"/>
        <w:outlineLvl w:val="4"/>
        <w:rPr>
          <w:b/>
          <w:bCs/>
        </w:rPr>
      </w:pPr>
      <w:r w:rsidRPr="00744F4C">
        <w:rPr>
          <w:b/>
          <w:bCs/>
          <w:szCs w:val="26"/>
        </w:rPr>
        <w:t>Luồng đóng ngày và đóng tháng</w:t>
      </w:r>
    </w:p>
    <w:p w:rsidR="00976AF7" w:rsidP="00976AF7" w:rsidRDefault="00976AF7" w14:paraId="739D2B69" w14:textId="0F08C783">
      <w:pPr>
        <w:spacing w:line="295" w:lineRule="auto"/>
        <w:jc w:val="both"/>
      </w:pPr>
      <w:commentRangeStart w:id="40"/>
      <w:r>
        <w:t>Sau khi vận hành Core mới, các chương trình tích hợp trên ERP được tự động vận hành theo luồng sau:</w:t>
      </w:r>
      <w:commentRangeEnd w:id="40"/>
      <w:r w:rsidR="002313D1">
        <w:rPr>
          <w:rStyle w:val="CommentReference"/>
          <w:lang w:val="x-none" w:eastAsia="x-none"/>
        </w:rPr>
        <w:commentReference w:id="40"/>
      </w:r>
    </w:p>
    <w:p w:rsidR="005C5497" w:rsidP="00976AF7" w:rsidRDefault="005C5497" w14:paraId="1C1E134E" w14:textId="131EAC64">
      <w:pPr>
        <w:spacing w:line="295" w:lineRule="auto"/>
        <w:jc w:val="both"/>
        <w:rPr>
          <w:color w:val="FF0000"/>
        </w:rPr>
      </w:pPr>
      <w:r w:rsidRPr="005C5497">
        <w:rPr>
          <w:color w:val="FF0000"/>
        </w:rPr>
        <w:t xml:space="preserve">Lưu ý: </w:t>
      </w:r>
    </w:p>
    <w:p w:rsidRPr="005C5497" w:rsidR="005C5497" w:rsidP="00976AF7" w:rsidRDefault="005C5497" w14:paraId="1AC8467B" w14:textId="07BE10E7">
      <w:pPr>
        <w:spacing w:line="295" w:lineRule="auto"/>
        <w:jc w:val="both"/>
        <w:rPr>
          <w:color w:val="FF0000"/>
        </w:rPr>
      </w:pPr>
      <w:r>
        <w:rPr>
          <w:color w:val="FF0000"/>
        </w:rPr>
        <w:t>+ Các Job không có điều kiện về ngày ở cột Đầu vào: Vận hành cho ngày thường và ngày cuối tháng.</w:t>
      </w:r>
    </w:p>
    <w:p w:rsidRPr="005C5497" w:rsidR="005C5497" w:rsidP="005C5497" w:rsidRDefault="005C5497" w14:paraId="63552642" w14:textId="54C9A5BC">
      <w:pPr>
        <w:spacing w:line="295" w:lineRule="auto"/>
        <w:jc w:val="both"/>
        <w:rPr>
          <w:color w:val="FF0000"/>
        </w:rPr>
      </w:pPr>
      <w:r w:rsidRPr="005C5497">
        <w:rPr>
          <w:color w:val="FF0000"/>
        </w:rPr>
        <w:t xml:space="preserve">+ </w:t>
      </w:r>
      <w:r>
        <w:rPr>
          <w:color w:val="FF0000"/>
        </w:rPr>
        <w:t>Các Job có điều kiện là ngày cuối tháng ở cột Đầu vào: Chỉ vận hành cho ngày cuối tháng.</w:t>
      </w:r>
    </w:p>
    <w:commentRangeStart w:id="41"/>
    <w:p w:rsidR="00976AF7" w:rsidP="00976AF7" w:rsidRDefault="008B2F23" w14:paraId="6F97429E" w14:textId="5D7DC0E5">
      <w:pPr>
        <w:spacing w:line="295" w:lineRule="auto"/>
        <w:jc w:val="both"/>
      </w:pPr>
      <w:r w:rsidRPr="009F19A9">
        <w:object w:dxaOrig="11521" w:dyaOrig="9930" w14:anchorId="324F9555">
          <v:shape id="_x0000_i1027" style="width:468pt;height:414pt" o:ole="" type="#_x0000_t75">
            <v:imagedata o:title="" r:id="rId15"/>
          </v:shape>
          <o:OLEObject Type="Embed" ProgID="Visio.Drawing.15" ShapeID="_x0000_i1027" DrawAspect="Content" ObjectID="_1818575880" r:id="rId16"/>
        </w:object>
      </w:r>
      <w:commentRangeEnd w:id="41"/>
      <w:r w:rsidR="00A576BC">
        <w:rPr>
          <w:rStyle w:val="CommentReference"/>
          <w:lang w:val="x-none" w:eastAsia="x-none"/>
        </w:rPr>
        <w:commentReference w:id="41"/>
      </w:r>
    </w:p>
    <w:p w:rsidR="00976AF7" w:rsidP="00976AF7" w:rsidRDefault="00976AF7" w14:paraId="18E3A1C2" w14:textId="77777777">
      <w:pPr>
        <w:rPr>
          <w:b/>
          <w:bCs/>
        </w:rPr>
      </w:pPr>
      <w:r w:rsidRPr="00513C08">
        <w:rPr>
          <w:b/>
          <w:bCs/>
        </w:rPr>
        <w:t>Mô tả chi tiết</w:t>
      </w:r>
      <w:r>
        <w:rPr>
          <w:b/>
          <w:bCs/>
        </w:rPr>
        <w:t>:</w:t>
      </w:r>
    </w:p>
    <w:tbl>
      <w:tblPr>
        <w:tblW w:w="5000" w:type="pct"/>
        <w:tblLayout w:type="fixed"/>
        <w:tblLook w:val="0000" w:firstRow="0" w:lastRow="0" w:firstColumn="0" w:lastColumn="0" w:noHBand="0" w:noVBand="0"/>
      </w:tblPr>
      <w:tblGrid>
        <w:gridCol w:w="1246"/>
        <w:gridCol w:w="1309"/>
        <w:gridCol w:w="1584"/>
        <w:gridCol w:w="3333"/>
        <w:gridCol w:w="1580"/>
      </w:tblGrid>
      <w:tr w:rsidRPr="00312C3A" w:rsidR="00976AF7" w:rsidTr="00B35F22" w14:paraId="3929CAD9" w14:textId="77777777">
        <w:trPr>
          <w:trHeight w:val="525"/>
          <w:tblHeader/>
        </w:trPr>
        <w:tc>
          <w:tcPr>
            <w:tcW w:w="688" w:type="pct"/>
            <w:vMerge w:val="restart"/>
            <w:tcBorders>
              <w:top w:val="single" w:color="auto" w:sz="8" w:space="0"/>
              <w:left w:val="single" w:color="auto" w:sz="8" w:space="0"/>
              <w:right w:val="single" w:color="auto" w:sz="8" w:space="0"/>
            </w:tcBorders>
            <w:shd w:val="clear" w:color="auto" w:fill="1F497D"/>
            <w:vAlign w:val="center"/>
          </w:tcPr>
          <w:p w:rsidRPr="00662C7B" w:rsidR="00976AF7" w:rsidP="00B35F22" w:rsidRDefault="00976AF7" w14:paraId="6FC15AC7" w14:textId="77777777">
            <w:pPr>
              <w:spacing w:before="60" w:after="144" w:afterLines="60" w:line="295" w:lineRule="auto"/>
              <w:jc w:val="both"/>
              <w:rPr>
                <w:b/>
                <w:bCs/>
                <w:color w:val="FFFFFF"/>
                <w:szCs w:val="26"/>
              </w:rPr>
            </w:pPr>
            <w:r w:rsidRPr="00312C3A">
              <w:rPr>
                <w:b/>
                <w:bCs/>
                <w:color w:val="FFFFFF"/>
                <w:szCs w:val="26"/>
              </w:rPr>
              <w:t xml:space="preserve">Mã </w:t>
            </w:r>
            <w:r>
              <w:rPr>
                <w:b/>
                <w:bCs/>
                <w:color w:val="FFFFFF"/>
                <w:szCs w:val="26"/>
              </w:rPr>
              <w:t>quy trình</w:t>
            </w:r>
          </w:p>
        </w:tc>
        <w:tc>
          <w:tcPr>
            <w:tcW w:w="723" w:type="pct"/>
            <w:vMerge w:val="restart"/>
            <w:tcBorders>
              <w:top w:val="single" w:color="auto" w:sz="8" w:space="0"/>
              <w:left w:val="nil"/>
              <w:right w:val="single" w:color="auto" w:sz="8" w:space="0"/>
            </w:tcBorders>
            <w:shd w:val="clear" w:color="auto" w:fill="1F497D"/>
            <w:vAlign w:val="center"/>
          </w:tcPr>
          <w:p w:rsidRPr="00312C3A" w:rsidR="00976AF7" w:rsidP="00B35F22" w:rsidRDefault="00976AF7" w14:paraId="67C4732F" w14:textId="77777777">
            <w:pPr>
              <w:spacing w:before="60" w:after="144" w:afterLines="60" w:line="295" w:lineRule="auto"/>
              <w:jc w:val="both"/>
              <w:rPr>
                <w:b/>
                <w:bCs/>
                <w:color w:val="FFFFFF"/>
                <w:szCs w:val="26"/>
              </w:rPr>
            </w:pPr>
            <w:r w:rsidRPr="00312C3A">
              <w:rPr>
                <w:b/>
                <w:bCs/>
                <w:color w:val="FFFFFF"/>
                <w:szCs w:val="26"/>
              </w:rPr>
              <w:t>T</w:t>
            </w:r>
            <w:r>
              <w:rPr>
                <w:b/>
                <w:bCs/>
                <w:color w:val="FFFFFF"/>
                <w:szCs w:val="26"/>
              </w:rPr>
              <w:t>ên quy trình</w:t>
            </w:r>
          </w:p>
        </w:tc>
        <w:tc>
          <w:tcPr>
            <w:tcW w:w="3589" w:type="pct"/>
            <w:gridSpan w:val="3"/>
            <w:tcBorders>
              <w:top w:val="single" w:color="auto" w:sz="8" w:space="0"/>
              <w:left w:val="nil"/>
              <w:bottom w:val="single" w:color="auto" w:sz="4" w:space="0"/>
              <w:right w:val="single" w:color="auto" w:sz="8" w:space="0"/>
            </w:tcBorders>
            <w:shd w:val="clear" w:color="auto" w:fill="1F497D"/>
            <w:vAlign w:val="center"/>
          </w:tcPr>
          <w:p w:rsidRPr="00312C3A" w:rsidR="00976AF7" w:rsidP="00B35F22" w:rsidRDefault="00976AF7" w14:paraId="7683CBAE" w14:textId="77777777">
            <w:pPr>
              <w:spacing w:before="60" w:after="144" w:afterLines="60" w:line="295" w:lineRule="auto"/>
              <w:jc w:val="both"/>
              <w:rPr>
                <w:b/>
                <w:bCs/>
                <w:color w:val="FFFFFF"/>
                <w:szCs w:val="26"/>
              </w:rPr>
            </w:pPr>
            <w:r w:rsidRPr="00312C3A">
              <w:rPr>
                <w:b/>
                <w:bCs/>
                <w:color w:val="FFFFFF"/>
                <w:szCs w:val="26"/>
              </w:rPr>
              <w:t>Mô tả chi tiết</w:t>
            </w:r>
          </w:p>
        </w:tc>
      </w:tr>
      <w:tr w:rsidRPr="00312C3A" w:rsidR="00976AF7" w:rsidTr="00B35F22" w14:paraId="068D6AE3" w14:textId="77777777">
        <w:trPr>
          <w:trHeight w:val="547"/>
          <w:tblHeader/>
        </w:trPr>
        <w:tc>
          <w:tcPr>
            <w:tcW w:w="688" w:type="pct"/>
            <w:vMerge/>
            <w:tcBorders>
              <w:left w:val="single" w:color="auto" w:sz="8" w:space="0"/>
              <w:bottom w:val="single" w:color="auto" w:sz="4" w:space="0"/>
              <w:right w:val="single" w:color="auto" w:sz="8" w:space="0"/>
            </w:tcBorders>
            <w:shd w:val="clear" w:color="auto" w:fill="1F497D"/>
            <w:vAlign w:val="center"/>
          </w:tcPr>
          <w:p w:rsidRPr="00312C3A" w:rsidR="00976AF7" w:rsidP="00B35F22" w:rsidRDefault="00976AF7" w14:paraId="1357AB65" w14:textId="77777777">
            <w:pPr>
              <w:spacing w:before="60" w:after="144" w:afterLines="60" w:line="295" w:lineRule="auto"/>
              <w:jc w:val="both"/>
              <w:rPr>
                <w:b/>
                <w:bCs/>
                <w:color w:val="FFFFFF"/>
                <w:szCs w:val="26"/>
              </w:rPr>
            </w:pPr>
          </w:p>
        </w:tc>
        <w:tc>
          <w:tcPr>
            <w:tcW w:w="723" w:type="pct"/>
            <w:vMerge/>
            <w:tcBorders>
              <w:left w:val="nil"/>
              <w:bottom w:val="single" w:color="auto" w:sz="4" w:space="0"/>
              <w:right w:val="single" w:color="auto" w:sz="8" w:space="0"/>
            </w:tcBorders>
            <w:shd w:val="clear" w:color="auto" w:fill="1F497D"/>
            <w:vAlign w:val="center"/>
          </w:tcPr>
          <w:p w:rsidRPr="00312C3A" w:rsidR="00976AF7" w:rsidP="00B35F22" w:rsidRDefault="00976AF7" w14:paraId="2556FCE3" w14:textId="77777777">
            <w:pPr>
              <w:spacing w:before="60" w:after="144" w:afterLines="60" w:line="295" w:lineRule="auto"/>
              <w:jc w:val="both"/>
              <w:rPr>
                <w:b/>
                <w:bCs/>
                <w:color w:val="FFFFFF"/>
                <w:szCs w:val="26"/>
              </w:rPr>
            </w:pPr>
          </w:p>
        </w:tc>
        <w:tc>
          <w:tcPr>
            <w:tcW w:w="875" w:type="pct"/>
            <w:tcBorders>
              <w:top w:val="single" w:color="auto" w:sz="8" w:space="0"/>
              <w:left w:val="nil"/>
              <w:bottom w:val="single" w:color="auto" w:sz="4" w:space="0"/>
              <w:right w:val="single" w:color="auto" w:sz="8" w:space="0"/>
            </w:tcBorders>
            <w:shd w:val="clear" w:color="auto" w:fill="1F497D"/>
            <w:vAlign w:val="center"/>
          </w:tcPr>
          <w:p w:rsidRPr="00312C3A" w:rsidR="00976AF7" w:rsidP="00B35F22" w:rsidRDefault="00976AF7" w14:paraId="153056FA" w14:textId="77777777">
            <w:pPr>
              <w:spacing w:before="60" w:after="144" w:afterLines="60" w:line="295" w:lineRule="auto"/>
              <w:jc w:val="both"/>
              <w:rPr>
                <w:b/>
                <w:bCs/>
                <w:color w:val="FFFFFF"/>
                <w:szCs w:val="26"/>
              </w:rPr>
            </w:pPr>
            <w:r w:rsidRPr="00312C3A">
              <w:rPr>
                <w:b/>
                <w:bCs/>
                <w:color w:val="FFFFFF"/>
                <w:szCs w:val="26"/>
              </w:rPr>
              <w:t>Đầu vào</w:t>
            </w:r>
          </w:p>
        </w:tc>
        <w:tc>
          <w:tcPr>
            <w:tcW w:w="1841" w:type="pct"/>
            <w:tcBorders>
              <w:top w:val="single" w:color="auto" w:sz="8" w:space="0"/>
              <w:left w:val="nil"/>
              <w:bottom w:val="single" w:color="auto" w:sz="4" w:space="0"/>
              <w:right w:val="single" w:color="auto" w:sz="8" w:space="0"/>
            </w:tcBorders>
            <w:shd w:val="clear" w:color="auto" w:fill="1F497D"/>
            <w:vAlign w:val="center"/>
          </w:tcPr>
          <w:p w:rsidRPr="00312C3A" w:rsidR="00976AF7" w:rsidP="00B35F22" w:rsidRDefault="00976AF7" w14:paraId="7A85655F" w14:textId="77777777">
            <w:pPr>
              <w:spacing w:before="60" w:after="144" w:afterLines="60" w:line="295" w:lineRule="auto"/>
              <w:jc w:val="both"/>
              <w:rPr>
                <w:b/>
                <w:bCs/>
                <w:color w:val="FFFFFF"/>
                <w:szCs w:val="26"/>
              </w:rPr>
            </w:pPr>
            <w:r w:rsidRPr="00312C3A">
              <w:rPr>
                <w:b/>
                <w:bCs/>
                <w:color w:val="FFFFFF"/>
                <w:szCs w:val="26"/>
              </w:rPr>
              <w:t>Thực hiện</w:t>
            </w:r>
          </w:p>
        </w:tc>
        <w:tc>
          <w:tcPr>
            <w:tcW w:w="873" w:type="pct"/>
            <w:tcBorders>
              <w:top w:val="single" w:color="auto" w:sz="8" w:space="0"/>
              <w:left w:val="nil"/>
              <w:bottom w:val="single" w:color="auto" w:sz="4" w:space="0"/>
              <w:right w:val="single" w:color="auto" w:sz="8" w:space="0"/>
            </w:tcBorders>
            <w:shd w:val="clear" w:color="auto" w:fill="1F497D"/>
            <w:vAlign w:val="center"/>
          </w:tcPr>
          <w:p w:rsidRPr="00312C3A" w:rsidR="00976AF7" w:rsidP="00B35F22" w:rsidRDefault="00976AF7" w14:paraId="6A8EE253" w14:textId="77777777">
            <w:pPr>
              <w:spacing w:before="60" w:after="144" w:afterLines="60" w:line="295" w:lineRule="auto"/>
              <w:jc w:val="both"/>
              <w:rPr>
                <w:b/>
                <w:bCs/>
                <w:color w:val="FFFFFF"/>
                <w:szCs w:val="26"/>
              </w:rPr>
            </w:pPr>
            <w:r w:rsidRPr="00312C3A">
              <w:rPr>
                <w:b/>
                <w:bCs/>
                <w:color w:val="FFFFFF"/>
                <w:szCs w:val="26"/>
              </w:rPr>
              <w:t>Đầu ra</w:t>
            </w:r>
          </w:p>
        </w:tc>
      </w:tr>
      <w:tr w:rsidRPr="00312C3A" w:rsidR="00976AF7" w:rsidTr="00B35F22" w14:paraId="14DF1182"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7A4A4D0B" w14:textId="77777777">
            <w:pPr>
              <w:pStyle w:val="ListParagraph"/>
              <w:spacing w:before="6" w:after="6" w:line="295" w:lineRule="auto"/>
              <w:ind w:left="0"/>
              <w:contextualSpacing w:val="0"/>
              <w:jc w:val="both"/>
              <w:rPr>
                <w:color w:val="000000"/>
                <w:szCs w:val="26"/>
              </w:rPr>
            </w:pPr>
            <w:r>
              <w:rPr>
                <w:color w:val="000000"/>
                <w:szCs w:val="26"/>
              </w:rPr>
              <w:t>TH01:</w:t>
            </w:r>
          </w:p>
          <w:p w:rsidR="00976AF7" w:rsidP="00B35F22" w:rsidRDefault="00976AF7" w14:paraId="0F7AA33F" w14:textId="77777777">
            <w:pPr>
              <w:pStyle w:val="ListParagraph"/>
              <w:spacing w:before="6" w:after="6" w:line="295" w:lineRule="auto"/>
              <w:ind w:left="0"/>
              <w:contextualSpacing w:val="0"/>
              <w:jc w:val="both"/>
              <w:rPr>
                <w:color w:val="000000"/>
                <w:szCs w:val="26"/>
              </w:rPr>
            </w:pPr>
            <w:r>
              <w:rPr>
                <w:color w:val="000000"/>
                <w:szCs w:val="26"/>
              </w:rPr>
              <w:t>ZCAA50</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AC2D94" w:rsidR="00976AF7" w:rsidP="00B35F22" w:rsidRDefault="00976AF7" w14:paraId="6ED5724A" w14:textId="77777777">
            <w:pPr>
              <w:pStyle w:val="ListParagraph"/>
              <w:spacing w:before="6" w:after="6" w:line="295" w:lineRule="auto"/>
              <w:ind w:left="0"/>
              <w:jc w:val="both"/>
            </w:pPr>
            <w:r>
              <w:t>Kết chuyển các phát sinh Có của TK chi phí khấu hao sang phát sinh Nợ số tiền âm</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AC2D94" w:rsidR="00976AF7" w:rsidP="00B35F22" w:rsidRDefault="00976AF7" w14:paraId="0D8E68E3" w14:textId="59D9A36F">
            <w:pPr>
              <w:spacing w:before="6" w:after="6" w:line="295" w:lineRule="auto"/>
              <w:jc w:val="both"/>
              <w:rPr>
                <w:szCs w:val="26"/>
              </w:rPr>
            </w:pPr>
            <w:r>
              <w:rPr>
                <w:szCs w:val="26"/>
              </w:rPr>
              <w:t>Phát sinh Có của TK chi phí khấu hao</w:t>
            </w:r>
          </w:p>
        </w:tc>
        <w:tc>
          <w:tcPr>
            <w:tcW w:w="1841" w:type="pct"/>
            <w:tcBorders>
              <w:top w:val="single" w:color="auto" w:sz="4" w:space="0"/>
              <w:left w:val="single" w:color="auto" w:sz="4" w:space="0"/>
              <w:bottom w:val="single" w:color="auto" w:sz="4" w:space="0"/>
              <w:right w:val="single" w:color="auto" w:sz="4" w:space="0"/>
            </w:tcBorders>
          </w:tcPr>
          <w:p w:rsidR="00976AF7" w:rsidP="00B35F22" w:rsidRDefault="00976AF7" w14:paraId="2B5A8470" w14:textId="77777777">
            <w:pPr>
              <w:spacing w:line="295" w:lineRule="auto"/>
              <w:jc w:val="both"/>
            </w:pPr>
            <w:r>
              <w:t>ERP đặt Job thực hiện lúc 00:05 Am.</w:t>
            </w:r>
          </w:p>
          <w:p w:rsidR="00976AF7" w:rsidP="00B35F22" w:rsidRDefault="00976AF7" w14:paraId="4A978A76" w14:textId="77777777">
            <w:pPr>
              <w:spacing w:line="295" w:lineRule="auto"/>
              <w:jc w:val="both"/>
            </w:pPr>
            <w:r>
              <w:t>Job chạy hoàn thành sẽ cập nhật cờ trong bảng Flag.</w:t>
            </w:r>
          </w:p>
          <w:p w:rsidR="00976AF7" w:rsidP="00B35F22" w:rsidRDefault="00976AF7" w14:paraId="32A7BF8A" w14:textId="77777777">
            <w:pPr>
              <w:spacing w:line="295" w:lineRule="auto"/>
              <w:jc w:val="both"/>
            </w:pPr>
            <w:r>
              <w:t xml:space="preserve">Nếu có lỗi cán bộ </w:t>
            </w:r>
            <w:r w:rsidRPr="00AC2D94">
              <w:t>quản trị vận hành sẽ xử lý Manual</w:t>
            </w:r>
            <w:r>
              <w:t>.</w:t>
            </w:r>
          </w:p>
          <w:p w:rsidRPr="00AC2D94" w:rsidR="00976AF7" w:rsidP="00B35F22" w:rsidRDefault="00976AF7" w14:paraId="686BCF79" w14:textId="77777777">
            <w:pPr>
              <w:spacing w:line="295" w:lineRule="auto"/>
              <w:jc w:val="both"/>
            </w:pP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0B033398" w14:textId="77777777">
            <w:pPr>
              <w:spacing w:before="6" w:after="6" w:line="295" w:lineRule="auto"/>
              <w:jc w:val="both"/>
              <w:rPr>
                <w:szCs w:val="26"/>
              </w:rPr>
            </w:pPr>
            <w:r w:rsidRPr="005D3EFE">
              <w:rPr>
                <w:szCs w:val="26"/>
              </w:rPr>
              <w:t>Trên bảng cờ tích hợp của</w:t>
            </w:r>
            <w:r w:rsidRPr="005D3EFE">
              <w:t xml:space="preserve"> </w:t>
            </w:r>
            <w:r>
              <w:t>ZCAA50</w:t>
            </w:r>
            <w:r w:rsidRPr="005D3EFE">
              <w:rPr>
                <w:szCs w:val="26"/>
              </w:rPr>
              <w:t>, cờ ERP_FIS = Y</w:t>
            </w:r>
          </w:p>
        </w:tc>
      </w:tr>
      <w:tr w:rsidRPr="00312C3A" w:rsidR="00976AF7" w:rsidTr="00B35F22" w14:paraId="75862EDD"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4CAF600C" w14:textId="77777777">
            <w:pPr>
              <w:pStyle w:val="ListParagraph"/>
              <w:spacing w:before="6" w:after="6" w:line="295" w:lineRule="auto"/>
              <w:ind w:left="0"/>
              <w:contextualSpacing w:val="0"/>
              <w:jc w:val="both"/>
              <w:rPr>
                <w:color w:val="000000"/>
                <w:szCs w:val="26"/>
              </w:rPr>
            </w:pPr>
            <w:r>
              <w:rPr>
                <w:color w:val="000000"/>
                <w:szCs w:val="26"/>
              </w:rPr>
              <w:t>TH02:</w:t>
            </w:r>
          </w:p>
          <w:p w:rsidR="00976AF7" w:rsidP="00B35F22" w:rsidRDefault="00976AF7" w14:paraId="7F04928F" w14:textId="77777777">
            <w:pPr>
              <w:pStyle w:val="ListParagraph"/>
              <w:spacing w:before="6" w:after="6" w:line="295" w:lineRule="auto"/>
              <w:ind w:left="0"/>
              <w:contextualSpacing w:val="0"/>
              <w:jc w:val="both"/>
              <w:rPr>
                <w:color w:val="000000"/>
                <w:szCs w:val="26"/>
              </w:rPr>
            </w:pPr>
            <w:r>
              <w:rPr>
                <w:color w:val="000000"/>
                <w:szCs w:val="26"/>
              </w:rPr>
              <w:t>ZMASSF51</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AC2D94" w:rsidR="00976AF7" w:rsidP="00B35F22" w:rsidRDefault="00976AF7" w14:paraId="6D776EDC" w14:textId="77777777">
            <w:pPr>
              <w:pStyle w:val="ListParagraph"/>
              <w:spacing w:before="6" w:after="6" w:line="295" w:lineRule="auto"/>
              <w:ind w:left="0"/>
              <w:jc w:val="both"/>
            </w:pPr>
            <w:r>
              <w:t xml:space="preserve">Tự động </w:t>
            </w:r>
            <w:r>
              <w:rPr>
                <w:lang w:bidi="lo-LA"/>
              </w:rPr>
              <w:t>hủy cho các bút toán Bù trừ  chưa được phê duyệt trong ngày</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AC2D94" w:rsidR="00976AF7" w:rsidP="00B35F22" w:rsidRDefault="00976AF7" w14:paraId="19E4D1F4" w14:textId="434178F7">
            <w:pPr>
              <w:spacing w:before="6" w:after="6" w:line="295" w:lineRule="auto"/>
              <w:jc w:val="both"/>
              <w:rPr>
                <w:szCs w:val="26"/>
              </w:rPr>
            </w:pPr>
            <w:r>
              <w:rPr>
                <w:lang w:bidi="lo-LA"/>
              </w:rPr>
              <w:t>Các bút toán Bù trừ  chưa được phê duyệt trong ngày</w:t>
            </w:r>
          </w:p>
        </w:tc>
        <w:tc>
          <w:tcPr>
            <w:tcW w:w="1841" w:type="pct"/>
            <w:tcBorders>
              <w:top w:val="single" w:color="auto" w:sz="4" w:space="0"/>
              <w:left w:val="single" w:color="auto" w:sz="4" w:space="0"/>
              <w:bottom w:val="single" w:color="auto" w:sz="4" w:space="0"/>
              <w:right w:val="single" w:color="auto" w:sz="4" w:space="0"/>
            </w:tcBorders>
          </w:tcPr>
          <w:p w:rsidR="00976AF7" w:rsidP="00B35F22" w:rsidRDefault="00976AF7" w14:paraId="7A5743FF" w14:textId="77777777">
            <w:pPr>
              <w:spacing w:line="295" w:lineRule="auto"/>
              <w:jc w:val="both"/>
            </w:pPr>
            <w:r>
              <w:t>ERP đặt Job thực hiện lúc 00:10 Am.</w:t>
            </w:r>
          </w:p>
          <w:p w:rsidR="00976AF7" w:rsidP="00B35F22" w:rsidRDefault="00976AF7" w14:paraId="00D87CFC" w14:textId="77777777">
            <w:pPr>
              <w:spacing w:line="295" w:lineRule="auto"/>
              <w:jc w:val="both"/>
            </w:pPr>
            <w:r>
              <w:t>Job chạy hoàn thành sẽ cập nhật cờ trong bảng Flag.</w:t>
            </w:r>
          </w:p>
          <w:p w:rsidR="00976AF7" w:rsidP="00B35F22" w:rsidRDefault="00976AF7" w14:paraId="0C3F8007" w14:textId="77777777">
            <w:pPr>
              <w:spacing w:line="295" w:lineRule="auto"/>
              <w:jc w:val="both"/>
            </w:pPr>
            <w:r>
              <w:t xml:space="preserve">Nếu có lỗi cán bộ </w:t>
            </w:r>
            <w:r w:rsidRPr="00AC2D94">
              <w:t>quản trị vận hành sẽ xử lý Manual</w:t>
            </w:r>
            <w:r>
              <w:t>.</w:t>
            </w:r>
          </w:p>
          <w:p w:rsidRPr="00AC2D94" w:rsidR="00976AF7" w:rsidP="00B35F22" w:rsidRDefault="00976AF7" w14:paraId="7B1F5406" w14:textId="77777777">
            <w:pPr>
              <w:spacing w:line="295" w:lineRule="auto"/>
              <w:jc w:val="both"/>
            </w:pP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7BE75A75" w14:textId="77777777">
            <w:pPr>
              <w:spacing w:before="6" w:after="6" w:line="295" w:lineRule="auto"/>
              <w:jc w:val="both"/>
              <w:rPr>
                <w:szCs w:val="26"/>
              </w:rPr>
            </w:pPr>
            <w:r w:rsidRPr="005D3EFE">
              <w:rPr>
                <w:szCs w:val="26"/>
              </w:rPr>
              <w:t>Trên bảng cờ tích hợp của</w:t>
            </w:r>
            <w:r w:rsidRPr="005D3EFE">
              <w:t xml:space="preserve"> </w:t>
            </w:r>
            <w:r>
              <w:t>ZMASSF51</w:t>
            </w:r>
            <w:r w:rsidRPr="005D3EFE">
              <w:rPr>
                <w:szCs w:val="26"/>
              </w:rPr>
              <w:t>, cờ ERP_FIS = Y</w:t>
            </w:r>
          </w:p>
        </w:tc>
      </w:tr>
      <w:tr w:rsidRPr="00312C3A" w:rsidR="00976AF7" w:rsidTr="00B35F22" w14:paraId="7F5BBB3B"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37C0D7EF" w14:textId="77777777">
            <w:pPr>
              <w:pStyle w:val="ListParagraph"/>
              <w:spacing w:before="6" w:after="6" w:line="295" w:lineRule="auto"/>
              <w:ind w:left="0"/>
              <w:contextualSpacing w:val="0"/>
              <w:jc w:val="both"/>
              <w:rPr>
                <w:szCs w:val="26"/>
              </w:rPr>
            </w:pPr>
            <w:r>
              <w:rPr>
                <w:szCs w:val="26"/>
              </w:rPr>
              <w:t>TH03</w:t>
            </w:r>
            <w:r w:rsidRPr="005D3EFE">
              <w:rPr>
                <w:szCs w:val="26"/>
              </w:rPr>
              <w:t>:</w:t>
            </w:r>
          </w:p>
          <w:p w:rsidR="00976AF7" w:rsidP="00B35F22" w:rsidRDefault="00976AF7" w14:paraId="7C28CB34" w14:textId="77777777">
            <w:pPr>
              <w:pStyle w:val="ListParagraph"/>
              <w:spacing w:before="6" w:after="6" w:line="295" w:lineRule="auto"/>
              <w:ind w:left="0"/>
              <w:contextualSpacing w:val="0"/>
              <w:jc w:val="both"/>
              <w:rPr>
                <w:szCs w:val="26"/>
              </w:rPr>
            </w:pPr>
            <w:r w:rsidRPr="005D3EFE">
              <w:rPr>
                <w:szCs w:val="26"/>
              </w:rPr>
              <w:t>DW_STL</w:t>
            </w:r>
          </w:p>
          <w:p w:rsidRPr="005D3EFE" w:rsidR="00976AF7" w:rsidP="00B35F22" w:rsidRDefault="00976AF7" w14:paraId="440892DC" w14:textId="77777777">
            <w:pPr>
              <w:pStyle w:val="ListParagraph"/>
              <w:spacing w:before="6" w:after="6" w:line="295" w:lineRule="auto"/>
              <w:ind w:left="0"/>
              <w:contextualSpacing w:val="0"/>
              <w:jc w:val="both"/>
              <w:rPr>
                <w:szCs w:val="26"/>
              </w:rPr>
            </w:pP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17F6DD43" w14:textId="77777777">
            <w:pPr>
              <w:pStyle w:val="ListParagraph"/>
              <w:spacing w:before="6" w:after="6" w:line="295" w:lineRule="auto"/>
              <w:ind w:left="0"/>
              <w:contextualSpacing w:val="0"/>
              <w:jc w:val="both"/>
              <w:rPr>
                <w:szCs w:val="26"/>
              </w:rPr>
            </w:pPr>
            <w:r w:rsidRPr="005D3EFE">
              <w:rPr>
                <w:szCs w:val="26"/>
              </w:rPr>
              <w:t>Tích hợp thông tin tài khoản cho DWH</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5C5497" w:rsidRDefault="00976AF7" w14:paraId="749316EC" w14:textId="338071C1">
            <w:pPr>
              <w:spacing w:before="6" w:after="6" w:line="295" w:lineRule="auto"/>
              <w:jc w:val="both"/>
              <w:rPr>
                <w:szCs w:val="26"/>
              </w:rPr>
            </w:pPr>
            <w:r w:rsidRPr="005D3EFE">
              <w:rPr>
                <w:szCs w:val="26"/>
              </w:rPr>
              <w:t>Dữ liệu ngày trên ERP</w:t>
            </w:r>
          </w:p>
        </w:tc>
        <w:tc>
          <w:tcPr>
            <w:tcW w:w="1841"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49E355CB" w14:textId="77777777">
            <w:pPr>
              <w:spacing w:before="6" w:after="6" w:line="295" w:lineRule="auto"/>
              <w:jc w:val="both"/>
            </w:pPr>
            <w:r w:rsidRPr="005D3EFE">
              <w:t>ERP đặt Job đẩy dữ liệu ra vào 00:30 Am.</w:t>
            </w:r>
          </w:p>
          <w:p w:rsidRPr="005D3EFE" w:rsidR="00976AF7" w:rsidP="00B35F22" w:rsidRDefault="00976AF7" w14:paraId="315F228A" w14:textId="77777777">
            <w:pPr>
              <w:spacing w:before="6" w:after="6" w:line="295" w:lineRule="auto"/>
              <w:jc w:val="both"/>
            </w:pPr>
            <w:r w:rsidRPr="005D3EFE">
              <w:t>Job này bao gồm hai bước:</w:t>
            </w:r>
          </w:p>
          <w:p w:rsidRPr="005D3EFE" w:rsidR="00976AF7" w:rsidP="00B35F22" w:rsidRDefault="00976AF7" w14:paraId="29BCE126" w14:textId="77777777">
            <w:pPr>
              <w:spacing w:before="6" w:after="6" w:line="295" w:lineRule="auto"/>
              <w:jc w:val="both"/>
            </w:pPr>
            <w:r w:rsidRPr="005D3EFE">
              <w:t>+ Bước 1: Tích hợp Giao dịch từ ERP về DWH (DW_DS)</w:t>
            </w:r>
          </w:p>
          <w:p w:rsidRPr="005D3EFE" w:rsidR="00976AF7" w:rsidP="00B35F22" w:rsidRDefault="00976AF7" w14:paraId="4E16408D" w14:textId="77777777">
            <w:pPr>
              <w:spacing w:before="6" w:after="6" w:line="295" w:lineRule="auto"/>
              <w:jc w:val="both"/>
              <w:rPr>
                <w:szCs w:val="26"/>
              </w:rPr>
            </w:pPr>
            <w:r w:rsidRPr="005D3EFE">
              <w:t>+ Bước 2: Tích hợp thông tin tài khoản từ ERP về DWH sau khi bước trên thực hiện thành công</w:t>
            </w: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46B74195" w14:textId="77777777">
            <w:pPr>
              <w:pStyle w:val="ListParagraph"/>
              <w:spacing w:before="6" w:after="6" w:line="295" w:lineRule="auto"/>
              <w:ind w:left="0"/>
              <w:contextualSpacing w:val="0"/>
              <w:jc w:val="both"/>
              <w:rPr>
                <w:szCs w:val="26"/>
              </w:rPr>
            </w:pPr>
            <w:r w:rsidRPr="005D3EFE">
              <w:rPr>
                <w:szCs w:val="26"/>
              </w:rPr>
              <w:t>Trên bảng cờ tích hợp của dữ liệu thông tin tài khoản, cờ ERP_FIS = Y</w:t>
            </w:r>
          </w:p>
        </w:tc>
      </w:tr>
      <w:tr w:rsidRPr="00312C3A" w:rsidR="00976AF7" w:rsidTr="00B35F22" w14:paraId="6511431F"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7D2AB8EC" w14:textId="77777777">
            <w:pPr>
              <w:pStyle w:val="ListParagraph"/>
              <w:spacing w:before="6" w:after="6" w:line="295" w:lineRule="auto"/>
              <w:ind w:left="0"/>
              <w:contextualSpacing w:val="0"/>
              <w:jc w:val="both"/>
              <w:rPr>
                <w:szCs w:val="26"/>
              </w:rPr>
            </w:pPr>
            <w:r>
              <w:rPr>
                <w:szCs w:val="26"/>
              </w:rPr>
              <w:t>TH04</w:t>
            </w:r>
            <w:r w:rsidRPr="005D3EFE">
              <w:rPr>
                <w:szCs w:val="26"/>
              </w:rPr>
              <w:t>:</w:t>
            </w:r>
          </w:p>
          <w:p w:rsidRPr="005D3EFE" w:rsidR="00976AF7" w:rsidP="00B35F22" w:rsidRDefault="00976AF7" w14:paraId="6B05248D" w14:textId="77777777">
            <w:pPr>
              <w:pStyle w:val="ListParagraph"/>
              <w:spacing w:before="6" w:after="6" w:line="295" w:lineRule="auto"/>
              <w:ind w:left="0"/>
              <w:contextualSpacing w:val="0"/>
              <w:jc w:val="both"/>
              <w:rPr>
                <w:szCs w:val="26"/>
              </w:rPr>
            </w:pPr>
            <w:r w:rsidRPr="005D3EFE">
              <w:rPr>
                <w:szCs w:val="26"/>
              </w:rPr>
              <w:t>DW_USR</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3F5827F0" w14:textId="77777777">
            <w:pPr>
              <w:pStyle w:val="ListParagraph"/>
              <w:spacing w:before="6" w:after="6" w:line="295" w:lineRule="auto"/>
              <w:ind w:left="0"/>
              <w:contextualSpacing w:val="0"/>
              <w:jc w:val="both"/>
              <w:rPr>
                <w:szCs w:val="26"/>
              </w:rPr>
            </w:pPr>
            <w:r w:rsidRPr="005D3EFE">
              <w:rPr>
                <w:szCs w:val="26"/>
              </w:rPr>
              <w:t xml:space="preserve">Tích hợp </w:t>
            </w:r>
            <w:r w:rsidRPr="005D3EFE">
              <w:t>thông tin USER từ ERP về DWH</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3400FFA0" w14:textId="75C3C282">
            <w:pPr>
              <w:spacing w:before="6" w:after="6" w:line="295" w:lineRule="auto"/>
              <w:jc w:val="both"/>
              <w:rPr>
                <w:szCs w:val="26"/>
              </w:rPr>
            </w:pPr>
            <w:r w:rsidRPr="005D3EFE">
              <w:rPr>
                <w:szCs w:val="26"/>
              </w:rPr>
              <w:t>Dữ liệu User tại ERP</w:t>
            </w:r>
          </w:p>
        </w:tc>
        <w:tc>
          <w:tcPr>
            <w:tcW w:w="1841"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255B6402" w14:textId="77777777">
            <w:pPr>
              <w:pStyle w:val="NormalWeb"/>
              <w:shd w:val="clear" w:color="auto" w:fill="FFFFFF"/>
              <w:spacing w:before="0" w:beforeAutospacing="0" w:after="0" w:afterAutospacing="0" w:line="295" w:lineRule="auto"/>
              <w:jc w:val="both"/>
            </w:pPr>
            <w:r w:rsidRPr="005D3EFE">
              <w:t xml:space="preserve">ERP đặt Job đẩy dữ liệu ra </w:t>
            </w:r>
            <w:r>
              <w:t>lúc</w:t>
            </w:r>
            <w:r w:rsidRPr="005D3EFE">
              <w:t xml:space="preserve"> 00:</w:t>
            </w:r>
            <w:r>
              <w:t>3</w:t>
            </w:r>
            <w:r w:rsidRPr="005D3EFE">
              <w:t>5 Am.</w:t>
            </w:r>
          </w:p>
          <w:p w:rsidRPr="005D3EFE" w:rsidR="00976AF7" w:rsidP="00B35F22" w:rsidRDefault="00976AF7" w14:paraId="3E18741F" w14:textId="77777777">
            <w:pPr>
              <w:spacing w:before="6" w:after="6" w:line="295" w:lineRule="auto"/>
              <w:jc w:val="both"/>
              <w:rPr>
                <w:szCs w:val="26"/>
              </w:rPr>
            </w:pP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4B2BA978" w14:textId="77777777">
            <w:pPr>
              <w:pStyle w:val="ListParagraph"/>
              <w:spacing w:before="6" w:after="6" w:line="295" w:lineRule="auto"/>
              <w:ind w:left="0"/>
              <w:contextualSpacing w:val="0"/>
              <w:jc w:val="both"/>
              <w:rPr>
                <w:szCs w:val="26"/>
              </w:rPr>
            </w:pPr>
            <w:r w:rsidRPr="005D3EFE">
              <w:rPr>
                <w:szCs w:val="26"/>
              </w:rPr>
              <w:t>Trên bảng cờ tích hợp của thông tin User, cờ ERP_FIS = Y</w:t>
            </w:r>
          </w:p>
        </w:tc>
      </w:tr>
      <w:tr w:rsidRPr="005D760D" w:rsidR="00976AF7" w:rsidTr="00B35F22" w14:paraId="43A6D71B"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6248F6FE" w14:textId="77777777">
            <w:pPr>
              <w:pStyle w:val="ListParagraph"/>
              <w:spacing w:before="6" w:after="6" w:line="295" w:lineRule="auto"/>
              <w:ind w:left="0"/>
              <w:contextualSpacing w:val="0"/>
              <w:jc w:val="both"/>
              <w:rPr>
                <w:szCs w:val="26"/>
              </w:rPr>
            </w:pPr>
            <w:r>
              <w:rPr>
                <w:szCs w:val="26"/>
              </w:rPr>
              <w:t>TH05</w:t>
            </w:r>
            <w:r w:rsidRPr="005D3EFE">
              <w:rPr>
                <w:szCs w:val="26"/>
              </w:rPr>
              <w:t>:</w:t>
            </w:r>
          </w:p>
          <w:p w:rsidRPr="005D3EFE" w:rsidR="00976AF7" w:rsidP="00B35F22" w:rsidRDefault="00976AF7" w14:paraId="24385C58" w14:textId="77777777">
            <w:pPr>
              <w:pStyle w:val="ListParagraph"/>
              <w:spacing w:before="6" w:after="6" w:line="295" w:lineRule="auto"/>
              <w:ind w:left="0"/>
              <w:contextualSpacing w:val="0"/>
              <w:jc w:val="both"/>
              <w:rPr>
                <w:szCs w:val="26"/>
              </w:rPr>
            </w:pPr>
            <w:r w:rsidRPr="005D3EFE">
              <w:rPr>
                <w:szCs w:val="26"/>
              </w:rPr>
              <w:t>DV_CORE</w:t>
            </w:r>
          </w:p>
          <w:p w:rsidRPr="005D3EFE" w:rsidR="00976AF7" w:rsidP="00B35F22" w:rsidRDefault="00976AF7" w14:paraId="213B6F4B" w14:textId="77777777">
            <w:pPr>
              <w:pStyle w:val="ListParagraph"/>
              <w:spacing w:before="6" w:after="6" w:line="295" w:lineRule="auto"/>
              <w:ind w:left="0"/>
              <w:contextualSpacing w:val="0"/>
              <w:jc w:val="both"/>
              <w:rPr>
                <w:szCs w:val="26"/>
              </w:rPr>
            </w:pP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00294320" w14:textId="77777777">
            <w:pPr>
              <w:pStyle w:val="ListParagraph"/>
              <w:spacing w:before="6" w:after="6" w:line="295" w:lineRule="auto"/>
              <w:ind w:left="0"/>
              <w:jc w:val="both"/>
              <w:rPr>
                <w:szCs w:val="26"/>
              </w:rPr>
            </w:pPr>
            <w:r w:rsidRPr="005D3EFE">
              <w:t>Tích hợp chi nhánh từ nguồn Core</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4A00E2EA" w14:textId="77777777">
            <w:pPr>
              <w:spacing w:before="6" w:after="6" w:line="295" w:lineRule="auto"/>
              <w:jc w:val="both"/>
              <w:rPr>
                <w:szCs w:val="26"/>
              </w:rPr>
            </w:pPr>
            <w:r w:rsidRPr="005D3EFE">
              <w:rPr>
                <w:szCs w:val="26"/>
              </w:rPr>
              <w:t>Trên bảng cờ tích hợp của dữ liệu chi nhánh Core, cờ ERP_VCB = Y</w:t>
            </w:r>
          </w:p>
        </w:tc>
        <w:tc>
          <w:tcPr>
            <w:tcW w:w="1841"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1F0DFF02" w14:textId="77777777">
            <w:pPr>
              <w:spacing w:line="295" w:lineRule="auto"/>
              <w:jc w:val="both"/>
            </w:pPr>
            <w:r w:rsidRPr="005D3EFE">
              <w:t>ERP đặt (01) Job tích hợp lúc 0</w:t>
            </w:r>
            <w:r>
              <w:t>0</w:t>
            </w:r>
            <w:r w:rsidRPr="005D3EFE">
              <w:t>:</w:t>
            </w:r>
            <w:r>
              <w:t>40</w:t>
            </w:r>
            <w:r w:rsidRPr="005D3EFE">
              <w:t xml:space="preserve"> Am.</w:t>
            </w:r>
          </w:p>
          <w:p w:rsidRPr="005D3EFE" w:rsidR="00976AF7" w:rsidP="00B35F22" w:rsidRDefault="00976AF7" w14:paraId="76FCA2F9" w14:textId="77777777">
            <w:pPr>
              <w:spacing w:line="295" w:lineRule="auto"/>
              <w:jc w:val="both"/>
              <w:rPr>
                <w:szCs w:val="26"/>
              </w:rPr>
            </w:pPr>
            <w:r w:rsidRPr="005D3EFE">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550533F3" w14:textId="77777777">
            <w:pPr>
              <w:spacing w:before="6" w:after="6" w:line="295" w:lineRule="auto"/>
              <w:jc w:val="both"/>
              <w:rPr>
                <w:sz w:val="26"/>
                <w:szCs w:val="26"/>
              </w:rPr>
            </w:pPr>
            <w:r w:rsidRPr="005D3EFE">
              <w:rPr>
                <w:szCs w:val="26"/>
              </w:rPr>
              <w:t>Trên bảng cờ tích hợp của dữ liệu chi nhánh Core, cờ ERP_FIS = Y</w:t>
            </w:r>
          </w:p>
        </w:tc>
      </w:tr>
      <w:tr w:rsidRPr="005D760D" w:rsidR="00976AF7" w:rsidTr="00B35F22" w14:paraId="45D1621F"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7296FAE0" w14:textId="77777777">
            <w:pPr>
              <w:pStyle w:val="ListParagraph"/>
              <w:spacing w:before="6" w:after="6" w:line="295" w:lineRule="auto"/>
              <w:ind w:left="0"/>
              <w:contextualSpacing w:val="0"/>
              <w:jc w:val="both"/>
              <w:rPr>
                <w:szCs w:val="26"/>
              </w:rPr>
            </w:pPr>
            <w:r>
              <w:rPr>
                <w:szCs w:val="26"/>
              </w:rPr>
              <w:t>TH06</w:t>
            </w:r>
            <w:r w:rsidRPr="005D3EFE">
              <w:rPr>
                <w:szCs w:val="26"/>
              </w:rPr>
              <w:t>:</w:t>
            </w:r>
          </w:p>
          <w:p w:rsidRPr="005D3EFE" w:rsidR="00976AF7" w:rsidP="00B35F22" w:rsidRDefault="00976AF7" w14:paraId="25235BF0" w14:textId="77777777">
            <w:pPr>
              <w:pStyle w:val="ListParagraph"/>
              <w:spacing w:before="6" w:after="6" w:line="295" w:lineRule="auto"/>
              <w:ind w:left="0"/>
              <w:contextualSpacing w:val="0"/>
              <w:jc w:val="both"/>
              <w:rPr>
                <w:szCs w:val="26"/>
              </w:rPr>
            </w:pPr>
            <w:r w:rsidRPr="005D3EFE">
              <w:rPr>
                <w:szCs w:val="26"/>
              </w:rPr>
              <w:t>PB_HR</w:t>
            </w:r>
          </w:p>
          <w:p w:rsidRPr="005D3EFE" w:rsidR="00976AF7" w:rsidP="00B35F22" w:rsidRDefault="00976AF7" w14:paraId="588AC3B4" w14:textId="77777777">
            <w:pPr>
              <w:pStyle w:val="ListParagraph"/>
              <w:spacing w:before="6" w:after="6" w:line="295" w:lineRule="auto"/>
              <w:ind w:left="0"/>
              <w:contextualSpacing w:val="0"/>
              <w:jc w:val="both"/>
              <w:rPr>
                <w:szCs w:val="26"/>
              </w:rPr>
            </w:pP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5E82AF19" w14:textId="77777777">
            <w:pPr>
              <w:pStyle w:val="ListParagraph"/>
              <w:spacing w:before="6" w:after="6" w:line="295" w:lineRule="auto"/>
              <w:ind w:left="0"/>
              <w:jc w:val="both"/>
              <w:rPr>
                <w:szCs w:val="26"/>
              </w:rPr>
            </w:pPr>
            <w:r w:rsidRPr="005D3EFE">
              <w:t>Tích hợp Đơn vị, phòng ban từ nguồn HRM</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568442B3" w14:textId="77777777">
            <w:pPr>
              <w:spacing w:before="6" w:after="6" w:line="295" w:lineRule="auto"/>
              <w:jc w:val="both"/>
              <w:rPr>
                <w:szCs w:val="26"/>
              </w:rPr>
            </w:pPr>
            <w:r w:rsidRPr="005D3EFE">
              <w:rPr>
                <w:szCs w:val="26"/>
              </w:rPr>
              <w:t>Trên bảng cờ tích hợp của dữ liệu phòng ban HRM, cờ ERP_VCB = Y</w:t>
            </w:r>
          </w:p>
        </w:tc>
        <w:tc>
          <w:tcPr>
            <w:tcW w:w="1841"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2AFFA718" w14:textId="77777777">
            <w:pPr>
              <w:spacing w:line="295" w:lineRule="auto"/>
              <w:jc w:val="both"/>
            </w:pPr>
            <w:r w:rsidRPr="005D3EFE">
              <w:t>ERP đặt (01) Job tích hợp trên lúc 0</w:t>
            </w:r>
            <w:r>
              <w:t>0</w:t>
            </w:r>
            <w:r w:rsidRPr="005D3EFE">
              <w:t>:</w:t>
            </w:r>
            <w:r>
              <w:t>45</w:t>
            </w:r>
            <w:r w:rsidRPr="005D3EFE">
              <w:t xml:space="preserve"> Am.</w:t>
            </w:r>
          </w:p>
          <w:p w:rsidRPr="005D3EFE" w:rsidR="00976AF7" w:rsidP="00B35F22" w:rsidRDefault="00976AF7" w14:paraId="2CBA03EF" w14:textId="77777777">
            <w:pPr>
              <w:spacing w:line="295" w:lineRule="auto"/>
              <w:jc w:val="both"/>
            </w:pPr>
            <w:r w:rsidRPr="005D3EFE">
              <w:t>Nếu có lỗi tích hợp cán bộ quản trị vận hành sẽ xử lý Manual</w:t>
            </w:r>
          </w:p>
          <w:p w:rsidRPr="005D3EFE" w:rsidR="00976AF7" w:rsidP="00B35F22" w:rsidRDefault="00976AF7" w14:paraId="7735B4D9" w14:textId="77777777">
            <w:pPr>
              <w:spacing w:line="295" w:lineRule="auto"/>
              <w:jc w:val="both"/>
            </w:pP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6267DE8B" w14:textId="77777777">
            <w:pPr>
              <w:spacing w:before="6" w:after="6" w:line="295" w:lineRule="auto"/>
              <w:jc w:val="both"/>
              <w:rPr>
                <w:sz w:val="26"/>
                <w:szCs w:val="26"/>
              </w:rPr>
            </w:pPr>
            <w:r w:rsidRPr="005D3EFE">
              <w:rPr>
                <w:szCs w:val="26"/>
              </w:rPr>
              <w:t>Trên bảng cờ tích hợp của dữ liệu phòng ban HRM, cờ ERP_FIS = Y</w:t>
            </w:r>
          </w:p>
        </w:tc>
      </w:tr>
      <w:tr w:rsidRPr="005D760D" w:rsidR="00976AF7" w:rsidTr="00B35F22" w14:paraId="49DAF409"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0CAE211F" w14:textId="77777777">
            <w:pPr>
              <w:pStyle w:val="ListParagraph"/>
              <w:spacing w:before="6" w:after="6" w:line="295" w:lineRule="auto"/>
              <w:ind w:left="0"/>
              <w:contextualSpacing w:val="0"/>
              <w:jc w:val="both"/>
              <w:rPr>
                <w:szCs w:val="26"/>
              </w:rPr>
            </w:pPr>
            <w:r>
              <w:rPr>
                <w:szCs w:val="26"/>
              </w:rPr>
              <w:t>TH07</w:t>
            </w:r>
            <w:r w:rsidRPr="005D3EFE">
              <w:rPr>
                <w:szCs w:val="26"/>
              </w:rPr>
              <w:t>:</w:t>
            </w:r>
          </w:p>
          <w:p w:rsidRPr="005D3EFE" w:rsidR="00976AF7" w:rsidP="00B35F22" w:rsidRDefault="00976AF7" w14:paraId="0F395E48" w14:textId="77777777">
            <w:pPr>
              <w:pStyle w:val="ListParagraph"/>
              <w:spacing w:before="6" w:after="6" w:line="295" w:lineRule="auto"/>
              <w:ind w:left="0"/>
              <w:contextualSpacing w:val="0"/>
              <w:jc w:val="both"/>
              <w:rPr>
                <w:szCs w:val="26"/>
              </w:rPr>
            </w:pPr>
            <w:r w:rsidRPr="005D3EFE">
              <w:rPr>
                <w:szCs w:val="26"/>
              </w:rPr>
              <w:t>NV</w:t>
            </w:r>
            <w:r>
              <w:rPr>
                <w:szCs w:val="26"/>
              </w:rPr>
              <w:t>_HR</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26E2B697" w14:textId="77777777">
            <w:pPr>
              <w:pStyle w:val="ListParagraph"/>
              <w:spacing w:before="6" w:after="6" w:line="295" w:lineRule="auto"/>
              <w:ind w:left="0"/>
              <w:jc w:val="both"/>
              <w:rPr>
                <w:szCs w:val="26"/>
              </w:rPr>
            </w:pPr>
            <w:r w:rsidRPr="005D3EFE">
              <w:t>Tích hợp nhân viên từ nguồn HRM</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62838ECD" w14:textId="77777777">
            <w:pPr>
              <w:spacing w:before="6" w:after="6" w:line="295" w:lineRule="auto"/>
              <w:jc w:val="both"/>
              <w:rPr>
                <w:szCs w:val="26"/>
              </w:rPr>
            </w:pPr>
            <w:r w:rsidRPr="005D3EFE">
              <w:rPr>
                <w:szCs w:val="26"/>
              </w:rPr>
              <w:t>Trên bảng cờ tích hợp của dữ liệu nhân viên HRM, cờ ERP_VCB = Y</w:t>
            </w:r>
          </w:p>
        </w:tc>
        <w:tc>
          <w:tcPr>
            <w:tcW w:w="1841"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6C0A4768" w14:textId="77777777">
            <w:pPr>
              <w:spacing w:line="295" w:lineRule="auto"/>
              <w:jc w:val="both"/>
            </w:pPr>
            <w:r w:rsidRPr="005D3EFE">
              <w:t>ERP đặt (01</w:t>
            </w:r>
            <w:r>
              <w:t>) Job tích hợp</w:t>
            </w:r>
            <w:r w:rsidRPr="005D3EFE">
              <w:t xml:space="preserve"> lúc 0</w:t>
            </w:r>
            <w:r>
              <w:t>0</w:t>
            </w:r>
            <w:r w:rsidRPr="005D3EFE">
              <w:t>:</w:t>
            </w:r>
            <w:r>
              <w:t>5</w:t>
            </w:r>
            <w:r w:rsidRPr="005D3EFE">
              <w:t>0 Am.</w:t>
            </w:r>
          </w:p>
          <w:p w:rsidRPr="005D3EFE" w:rsidR="00976AF7" w:rsidP="00B35F22" w:rsidRDefault="00976AF7" w14:paraId="61624110" w14:textId="77777777">
            <w:pPr>
              <w:spacing w:line="295" w:lineRule="auto"/>
              <w:jc w:val="both"/>
              <w:rPr>
                <w:szCs w:val="26"/>
              </w:rPr>
            </w:pPr>
            <w:r w:rsidRPr="005D3EFE">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1166EC64" w14:textId="77777777">
            <w:pPr>
              <w:spacing w:before="6" w:after="6" w:line="295" w:lineRule="auto"/>
              <w:jc w:val="both"/>
              <w:rPr>
                <w:szCs w:val="26"/>
              </w:rPr>
            </w:pPr>
            <w:r w:rsidRPr="005D3EFE">
              <w:rPr>
                <w:szCs w:val="26"/>
              </w:rPr>
              <w:t>- Trên bảng cờ tích hợp của dữ liệu nhân viên HRM, cờ ERP_FIS = Y</w:t>
            </w:r>
          </w:p>
          <w:p w:rsidRPr="005D3EFE" w:rsidR="00976AF7" w:rsidP="00B35F22" w:rsidRDefault="00976AF7" w14:paraId="3487692F" w14:textId="77777777">
            <w:pPr>
              <w:spacing w:before="6" w:after="6" w:line="295" w:lineRule="auto"/>
              <w:jc w:val="both"/>
              <w:rPr>
                <w:sz w:val="26"/>
                <w:szCs w:val="26"/>
              </w:rPr>
            </w:pPr>
            <w:r w:rsidRPr="005D3EFE">
              <w:rPr>
                <w:szCs w:val="26"/>
              </w:rPr>
              <w:t>- Các lỗi dữ liệu (nếu có) được ghi nhận trong bảng Log.</w:t>
            </w:r>
          </w:p>
        </w:tc>
      </w:tr>
      <w:tr w:rsidRPr="005D760D" w:rsidR="00976AF7" w:rsidTr="005C5497" w14:paraId="4F51A104" w14:textId="77777777">
        <w:trPr>
          <w:trHeight w:val="769"/>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6FD0CD71" w14:textId="77777777">
            <w:pPr>
              <w:pStyle w:val="ListParagraph"/>
              <w:spacing w:before="6" w:after="6" w:line="295" w:lineRule="auto"/>
              <w:ind w:left="0"/>
              <w:contextualSpacing w:val="0"/>
              <w:jc w:val="both"/>
              <w:rPr>
                <w:szCs w:val="26"/>
              </w:rPr>
            </w:pPr>
            <w:r>
              <w:rPr>
                <w:szCs w:val="26"/>
              </w:rPr>
              <w:t>TH08</w:t>
            </w:r>
            <w:r w:rsidRPr="005D3EFE">
              <w:rPr>
                <w:szCs w:val="26"/>
              </w:rPr>
              <w:t>:</w:t>
            </w:r>
          </w:p>
          <w:p w:rsidRPr="005D3EFE" w:rsidR="00976AF7" w:rsidP="00B35F22" w:rsidRDefault="00976AF7" w14:paraId="38664F87" w14:textId="77777777">
            <w:pPr>
              <w:pStyle w:val="ListParagraph"/>
              <w:spacing w:before="6" w:after="6" w:line="295" w:lineRule="auto"/>
              <w:ind w:left="0"/>
              <w:contextualSpacing w:val="0"/>
              <w:jc w:val="both"/>
              <w:rPr>
                <w:szCs w:val="26"/>
              </w:rPr>
            </w:pPr>
            <w:r w:rsidRPr="005D3EFE">
              <w:rPr>
                <w:szCs w:val="26"/>
              </w:rPr>
              <w:t xml:space="preserve">TY GIA </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4805C20A" w14:textId="77777777">
            <w:pPr>
              <w:pStyle w:val="ListParagraph"/>
              <w:spacing w:before="6" w:after="6" w:line="295" w:lineRule="auto"/>
              <w:ind w:left="0"/>
              <w:jc w:val="both"/>
            </w:pPr>
            <w:r w:rsidRPr="005D3EFE">
              <w:t>Tích hợp tỷ giá từ nguồn Core</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1FF1C4DD" w14:textId="77777777">
            <w:pPr>
              <w:spacing w:before="6" w:after="6" w:line="295" w:lineRule="auto"/>
              <w:jc w:val="both"/>
              <w:rPr>
                <w:szCs w:val="26"/>
              </w:rPr>
            </w:pPr>
            <w:r w:rsidRPr="005D3EFE">
              <w:rPr>
                <w:szCs w:val="26"/>
              </w:rPr>
              <w:t>Trên bảng cờ tích hợp của dữ liệu tỷ giá cuối ngày, cờ ERP_VCB = Y</w:t>
            </w:r>
          </w:p>
        </w:tc>
        <w:tc>
          <w:tcPr>
            <w:tcW w:w="1841"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191A13DA" w14:textId="77777777">
            <w:pPr>
              <w:spacing w:line="295" w:lineRule="auto"/>
              <w:jc w:val="both"/>
            </w:pPr>
            <w:r w:rsidRPr="005D3EFE">
              <w:t>ERP đặt (</w:t>
            </w:r>
            <w:r>
              <w:t>30</w:t>
            </w:r>
            <w:r w:rsidRPr="005D3EFE">
              <w:t>) Job tích hợp cách nhau 15 phút /1 lần, bắt đầu từ 0</w:t>
            </w:r>
            <w:r>
              <w:t>1</w:t>
            </w:r>
            <w:r w:rsidRPr="005D3EFE">
              <w:t>:</w:t>
            </w:r>
            <w:r>
              <w:t>30</w:t>
            </w:r>
            <w:r w:rsidRPr="005D3EFE">
              <w:t xml:space="preserve"> Am.</w:t>
            </w:r>
          </w:p>
          <w:p w:rsidRPr="005D3EFE" w:rsidR="00976AF7" w:rsidP="00B35F22" w:rsidRDefault="00976AF7" w14:paraId="18784333" w14:textId="77777777">
            <w:pPr>
              <w:spacing w:line="295" w:lineRule="auto"/>
              <w:jc w:val="both"/>
            </w:pPr>
            <w:r w:rsidRPr="005D3EFE">
              <w:t>Job tích hợp đã chạy thành công thì các Job sau sẽ báo “Đã tích hợp” trong bảng Log.</w:t>
            </w:r>
          </w:p>
          <w:p w:rsidRPr="005D3EFE" w:rsidR="00976AF7" w:rsidP="00B35F22" w:rsidRDefault="00976AF7" w14:paraId="58B6CD6C" w14:textId="77777777">
            <w:pPr>
              <w:spacing w:line="295" w:lineRule="auto"/>
              <w:jc w:val="both"/>
            </w:pPr>
            <w:r w:rsidRPr="005D3EFE">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77F39687" w14:textId="77777777">
            <w:pPr>
              <w:spacing w:before="6" w:after="6" w:line="295" w:lineRule="auto"/>
              <w:jc w:val="both"/>
              <w:rPr>
                <w:szCs w:val="26"/>
              </w:rPr>
            </w:pPr>
            <w:r w:rsidRPr="005D3EFE">
              <w:rPr>
                <w:szCs w:val="26"/>
              </w:rPr>
              <w:t>- Trên bảng cờ tích hợp của dữ liệu tỷ giá cuối ngày, cờ ERP_FIS = Y</w:t>
            </w:r>
            <w:r>
              <w:rPr>
                <w:szCs w:val="26"/>
              </w:rPr>
              <w:t xml:space="preserve"> hoặc E.</w:t>
            </w:r>
          </w:p>
          <w:p w:rsidRPr="005D3EFE" w:rsidR="00976AF7" w:rsidP="00B35F22" w:rsidRDefault="00976AF7" w14:paraId="56E2A144" w14:textId="77777777">
            <w:pPr>
              <w:spacing w:before="6" w:after="6" w:line="295" w:lineRule="auto"/>
              <w:jc w:val="both"/>
              <w:rPr>
                <w:szCs w:val="26"/>
              </w:rPr>
            </w:pPr>
            <w:r w:rsidRPr="005D3EFE">
              <w:rPr>
                <w:szCs w:val="26"/>
              </w:rPr>
              <w:t xml:space="preserve">- Các lỗi dữ liệu (nếu có) được ghi nhận </w:t>
            </w:r>
            <w:r w:rsidRPr="005D3EFE">
              <w:rPr>
                <w:szCs w:val="26"/>
              </w:rPr>
              <w:t>trong bảng Log.</w:t>
            </w:r>
          </w:p>
        </w:tc>
      </w:tr>
      <w:tr w:rsidRPr="005D760D" w:rsidR="00976AF7" w:rsidTr="00B35F22" w14:paraId="61C50B4F"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099B0533" w14:textId="77777777">
            <w:pPr>
              <w:pStyle w:val="ListParagraph"/>
              <w:spacing w:before="6" w:after="6" w:line="295" w:lineRule="auto"/>
              <w:ind w:left="0"/>
              <w:contextualSpacing w:val="0"/>
              <w:jc w:val="both"/>
              <w:rPr>
                <w:szCs w:val="26"/>
              </w:rPr>
            </w:pPr>
            <w:r w:rsidRPr="005D3EFE">
              <w:rPr>
                <w:szCs w:val="26"/>
              </w:rPr>
              <w:t>TH0</w:t>
            </w:r>
            <w:r>
              <w:rPr>
                <w:szCs w:val="26"/>
              </w:rPr>
              <w:t>9</w:t>
            </w:r>
            <w:r w:rsidRPr="005D3EFE">
              <w:rPr>
                <w:szCs w:val="26"/>
              </w:rPr>
              <w:t>:</w:t>
            </w:r>
          </w:p>
          <w:p w:rsidRPr="005D3EFE" w:rsidR="00976AF7" w:rsidP="00B35F22" w:rsidRDefault="00976AF7" w14:paraId="1B233AD7" w14:textId="77777777">
            <w:pPr>
              <w:pStyle w:val="ListParagraph"/>
              <w:spacing w:before="6" w:after="6" w:line="295" w:lineRule="auto"/>
              <w:ind w:left="0"/>
              <w:contextualSpacing w:val="0"/>
              <w:jc w:val="both"/>
              <w:rPr>
                <w:szCs w:val="26"/>
              </w:rPr>
            </w:pPr>
            <w:r w:rsidRPr="005D3EFE">
              <w:rPr>
                <w:szCs w:val="26"/>
              </w:rPr>
              <w:t>CORE_DS</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3194FE42" w14:textId="77777777">
            <w:pPr>
              <w:pStyle w:val="ListParagraph"/>
              <w:spacing w:before="6" w:after="6" w:line="295" w:lineRule="auto"/>
              <w:ind w:left="0"/>
              <w:jc w:val="both"/>
            </w:pPr>
            <w:r w:rsidRPr="005D3EFE">
              <w:t>Tích hợp doanh số cuối ngày từ nguồn Core (File TL</w:t>
            </w:r>
            <w:r>
              <w:t>_CORE</w:t>
            </w:r>
            <w:r w:rsidRPr="005D3EFE">
              <w:t>)</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3BEAEDA3" w14:textId="77777777">
            <w:pPr>
              <w:spacing w:before="6" w:after="6" w:line="295" w:lineRule="auto"/>
              <w:jc w:val="both"/>
              <w:rPr>
                <w:szCs w:val="26"/>
              </w:rPr>
            </w:pPr>
            <w:r w:rsidRPr="005D3EFE">
              <w:rPr>
                <w:szCs w:val="26"/>
              </w:rPr>
              <w:t xml:space="preserve">- Trên bảng cờ tích hợp của </w:t>
            </w:r>
            <w:r w:rsidRPr="005D3EFE">
              <w:t>dữ liệu doanh số Core (TL)</w:t>
            </w:r>
            <w:r w:rsidRPr="005D3EFE">
              <w:rPr>
                <w:szCs w:val="26"/>
              </w:rPr>
              <w:t>, cờ ERP_VCB = Y</w:t>
            </w:r>
          </w:p>
        </w:tc>
        <w:tc>
          <w:tcPr>
            <w:tcW w:w="1841"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3EAB60E1" w14:textId="77777777">
            <w:pPr>
              <w:spacing w:line="295" w:lineRule="auto"/>
              <w:jc w:val="both"/>
              <w:rPr>
                <w:lang w:bidi="lo-LA"/>
              </w:rPr>
            </w:pPr>
            <w:r w:rsidRPr="005D3EFE">
              <w:t xml:space="preserve">ERP đặt </w:t>
            </w:r>
            <w:r w:rsidRPr="005D3EFE">
              <w:rPr>
                <w:lang w:bidi="lo-LA"/>
              </w:rPr>
              <w:t>(</w:t>
            </w:r>
            <w:r>
              <w:rPr>
                <w:lang w:bidi="lo-LA"/>
              </w:rPr>
              <w:t>100</w:t>
            </w:r>
            <w:r w:rsidRPr="005D3EFE">
              <w:rPr>
                <w:lang w:bidi="lo-LA"/>
              </w:rPr>
              <w:t xml:space="preserve">) Job cách nhau </w:t>
            </w:r>
            <w:r>
              <w:rPr>
                <w:lang w:bidi="lo-LA"/>
              </w:rPr>
              <w:t>5</w:t>
            </w:r>
            <w:r w:rsidRPr="005D3EFE">
              <w:rPr>
                <w:lang w:bidi="lo-LA"/>
              </w:rPr>
              <w:t xml:space="preserve"> phút/ lần, bắt đầu từ 0</w:t>
            </w:r>
            <w:r>
              <w:rPr>
                <w:lang w:bidi="lo-LA"/>
              </w:rPr>
              <w:t>2</w:t>
            </w:r>
            <w:r w:rsidRPr="005D3EFE">
              <w:rPr>
                <w:lang w:bidi="lo-LA"/>
              </w:rPr>
              <w:t>:</w:t>
            </w:r>
            <w:r>
              <w:rPr>
                <w:lang w:bidi="lo-LA"/>
              </w:rPr>
              <w:t>0</w:t>
            </w:r>
            <w:r w:rsidRPr="005D3EFE">
              <w:rPr>
                <w:lang w:bidi="lo-LA"/>
              </w:rPr>
              <w:t>0 Am.</w:t>
            </w:r>
          </w:p>
          <w:p w:rsidRPr="005D3EFE" w:rsidR="00976AF7" w:rsidP="00B35F22" w:rsidRDefault="00976AF7" w14:paraId="4FB06956" w14:textId="77777777">
            <w:pPr>
              <w:spacing w:line="295" w:lineRule="auto"/>
              <w:jc w:val="both"/>
            </w:pPr>
            <w:r w:rsidRPr="005D3EFE">
              <w:t>Mỗi lần chạy, Job sẽ check cờ dữ liệu doanh số Core, nếu có thì sẽ thực hiện chương trình tích hợp.</w:t>
            </w:r>
          </w:p>
          <w:p w:rsidRPr="005D3EFE" w:rsidR="00976AF7" w:rsidP="00B35F22" w:rsidRDefault="00976AF7" w14:paraId="3DC5DAAA" w14:textId="77777777">
            <w:pPr>
              <w:spacing w:line="295" w:lineRule="auto"/>
              <w:jc w:val="both"/>
            </w:pPr>
            <w:r w:rsidRPr="005D3EFE">
              <w:t>Job tích hợp đã chạy thành công thì các Job sau sẽ báo “Đã tích hợp” trong bảng Log.</w:t>
            </w:r>
          </w:p>
          <w:p w:rsidRPr="005D3EFE" w:rsidR="00976AF7" w:rsidP="00B35F22" w:rsidRDefault="00976AF7" w14:paraId="6A627E1A" w14:textId="77777777">
            <w:pPr>
              <w:spacing w:line="295" w:lineRule="auto"/>
              <w:jc w:val="both"/>
            </w:pPr>
            <w:r w:rsidRPr="005D3EFE">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5F8C9D2F" w14:textId="77777777">
            <w:pPr>
              <w:spacing w:before="6" w:after="6" w:line="295" w:lineRule="auto"/>
              <w:jc w:val="both"/>
              <w:rPr>
                <w:szCs w:val="26"/>
              </w:rPr>
            </w:pPr>
            <w:r w:rsidRPr="005D3EFE">
              <w:rPr>
                <w:szCs w:val="26"/>
              </w:rPr>
              <w:t xml:space="preserve">- Trên bảng cờ tích hợp của </w:t>
            </w:r>
            <w:r w:rsidRPr="005D3EFE">
              <w:t>doanh số cuối ngày từ nguồn Core</w:t>
            </w:r>
            <w:r w:rsidRPr="005D3EFE">
              <w:rPr>
                <w:szCs w:val="26"/>
              </w:rPr>
              <w:t>, cờ ERP_FIS = Y</w:t>
            </w:r>
            <w:r>
              <w:rPr>
                <w:szCs w:val="26"/>
              </w:rPr>
              <w:t xml:space="preserve"> hoặc E.</w:t>
            </w:r>
          </w:p>
          <w:p w:rsidRPr="005D3EFE" w:rsidR="00976AF7" w:rsidP="00B35F22" w:rsidRDefault="00976AF7" w14:paraId="307709F0" w14:textId="77777777">
            <w:pPr>
              <w:spacing w:before="6" w:after="6" w:line="295" w:lineRule="auto"/>
              <w:jc w:val="both"/>
              <w:rPr>
                <w:szCs w:val="26"/>
              </w:rPr>
            </w:pPr>
            <w:r w:rsidRPr="005D3EFE">
              <w:rPr>
                <w:szCs w:val="26"/>
              </w:rPr>
              <w:t>- Các lỗi dữ liệu (nếu có) được ghi nhận trong bảng Log.</w:t>
            </w:r>
          </w:p>
        </w:tc>
      </w:tr>
      <w:tr w:rsidRPr="005D760D" w:rsidR="00976AF7" w:rsidTr="00B35F22" w14:paraId="60C6C034"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5F4FCEB5" w14:textId="77777777">
            <w:pPr>
              <w:pStyle w:val="ListParagraph"/>
              <w:spacing w:before="6" w:after="6" w:line="295" w:lineRule="auto"/>
              <w:ind w:left="0"/>
              <w:contextualSpacing w:val="0"/>
              <w:jc w:val="both"/>
              <w:rPr>
                <w:szCs w:val="26"/>
              </w:rPr>
            </w:pPr>
            <w:r>
              <w:rPr>
                <w:szCs w:val="26"/>
              </w:rPr>
              <w:t>TH10:</w:t>
            </w:r>
          </w:p>
          <w:p w:rsidRPr="005D3EFE" w:rsidR="00976AF7" w:rsidP="00B35F22" w:rsidRDefault="00976AF7" w14:paraId="13B9DD02" w14:textId="77777777">
            <w:pPr>
              <w:pStyle w:val="ListParagraph"/>
              <w:spacing w:before="6" w:after="6" w:line="295" w:lineRule="auto"/>
              <w:ind w:left="0"/>
              <w:contextualSpacing w:val="0"/>
              <w:jc w:val="both"/>
              <w:rPr>
                <w:szCs w:val="26"/>
              </w:rPr>
            </w:pPr>
            <w:r>
              <w:rPr>
                <w:szCs w:val="26"/>
              </w:rPr>
              <w:t>ZCGL26</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5C6054BD" w14:textId="77777777">
            <w:pPr>
              <w:pStyle w:val="ListParagraph"/>
              <w:spacing w:before="6" w:after="6" w:line="295" w:lineRule="auto"/>
              <w:ind w:left="0"/>
              <w:jc w:val="both"/>
            </w:pPr>
            <w:r>
              <w:t>Hạch toán tách thuế VAT nguồn Core</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769FCDA5" w14:textId="77777777">
            <w:pPr>
              <w:spacing w:before="6" w:after="6" w:line="295" w:lineRule="auto"/>
              <w:jc w:val="both"/>
              <w:rPr>
                <w:szCs w:val="26"/>
              </w:rPr>
            </w:pPr>
            <w:r w:rsidRPr="005D3EFE">
              <w:rPr>
                <w:szCs w:val="26"/>
              </w:rPr>
              <w:t xml:space="preserve">Trên bảng cờ tích hợp của </w:t>
            </w:r>
            <w:r w:rsidRPr="005D3EFE">
              <w:t>dữ liệu doanh số Core (TL)</w:t>
            </w:r>
            <w:r w:rsidRPr="005D3EFE">
              <w:rPr>
                <w:szCs w:val="26"/>
              </w:rPr>
              <w:t>, cờ ERP_</w:t>
            </w:r>
            <w:r>
              <w:rPr>
                <w:szCs w:val="26"/>
              </w:rPr>
              <w:t>FIS</w:t>
            </w:r>
            <w:r w:rsidRPr="005D3EFE">
              <w:rPr>
                <w:szCs w:val="26"/>
              </w:rPr>
              <w:t xml:space="preserve"> = Y</w:t>
            </w:r>
          </w:p>
        </w:tc>
        <w:tc>
          <w:tcPr>
            <w:tcW w:w="1841" w:type="pct"/>
            <w:tcBorders>
              <w:top w:val="single" w:color="auto" w:sz="4" w:space="0"/>
              <w:left w:val="single" w:color="auto" w:sz="4" w:space="0"/>
              <w:bottom w:val="single" w:color="auto" w:sz="4" w:space="0"/>
              <w:right w:val="single" w:color="auto" w:sz="4" w:space="0"/>
            </w:tcBorders>
          </w:tcPr>
          <w:p w:rsidRPr="000D0C97" w:rsidR="00976AF7" w:rsidP="00B35F22" w:rsidRDefault="00976AF7" w14:paraId="6BA11DDD" w14:textId="77777777">
            <w:pPr>
              <w:spacing w:line="295" w:lineRule="auto"/>
              <w:jc w:val="both"/>
            </w:pPr>
            <w:r w:rsidRPr="000D0C97">
              <w:t>ERP gọi ra Job của ZCGL</w:t>
            </w:r>
            <w:r>
              <w:t>26 ngày</w:t>
            </w:r>
            <w:r w:rsidRPr="000D0C97">
              <w:t xml:space="preserve"> sau khi có cờ </w:t>
            </w:r>
            <w:r>
              <w:t xml:space="preserve">tích hợp thành công </w:t>
            </w:r>
            <w:r w:rsidRPr="000D0C97">
              <w:t xml:space="preserve">của Job </w:t>
            </w:r>
            <w:r>
              <w:t>TH_CORE_DS</w:t>
            </w:r>
            <w:r w:rsidRPr="000D0C97">
              <w:t>.</w:t>
            </w:r>
          </w:p>
          <w:p w:rsidRPr="005D3EFE" w:rsidR="00976AF7" w:rsidP="00B35F22" w:rsidRDefault="00976AF7" w14:paraId="1F0388EB" w14:textId="77777777">
            <w:pPr>
              <w:spacing w:line="295" w:lineRule="auto"/>
              <w:jc w:val="both"/>
            </w:pPr>
            <w:r w:rsidRPr="000D0C97">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65A86CEB" w14:textId="77777777">
            <w:pPr>
              <w:spacing w:before="6" w:after="6" w:line="295" w:lineRule="auto"/>
              <w:jc w:val="both"/>
              <w:rPr>
                <w:szCs w:val="26"/>
              </w:rPr>
            </w:pPr>
            <w:r w:rsidRPr="005D3EFE">
              <w:rPr>
                <w:szCs w:val="26"/>
              </w:rPr>
              <w:t xml:space="preserve">- Trên bảng cờ </w:t>
            </w:r>
            <w:r>
              <w:rPr>
                <w:szCs w:val="26"/>
              </w:rPr>
              <w:t>chương trình ZCGL26</w:t>
            </w:r>
            <w:r w:rsidRPr="005D3EFE">
              <w:rPr>
                <w:szCs w:val="26"/>
              </w:rPr>
              <w:t>, cờ ERP_FIS = Y</w:t>
            </w:r>
            <w:r>
              <w:rPr>
                <w:szCs w:val="26"/>
              </w:rPr>
              <w:t xml:space="preserve"> hoặc E.</w:t>
            </w:r>
          </w:p>
          <w:p w:rsidRPr="005D3EFE" w:rsidR="00976AF7" w:rsidP="00B35F22" w:rsidRDefault="00976AF7" w14:paraId="09677381" w14:textId="77777777">
            <w:pPr>
              <w:spacing w:before="6" w:after="6" w:line="295" w:lineRule="auto"/>
              <w:jc w:val="both"/>
              <w:rPr>
                <w:szCs w:val="26"/>
              </w:rPr>
            </w:pPr>
            <w:r w:rsidRPr="005D3EFE">
              <w:rPr>
                <w:szCs w:val="26"/>
              </w:rPr>
              <w:t>- Các lỗi dữ liệu (nếu có) được ghi nhận trong bảng Log.</w:t>
            </w:r>
          </w:p>
        </w:tc>
      </w:tr>
      <w:tr w:rsidRPr="005D760D" w:rsidR="00976AF7" w:rsidTr="00B35F22" w14:paraId="74733F6C"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43C86867" w14:textId="77777777">
            <w:pPr>
              <w:pStyle w:val="ListParagraph"/>
              <w:spacing w:before="6" w:after="6" w:line="295" w:lineRule="auto"/>
              <w:ind w:left="0"/>
              <w:contextualSpacing w:val="0"/>
              <w:jc w:val="both"/>
              <w:rPr>
                <w:szCs w:val="26"/>
              </w:rPr>
            </w:pPr>
            <w:r w:rsidRPr="005D3EFE">
              <w:rPr>
                <w:szCs w:val="26"/>
              </w:rPr>
              <w:t>TH</w:t>
            </w:r>
            <w:r>
              <w:rPr>
                <w:szCs w:val="26"/>
              </w:rPr>
              <w:t>11</w:t>
            </w:r>
            <w:r w:rsidRPr="005D3EFE">
              <w:rPr>
                <w:szCs w:val="26"/>
              </w:rPr>
              <w:t>:</w:t>
            </w:r>
          </w:p>
          <w:p w:rsidRPr="005D3EFE" w:rsidR="00976AF7" w:rsidP="00B35F22" w:rsidRDefault="00976AF7" w14:paraId="7A5A0544" w14:textId="77777777">
            <w:pPr>
              <w:pStyle w:val="ListParagraph"/>
              <w:spacing w:before="6" w:after="6" w:line="295" w:lineRule="auto"/>
              <w:ind w:left="0"/>
              <w:contextualSpacing w:val="0"/>
              <w:jc w:val="both"/>
              <w:rPr>
                <w:szCs w:val="26"/>
              </w:rPr>
            </w:pPr>
            <w:r w:rsidRPr="005D3EFE">
              <w:rPr>
                <w:szCs w:val="26"/>
              </w:rPr>
              <w:t>CORE_</w:t>
            </w:r>
            <w:r>
              <w:rPr>
                <w:szCs w:val="26"/>
              </w:rPr>
              <w:t>GW</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6A88F757" w14:textId="77777777">
            <w:pPr>
              <w:pStyle w:val="ListParagraph"/>
              <w:spacing w:before="6" w:after="6" w:line="295" w:lineRule="auto"/>
              <w:ind w:left="0"/>
              <w:jc w:val="both"/>
            </w:pPr>
            <w:r w:rsidRPr="005D3EFE">
              <w:t xml:space="preserve">Tích hợp </w:t>
            </w:r>
            <w:r>
              <w:t>doanh số cuối ngày từ nguồn Gateway</w:t>
            </w:r>
            <w:r w:rsidRPr="005D3EFE">
              <w:t xml:space="preserve"> (File TL</w:t>
            </w:r>
            <w:r>
              <w:t>_GW</w:t>
            </w:r>
            <w:r w:rsidRPr="005D3EFE">
              <w:t>)</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2385A557" w14:textId="77777777">
            <w:pPr>
              <w:spacing w:before="6" w:after="6" w:line="295" w:lineRule="auto"/>
              <w:jc w:val="both"/>
              <w:rPr>
                <w:szCs w:val="26"/>
              </w:rPr>
            </w:pPr>
            <w:r w:rsidRPr="005D3EFE">
              <w:rPr>
                <w:szCs w:val="26"/>
              </w:rPr>
              <w:t xml:space="preserve">- Trên bảng cờ tích hợp của </w:t>
            </w:r>
            <w:r w:rsidRPr="005D3EFE">
              <w:t xml:space="preserve">dữ liệu doanh số </w:t>
            </w:r>
            <w:r>
              <w:t>Gateway</w:t>
            </w:r>
            <w:r w:rsidRPr="005D3EFE">
              <w:rPr>
                <w:szCs w:val="26"/>
              </w:rPr>
              <w:t>, cờ ERP_VCB = Y</w:t>
            </w:r>
          </w:p>
        </w:tc>
        <w:tc>
          <w:tcPr>
            <w:tcW w:w="1841"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5924C130" w14:textId="77777777">
            <w:pPr>
              <w:spacing w:line="295" w:lineRule="auto"/>
              <w:jc w:val="both"/>
              <w:rPr>
                <w:lang w:bidi="lo-LA"/>
              </w:rPr>
            </w:pPr>
            <w:r w:rsidRPr="005D3EFE">
              <w:t xml:space="preserve">ERP đặt </w:t>
            </w:r>
            <w:r w:rsidRPr="005D3EFE">
              <w:rPr>
                <w:lang w:bidi="lo-LA"/>
              </w:rPr>
              <w:t>(</w:t>
            </w:r>
            <w:r>
              <w:rPr>
                <w:lang w:bidi="lo-LA"/>
              </w:rPr>
              <w:t>150</w:t>
            </w:r>
            <w:r w:rsidRPr="005D3EFE">
              <w:rPr>
                <w:lang w:bidi="lo-LA"/>
              </w:rPr>
              <w:t xml:space="preserve">) Job cách nhau </w:t>
            </w:r>
            <w:r>
              <w:rPr>
                <w:lang w:bidi="lo-LA"/>
              </w:rPr>
              <w:t>3</w:t>
            </w:r>
            <w:r w:rsidRPr="005D3EFE">
              <w:rPr>
                <w:lang w:bidi="lo-LA"/>
              </w:rPr>
              <w:t xml:space="preserve"> phút/ lần, bắt đầu từ 0</w:t>
            </w:r>
            <w:r>
              <w:rPr>
                <w:lang w:bidi="lo-LA"/>
              </w:rPr>
              <w:t>2</w:t>
            </w:r>
            <w:r w:rsidRPr="005D3EFE">
              <w:rPr>
                <w:lang w:bidi="lo-LA"/>
              </w:rPr>
              <w:t>:</w:t>
            </w:r>
            <w:r>
              <w:rPr>
                <w:lang w:bidi="lo-LA"/>
              </w:rPr>
              <w:t>3</w:t>
            </w:r>
            <w:r w:rsidRPr="005D3EFE">
              <w:rPr>
                <w:lang w:bidi="lo-LA"/>
              </w:rPr>
              <w:t>0 Am.</w:t>
            </w:r>
          </w:p>
          <w:p w:rsidRPr="005D3EFE" w:rsidR="00976AF7" w:rsidP="00B35F22" w:rsidRDefault="00976AF7" w14:paraId="72142C52" w14:textId="77777777">
            <w:pPr>
              <w:spacing w:line="295" w:lineRule="auto"/>
              <w:jc w:val="both"/>
            </w:pPr>
            <w:r w:rsidRPr="005D3EFE">
              <w:t xml:space="preserve">Mỗi lần chạy, Job sẽ check cờ dữ liệu doanh số </w:t>
            </w:r>
            <w:r>
              <w:t>Gateway</w:t>
            </w:r>
            <w:r w:rsidRPr="005D3EFE">
              <w:t>, nếu có thì sẽ thực hiện chương trình tích hợp.</w:t>
            </w:r>
          </w:p>
          <w:p w:rsidRPr="005D3EFE" w:rsidR="00976AF7" w:rsidP="00B35F22" w:rsidRDefault="00976AF7" w14:paraId="0AF5367C" w14:textId="77777777">
            <w:pPr>
              <w:spacing w:line="295" w:lineRule="auto"/>
              <w:jc w:val="both"/>
            </w:pPr>
            <w:r w:rsidRPr="005D3EFE">
              <w:t>Job tích hợp đã chạy thành công thì các Job sau sẽ báo “Đã tích hợp” trong bảng Log.</w:t>
            </w:r>
          </w:p>
          <w:p w:rsidRPr="005D3EFE" w:rsidR="00976AF7" w:rsidP="00B35F22" w:rsidRDefault="00976AF7" w14:paraId="7C37EDB6" w14:textId="77777777">
            <w:pPr>
              <w:spacing w:line="295" w:lineRule="auto"/>
              <w:jc w:val="both"/>
            </w:pPr>
            <w:r w:rsidRPr="005D3EFE">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08A767F1" w14:textId="77777777">
            <w:pPr>
              <w:spacing w:before="6" w:after="6" w:line="295" w:lineRule="auto"/>
              <w:jc w:val="both"/>
              <w:rPr>
                <w:szCs w:val="26"/>
              </w:rPr>
            </w:pPr>
            <w:r w:rsidRPr="005D3EFE">
              <w:rPr>
                <w:szCs w:val="26"/>
              </w:rPr>
              <w:t xml:space="preserve">- Trên bảng cờ tích hợp của </w:t>
            </w:r>
            <w:r w:rsidRPr="005D3EFE">
              <w:t xml:space="preserve">doanh số cuối ngày từ nguồn </w:t>
            </w:r>
            <w:r>
              <w:t>Gateway</w:t>
            </w:r>
            <w:r w:rsidRPr="005D3EFE">
              <w:rPr>
                <w:szCs w:val="26"/>
              </w:rPr>
              <w:t>, cờ ERP_FIS = Y</w:t>
            </w:r>
            <w:r>
              <w:rPr>
                <w:szCs w:val="26"/>
              </w:rPr>
              <w:t xml:space="preserve"> hoặc E.</w:t>
            </w:r>
          </w:p>
          <w:p w:rsidRPr="005D3EFE" w:rsidR="00976AF7" w:rsidP="00B35F22" w:rsidRDefault="00976AF7" w14:paraId="194B2FBE" w14:textId="77777777">
            <w:pPr>
              <w:spacing w:before="6" w:after="6" w:line="295" w:lineRule="auto"/>
              <w:jc w:val="both"/>
              <w:rPr>
                <w:szCs w:val="26"/>
              </w:rPr>
            </w:pPr>
            <w:r w:rsidRPr="005D3EFE">
              <w:rPr>
                <w:szCs w:val="26"/>
              </w:rPr>
              <w:t xml:space="preserve">- Các lỗi dữ liệu (nếu có) được ghi nhận </w:t>
            </w:r>
            <w:r w:rsidRPr="005D3EFE">
              <w:rPr>
                <w:szCs w:val="26"/>
              </w:rPr>
              <w:t>trong bảng Log.</w:t>
            </w:r>
          </w:p>
        </w:tc>
      </w:tr>
      <w:tr w:rsidRPr="005D760D" w:rsidR="00976AF7" w:rsidTr="00B35F22" w14:paraId="16F47C2B"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0455034E" w14:textId="77777777">
            <w:pPr>
              <w:pStyle w:val="ListParagraph"/>
              <w:spacing w:before="6" w:after="6" w:line="295" w:lineRule="auto"/>
              <w:ind w:left="0"/>
              <w:contextualSpacing w:val="0"/>
              <w:jc w:val="both"/>
              <w:rPr>
                <w:szCs w:val="26"/>
              </w:rPr>
            </w:pPr>
            <w:r w:rsidRPr="005D3EFE">
              <w:rPr>
                <w:szCs w:val="26"/>
              </w:rPr>
              <w:t>TH</w:t>
            </w:r>
            <w:r>
              <w:rPr>
                <w:szCs w:val="26"/>
              </w:rPr>
              <w:t>12</w:t>
            </w:r>
            <w:r w:rsidRPr="005D3EFE">
              <w:rPr>
                <w:szCs w:val="26"/>
              </w:rPr>
              <w:t>:</w:t>
            </w:r>
          </w:p>
          <w:p w:rsidRPr="005D3EFE" w:rsidR="00976AF7" w:rsidP="00B35F22" w:rsidRDefault="00976AF7" w14:paraId="4C6C7E8F" w14:textId="77777777">
            <w:pPr>
              <w:pStyle w:val="ListParagraph"/>
              <w:spacing w:before="6" w:after="6" w:line="295" w:lineRule="auto"/>
              <w:ind w:left="0"/>
              <w:contextualSpacing w:val="0"/>
              <w:jc w:val="both"/>
              <w:rPr>
                <w:szCs w:val="26"/>
              </w:rPr>
            </w:pPr>
            <w:r w:rsidRPr="005D3EFE">
              <w:rPr>
                <w:szCs w:val="26"/>
              </w:rPr>
              <w:t>CORE_BD</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794008C4" w14:textId="77777777">
            <w:pPr>
              <w:pStyle w:val="ListParagraph"/>
              <w:spacing w:before="6" w:after="6" w:line="295" w:lineRule="auto"/>
              <w:ind w:left="0"/>
              <w:jc w:val="both"/>
            </w:pPr>
            <w:r w:rsidRPr="005D3EFE">
              <w:t>Tích hợp Giao dịch Backdate từ nguồn Core (File DS)</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289D38B9" w14:textId="77777777">
            <w:pPr>
              <w:spacing w:before="6" w:after="6" w:line="295" w:lineRule="auto"/>
              <w:jc w:val="both"/>
              <w:rPr>
                <w:szCs w:val="26"/>
              </w:rPr>
            </w:pPr>
            <w:r w:rsidRPr="005D3EFE">
              <w:rPr>
                <w:szCs w:val="26"/>
              </w:rPr>
              <w:t xml:space="preserve">Trên bảng cờ tích hợp của </w:t>
            </w:r>
            <w:r w:rsidRPr="005D3EFE">
              <w:t>dữ liệu Backdate Core (DS)</w:t>
            </w:r>
            <w:r w:rsidRPr="005D3EFE">
              <w:rPr>
                <w:szCs w:val="26"/>
              </w:rPr>
              <w:t>, cờ ERP_VCB = Y</w:t>
            </w:r>
          </w:p>
        </w:tc>
        <w:tc>
          <w:tcPr>
            <w:tcW w:w="1841"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3295CBE1" w14:textId="77777777">
            <w:pPr>
              <w:spacing w:line="295" w:lineRule="auto"/>
              <w:jc w:val="both"/>
              <w:rPr>
                <w:lang w:bidi="lo-LA"/>
              </w:rPr>
            </w:pPr>
            <w:r w:rsidRPr="005D3EFE">
              <w:t xml:space="preserve">ERP đặt </w:t>
            </w:r>
            <w:r w:rsidRPr="005D3EFE">
              <w:rPr>
                <w:lang w:bidi="lo-LA"/>
              </w:rPr>
              <w:t>(</w:t>
            </w:r>
            <w:r>
              <w:rPr>
                <w:lang w:bidi="lo-LA"/>
              </w:rPr>
              <w:t>150</w:t>
            </w:r>
            <w:r w:rsidRPr="005D3EFE">
              <w:rPr>
                <w:lang w:bidi="lo-LA"/>
              </w:rPr>
              <w:t xml:space="preserve">) Job cách nhau </w:t>
            </w:r>
            <w:r>
              <w:rPr>
                <w:lang w:bidi="lo-LA"/>
              </w:rPr>
              <w:t>3</w:t>
            </w:r>
            <w:r w:rsidRPr="005D3EFE">
              <w:rPr>
                <w:lang w:bidi="lo-LA"/>
              </w:rPr>
              <w:t xml:space="preserve"> phút/ lần, bắt đầu từ 0</w:t>
            </w:r>
            <w:r>
              <w:rPr>
                <w:lang w:bidi="lo-LA"/>
              </w:rPr>
              <w:t>2</w:t>
            </w:r>
            <w:r w:rsidRPr="005D3EFE">
              <w:rPr>
                <w:lang w:bidi="lo-LA"/>
              </w:rPr>
              <w:t>:</w:t>
            </w:r>
            <w:r>
              <w:rPr>
                <w:lang w:bidi="lo-LA"/>
              </w:rPr>
              <w:t>30 Am</w:t>
            </w:r>
            <w:r w:rsidRPr="005D3EFE">
              <w:t>.</w:t>
            </w:r>
          </w:p>
          <w:p w:rsidRPr="005D3EFE" w:rsidR="00976AF7" w:rsidP="00B35F22" w:rsidRDefault="00976AF7" w14:paraId="37BB32D5" w14:textId="77777777">
            <w:pPr>
              <w:spacing w:line="295" w:lineRule="auto"/>
              <w:jc w:val="both"/>
            </w:pPr>
            <w:r w:rsidRPr="005D3EFE">
              <w:t>Mỗi lần chạy, Job sẽ check cờ dữ liệu Backdate Core, nếu có thì sẽ thực hiện chương trình tích hợp.</w:t>
            </w:r>
          </w:p>
          <w:p w:rsidRPr="005D3EFE" w:rsidR="00976AF7" w:rsidP="00B35F22" w:rsidRDefault="00976AF7" w14:paraId="2399E2C8" w14:textId="77777777">
            <w:pPr>
              <w:spacing w:line="295" w:lineRule="auto"/>
              <w:jc w:val="both"/>
            </w:pPr>
            <w:r w:rsidRPr="005D3EFE">
              <w:t>Job tích hợp đã chạy thành công thì các Job sau sẽ báo “Đã tích hợp” trong bảng Log.</w:t>
            </w:r>
          </w:p>
          <w:p w:rsidRPr="005D3EFE" w:rsidR="00976AF7" w:rsidP="00B35F22" w:rsidRDefault="00976AF7" w14:paraId="619DDE7B" w14:textId="77777777">
            <w:pPr>
              <w:spacing w:line="295" w:lineRule="auto"/>
              <w:jc w:val="both"/>
            </w:pPr>
            <w:r w:rsidRPr="005D3EFE">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006D0DFF" w14:textId="77777777">
            <w:pPr>
              <w:spacing w:before="6" w:after="6" w:line="295" w:lineRule="auto"/>
              <w:jc w:val="both"/>
              <w:rPr>
                <w:szCs w:val="26"/>
              </w:rPr>
            </w:pPr>
            <w:r w:rsidRPr="005D3EFE">
              <w:rPr>
                <w:szCs w:val="26"/>
              </w:rPr>
              <w:t>- Trên bảng cờ tích hợp của</w:t>
            </w:r>
            <w:r w:rsidRPr="005D3EFE">
              <w:t xml:space="preserve"> doanh số cuối ngày từ nguồn Core</w:t>
            </w:r>
            <w:r w:rsidRPr="005D3EFE">
              <w:rPr>
                <w:szCs w:val="26"/>
              </w:rPr>
              <w:t>, cờ ERP_FIS = Y</w:t>
            </w:r>
          </w:p>
          <w:p w:rsidRPr="005D3EFE" w:rsidR="00976AF7" w:rsidP="00B35F22" w:rsidRDefault="00976AF7" w14:paraId="72BEA608" w14:textId="77777777">
            <w:pPr>
              <w:spacing w:before="6" w:after="6" w:line="295" w:lineRule="auto"/>
              <w:jc w:val="both"/>
              <w:rPr>
                <w:szCs w:val="26"/>
              </w:rPr>
            </w:pPr>
            <w:r w:rsidRPr="005D3EFE">
              <w:rPr>
                <w:szCs w:val="26"/>
              </w:rPr>
              <w:t>- Các lỗi dữ liệu (nếu có) được ghi nhận trong bảng Log.</w:t>
            </w:r>
          </w:p>
        </w:tc>
      </w:tr>
      <w:tr w:rsidRPr="005D760D" w:rsidR="00976AF7" w:rsidTr="00B35F22" w14:paraId="634C18CD"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3C4C34FE" w14:textId="77777777">
            <w:pPr>
              <w:pStyle w:val="ListParagraph"/>
              <w:spacing w:before="6" w:after="6" w:line="295" w:lineRule="auto"/>
              <w:ind w:left="0"/>
              <w:contextualSpacing w:val="0"/>
              <w:jc w:val="both"/>
              <w:rPr>
                <w:szCs w:val="26"/>
              </w:rPr>
            </w:pPr>
            <w:r>
              <w:rPr>
                <w:szCs w:val="26"/>
              </w:rPr>
              <w:t>TH13:</w:t>
            </w:r>
          </w:p>
          <w:p w:rsidR="00976AF7" w:rsidP="00B35F22" w:rsidRDefault="00976AF7" w14:paraId="5299D707" w14:textId="77777777">
            <w:pPr>
              <w:pStyle w:val="ListParagraph"/>
              <w:spacing w:before="6" w:after="6" w:line="295" w:lineRule="auto"/>
              <w:ind w:left="0"/>
              <w:contextualSpacing w:val="0"/>
              <w:jc w:val="both"/>
              <w:rPr>
                <w:szCs w:val="26"/>
              </w:rPr>
            </w:pPr>
            <w:r>
              <w:rPr>
                <w:szCs w:val="26"/>
              </w:rPr>
              <w:t>ZCGL13</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72DB10D0" w14:textId="77777777">
            <w:pPr>
              <w:pStyle w:val="ListParagraph"/>
              <w:spacing w:before="6" w:after="6" w:line="295" w:lineRule="auto"/>
              <w:ind w:left="0"/>
              <w:jc w:val="both"/>
            </w:pPr>
            <w:r w:rsidRPr="005D3EFE">
              <w:t>Kết chuyển thu nhập</w:t>
            </w:r>
            <w:r>
              <w:t>/</w:t>
            </w:r>
            <w:r w:rsidRPr="005D3EFE">
              <w:t xml:space="preserve"> chi phí</w:t>
            </w:r>
            <w:r>
              <w:t>/</w:t>
            </w:r>
            <w:r w:rsidRPr="005D3EFE">
              <w:t xml:space="preserve"> thuế ngoại tệ sang VND</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592103A2" w14:textId="77777777">
            <w:pPr>
              <w:spacing w:before="6" w:after="6" w:line="295" w:lineRule="auto"/>
              <w:jc w:val="both"/>
              <w:rPr>
                <w:color w:val="000000"/>
                <w:szCs w:val="26"/>
              </w:rPr>
            </w:pPr>
            <w:r>
              <w:rPr>
                <w:color w:val="000000"/>
                <w:szCs w:val="26"/>
              </w:rPr>
              <w:t>Trên bảng cờ tích hợp, cờ ERP_FIS = Y của các chương trình sau:</w:t>
            </w:r>
          </w:p>
          <w:p w:rsidR="00976AF7" w:rsidP="00B35F22" w:rsidRDefault="00976AF7" w14:paraId="6295324B" w14:textId="77777777">
            <w:pPr>
              <w:spacing w:before="6" w:after="6" w:line="295" w:lineRule="auto"/>
              <w:jc w:val="both"/>
              <w:rPr>
                <w:color w:val="000000"/>
                <w:szCs w:val="26"/>
              </w:rPr>
            </w:pPr>
            <w:r>
              <w:rPr>
                <w:color w:val="000000"/>
                <w:szCs w:val="26"/>
              </w:rPr>
              <w:t>+ TH_TYGIA</w:t>
            </w:r>
          </w:p>
          <w:p w:rsidR="00976AF7" w:rsidP="00B35F22" w:rsidRDefault="00976AF7" w14:paraId="10B75C4A" w14:textId="77777777">
            <w:pPr>
              <w:spacing w:before="6" w:after="6" w:line="295" w:lineRule="auto"/>
              <w:jc w:val="both"/>
              <w:rPr>
                <w:color w:val="000000"/>
                <w:szCs w:val="26"/>
              </w:rPr>
            </w:pPr>
            <w:r>
              <w:rPr>
                <w:color w:val="000000"/>
                <w:szCs w:val="26"/>
              </w:rPr>
              <w:t>+ CORE_DS</w:t>
            </w:r>
          </w:p>
          <w:p w:rsidR="00976AF7" w:rsidP="00B35F22" w:rsidRDefault="00976AF7" w14:paraId="655C2BB7" w14:textId="77777777">
            <w:pPr>
              <w:spacing w:before="6" w:after="6" w:line="295" w:lineRule="auto"/>
              <w:jc w:val="both"/>
              <w:rPr>
                <w:color w:val="000000"/>
                <w:szCs w:val="26"/>
              </w:rPr>
            </w:pPr>
            <w:r>
              <w:rPr>
                <w:color w:val="000000"/>
                <w:szCs w:val="26"/>
              </w:rPr>
              <w:t>+ ZCGL26</w:t>
            </w:r>
          </w:p>
          <w:p w:rsidR="00976AF7" w:rsidP="00B35F22" w:rsidRDefault="00976AF7" w14:paraId="1C060B76" w14:textId="77777777">
            <w:pPr>
              <w:spacing w:before="6" w:after="6" w:line="295" w:lineRule="auto"/>
              <w:jc w:val="both"/>
              <w:rPr>
                <w:color w:val="000000"/>
                <w:szCs w:val="26"/>
              </w:rPr>
            </w:pPr>
            <w:r>
              <w:rPr>
                <w:color w:val="000000"/>
                <w:szCs w:val="26"/>
              </w:rPr>
              <w:t>+ CORE_BD</w:t>
            </w:r>
          </w:p>
          <w:p w:rsidR="00976AF7" w:rsidP="00B35F22" w:rsidRDefault="00976AF7" w14:paraId="2EF26AA3" w14:textId="77777777">
            <w:pPr>
              <w:spacing w:before="6" w:after="6" w:line="295" w:lineRule="auto"/>
              <w:jc w:val="both"/>
              <w:rPr>
                <w:color w:val="000000"/>
                <w:szCs w:val="26"/>
              </w:rPr>
            </w:pPr>
            <w:r>
              <w:rPr>
                <w:color w:val="000000"/>
                <w:szCs w:val="26"/>
              </w:rPr>
              <w:t>+ CORE_GW</w:t>
            </w:r>
          </w:p>
          <w:p w:rsidRPr="005D3EFE" w:rsidR="00976AF7" w:rsidP="00B35F22" w:rsidRDefault="00976AF7" w14:paraId="24F1AE9B" w14:textId="77777777">
            <w:pPr>
              <w:spacing w:before="6" w:after="6" w:line="295" w:lineRule="auto"/>
              <w:jc w:val="both"/>
              <w:rPr>
                <w:szCs w:val="26"/>
              </w:rPr>
            </w:pPr>
          </w:p>
        </w:tc>
        <w:tc>
          <w:tcPr>
            <w:tcW w:w="1841" w:type="pct"/>
            <w:tcBorders>
              <w:top w:val="single" w:color="auto" w:sz="4" w:space="0"/>
              <w:left w:val="single" w:color="auto" w:sz="4" w:space="0"/>
              <w:bottom w:val="single" w:color="auto" w:sz="4" w:space="0"/>
              <w:right w:val="single" w:color="auto" w:sz="4" w:space="0"/>
            </w:tcBorders>
          </w:tcPr>
          <w:p w:rsidRPr="000D0C97" w:rsidR="00976AF7" w:rsidP="00B35F22" w:rsidRDefault="00976AF7" w14:paraId="66C43D68" w14:textId="77777777">
            <w:pPr>
              <w:spacing w:line="295" w:lineRule="auto"/>
              <w:jc w:val="both"/>
              <w:rPr>
                <w:lang w:bidi="lo-LA"/>
              </w:rPr>
            </w:pPr>
            <w:r w:rsidRPr="000D0C97">
              <w:t xml:space="preserve">ERP đặt Job chạy </w:t>
            </w:r>
            <w:r>
              <w:rPr>
                <w:lang w:bidi="lo-LA"/>
              </w:rPr>
              <w:t>2</w:t>
            </w:r>
            <w:r w:rsidRPr="000D0C97">
              <w:rPr>
                <w:lang w:bidi="lo-LA"/>
              </w:rPr>
              <w:t xml:space="preserve"> phút/lần, bắt đầu từ 0</w:t>
            </w:r>
            <w:r>
              <w:rPr>
                <w:lang w:bidi="lo-LA"/>
              </w:rPr>
              <w:t>2</w:t>
            </w:r>
            <w:r w:rsidRPr="000D0C97">
              <w:rPr>
                <w:lang w:bidi="lo-LA"/>
              </w:rPr>
              <w:t>:</w:t>
            </w:r>
            <w:r>
              <w:rPr>
                <w:lang w:bidi="lo-LA"/>
              </w:rPr>
              <w:t>5</w:t>
            </w:r>
            <w:r w:rsidRPr="000D0C97">
              <w:rPr>
                <w:lang w:bidi="lo-LA"/>
              </w:rPr>
              <w:t>0 Am.</w:t>
            </w:r>
          </w:p>
          <w:p w:rsidR="00976AF7" w:rsidP="00B35F22" w:rsidRDefault="00976AF7" w14:paraId="1174BB77" w14:textId="77777777">
            <w:pPr>
              <w:spacing w:line="295" w:lineRule="auto"/>
              <w:jc w:val="both"/>
              <w:rPr>
                <w:lang w:bidi="lo-LA"/>
              </w:rPr>
            </w:pPr>
            <w:r w:rsidRPr="000D0C97">
              <w:rPr>
                <w:lang w:bidi="lo-LA"/>
              </w:rPr>
              <w:t>Khi kiểm tra có đủ</w:t>
            </w:r>
            <w:r>
              <w:rPr>
                <w:lang w:bidi="lo-LA"/>
              </w:rPr>
              <w:t xml:space="preserve"> cờ thành công của:</w:t>
            </w:r>
          </w:p>
          <w:p w:rsidR="00976AF7" w:rsidP="00B35F22" w:rsidRDefault="00976AF7" w14:paraId="4648814C" w14:textId="77777777">
            <w:pPr>
              <w:spacing w:line="295" w:lineRule="auto"/>
              <w:jc w:val="both"/>
              <w:rPr>
                <w:lang w:bidi="lo-LA"/>
              </w:rPr>
            </w:pPr>
            <w:r>
              <w:rPr>
                <w:lang w:bidi="lo-LA"/>
              </w:rPr>
              <w:t>+ Tích hợp tỷ giá</w:t>
            </w:r>
          </w:p>
          <w:p w:rsidR="00976AF7" w:rsidP="00B35F22" w:rsidRDefault="00976AF7" w14:paraId="66951BDF" w14:textId="77777777">
            <w:pPr>
              <w:spacing w:line="295" w:lineRule="auto"/>
              <w:jc w:val="both"/>
              <w:rPr>
                <w:lang w:bidi="lo-LA"/>
              </w:rPr>
            </w:pPr>
            <w:r>
              <w:rPr>
                <w:lang w:bidi="lo-LA"/>
              </w:rPr>
              <w:t>+ Các c</w:t>
            </w:r>
            <w:r w:rsidRPr="000D0C97">
              <w:rPr>
                <w:lang w:bidi="lo-LA"/>
              </w:rPr>
              <w:t>hương trình t</w:t>
            </w:r>
            <w:r>
              <w:rPr>
                <w:lang w:bidi="lo-LA"/>
              </w:rPr>
              <w:t>ích hợp dữ liệu Core cuối ngày (Doanh số, Backdate, Gateway)</w:t>
            </w:r>
          </w:p>
          <w:p w:rsidR="00976AF7" w:rsidP="00B35F22" w:rsidRDefault="00976AF7" w14:paraId="015B1CFF" w14:textId="77777777">
            <w:pPr>
              <w:spacing w:line="295" w:lineRule="auto"/>
              <w:jc w:val="both"/>
              <w:rPr>
                <w:lang w:bidi="lo-LA"/>
              </w:rPr>
            </w:pPr>
            <w:r>
              <w:rPr>
                <w:lang w:bidi="lo-LA"/>
              </w:rPr>
              <w:t>+ Hạch toán tách VAT</w:t>
            </w:r>
          </w:p>
          <w:p w:rsidRPr="000D0C97" w:rsidR="00976AF7" w:rsidP="00B35F22" w:rsidRDefault="00976AF7" w14:paraId="1F741417" w14:textId="77777777">
            <w:pPr>
              <w:spacing w:line="295" w:lineRule="auto"/>
              <w:jc w:val="both"/>
              <w:rPr>
                <w:lang w:bidi="lo-LA"/>
              </w:rPr>
            </w:pPr>
            <w:r w:rsidRPr="000D0C97">
              <w:rPr>
                <w:lang w:bidi="lo-LA"/>
              </w:rPr>
              <w:t>Job sẽ thực hiện kết chuyển, và kết thúc Job.</w:t>
            </w:r>
          </w:p>
          <w:p w:rsidR="00976AF7" w:rsidP="00B35F22" w:rsidRDefault="00976AF7" w14:paraId="43338BB3" w14:textId="77777777">
            <w:pPr>
              <w:spacing w:line="295" w:lineRule="auto"/>
              <w:jc w:val="both"/>
              <w:rPr>
                <w:color w:val="1F497D"/>
              </w:rPr>
            </w:pPr>
            <w:r w:rsidRPr="000D0C97">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2B833319" w14:textId="77777777">
            <w:pPr>
              <w:spacing w:before="6" w:after="6" w:line="295" w:lineRule="auto"/>
              <w:jc w:val="both"/>
              <w:rPr>
                <w:szCs w:val="26"/>
              </w:rPr>
            </w:pPr>
            <w:r w:rsidRPr="005D3EFE">
              <w:rPr>
                <w:szCs w:val="26"/>
              </w:rPr>
              <w:t>Trên bảng cờ tích hợp của chương trình ZCGL13, cờ ERP_FIS = Y</w:t>
            </w:r>
          </w:p>
        </w:tc>
      </w:tr>
      <w:tr w:rsidRPr="005D760D" w:rsidR="00976AF7" w:rsidTr="00B35F22" w14:paraId="5DB401EA"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79605EB0" w14:textId="77777777">
            <w:pPr>
              <w:pStyle w:val="ListParagraph"/>
              <w:spacing w:before="6" w:after="6" w:line="295" w:lineRule="auto"/>
              <w:ind w:left="0"/>
              <w:contextualSpacing w:val="0"/>
              <w:jc w:val="both"/>
              <w:rPr>
                <w:szCs w:val="26"/>
              </w:rPr>
            </w:pPr>
            <w:r>
              <w:rPr>
                <w:szCs w:val="26"/>
              </w:rPr>
              <w:t>TH14:</w:t>
            </w:r>
          </w:p>
          <w:p w:rsidRPr="005D3EFE" w:rsidR="00976AF7" w:rsidP="00B35F22" w:rsidRDefault="00976AF7" w14:paraId="011D8D90" w14:textId="77777777">
            <w:pPr>
              <w:pStyle w:val="ListParagraph"/>
              <w:spacing w:before="6" w:after="6" w:line="295" w:lineRule="auto"/>
              <w:ind w:left="0"/>
              <w:contextualSpacing w:val="0"/>
              <w:jc w:val="both"/>
              <w:rPr>
                <w:szCs w:val="26"/>
              </w:rPr>
            </w:pPr>
            <w:r>
              <w:rPr>
                <w:szCs w:val="26"/>
              </w:rPr>
              <w:t>ZCGL25</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65CC7818" w14:textId="77777777">
            <w:pPr>
              <w:pStyle w:val="ListParagraph"/>
              <w:spacing w:before="6" w:after="6" w:line="295" w:lineRule="auto"/>
              <w:ind w:left="0"/>
              <w:jc w:val="both"/>
            </w:pPr>
            <w:r>
              <w:t>Kết chuyển doanh số TK 2502 (nguồn Gateway)</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7028260E" w14:textId="77777777">
            <w:pPr>
              <w:spacing w:before="6" w:after="6" w:line="295" w:lineRule="auto"/>
              <w:jc w:val="both"/>
              <w:rPr>
                <w:szCs w:val="26"/>
              </w:rPr>
            </w:pPr>
            <w:r w:rsidRPr="005D3EFE">
              <w:rPr>
                <w:szCs w:val="26"/>
              </w:rPr>
              <w:t xml:space="preserve">Trên bảng cờ </w:t>
            </w:r>
            <w:r>
              <w:rPr>
                <w:szCs w:val="26"/>
              </w:rPr>
              <w:t>của chương trình ZCGL13,</w:t>
            </w:r>
            <w:r w:rsidRPr="005D3EFE">
              <w:rPr>
                <w:szCs w:val="26"/>
              </w:rPr>
              <w:t xml:space="preserve"> cờ ERP_</w:t>
            </w:r>
            <w:r>
              <w:rPr>
                <w:szCs w:val="26"/>
              </w:rPr>
              <w:t>FIS</w:t>
            </w:r>
            <w:r w:rsidRPr="005D3EFE">
              <w:rPr>
                <w:szCs w:val="26"/>
              </w:rPr>
              <w:t xml:space="preserve"> = Y</w:t>
            </w:r>
          </w:p>
        </w:tc>
        <w:tc>
          <w:tcPr>
            <w:tcW w:w="1841" w:type="pct"/>
            <w:tcBorders>
              <w:top w:val="single" w:color="auto" w:sz="4" w:space="0"/>
              <w:left w:val="single" w:color="auto" w:sz="4" w:space="0"/>
              <w:bottom w:val="single" w:color="auto" w:sz="4" w:space="0"/>
              <w:right w:val="single" w:color="auto" w:sz="4" w:space="0"/>
            </w:tcBorders>
          </w:tcPr>
          <w:p w:rsidRPr="000D0C97" w:rsidR="00976AF7" w:rsidP="00B35F22" w:rsidRDefault="00976AF7" w14:paraId="4F48DD9F" w14:textId="77777777">
            <w:pPr>
              <w:spacing w:line="295" w:lineRule="auto"/>
              <w:jc w:val="both"/>
            </w:pPr>
            <w:r w:rsidRPr="000D0C97">
              <w:t>ERP gọi ra Job của ZCGL</w:t>
            </w:r>
            <w:r>
              <w:t>25 ngày</w:t>
            </w:r>
            <w:r w:rsidRPr="000D0C97">
              <w:t xml:space="preserve"> sau khi có cờ </w:t>
            </w:r>
            <w:r>
              <w:t xml:space="preserve">tích hợp thành công </w:t>
            </w:r>
            <w:r w:rsidRPr="000D0C97">
              <w:t xml:space="preserve">của Job </w:t>
            </w:r>
            <w:r>
              <w:t>ZCGL13</w:t>
            </w:r>
            <w:r w:rsidRPr="000D0C97">
              <w:t>.</w:t>
            </w:r>
          </w:p>
          <w:p w:rsidRPr="005D3EFE" w:rsidR="00976AF7" w:rsidP="00B35F22" w:rsidRDefault="00976AF7" w14:paraId="396B0463" w14:textId="77777777">
            <w:pPr>
              <w:spacing w:line="295" w:lineRule="auto"/>
              <w:jc w:val="both"/>
            </w:pPr>
            <w:r w:rsidRPr="000D0C97">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59942BD2" w14:textId="77777777">
            <w:pPr>
              <w:spacing w:before="6" w:after="6" w:line="295" w:lineRule="auto"/>
              <w:jc w:val="both"/>
              <w:rPr>
                <w:szCs w:val="26"/>
              </w:rPr>
            </w:pPr>
            <w:r w:rsidRPr="005D3EFE">
              <w:rPr>
                <w:szCs w:val="26"/>
              </w:rPr>
              <w:t xml:space="preserve">- Trên bảng cờ </w:t>
            </w:r>
            <w:r>
              <w:rPr>
                <w:szCs w:val="26"/>
              </w:rPr>
              <w:t>chương trình ZCGL25</w:t>
            </w:r>
            <w:r w:rsidRPr="005D3EFE">
              <w:rPr>
                <w:szCs w:val="26"/>
              </w:rPr>
              <w:t>, cờ ERP_FIS = Y</w:t>
            </w:r>
            <w:r>
              <w:rPr>
                <w:szCs w:val="26"/>
              </w:rPr>
              <w:t xml:space="preserve"> hoặc E.</w:t>
            </w:r>
          </w:p>
          <w:p w:rsidRPr="005D3EFE" w:rsidR="00976AF7" w:rsidP="00B35F22" w:rsidRDefault="00976AF7" w14:paraId="2461F9AC" w14:textId="77777777">
            <w:pPr>
              <w:spacing w:before="6" w:after="6" w:line="295" w:lineRule="auto"/>
              <w:jc w:val="both"/>
              <w:rPr>
                <w:szCs w:val="26"/>
              </w:rPr>
            </w:pPr>
            <w:r w:rsidRPr="005D3EFE">
              <w:rPr>
                <w:szCs w:val="26"/>
              </w:rPr>
              <w:t>- Các lỗi dữ liệu (nếu có) được ghi nhận trong bảng Log.</w:t>
            </w:r>
          </w:p>
        </w:tc>
      </w:tr>
      <w:tr w:rsidRPr="005D760D" w:rsidR="00976AF7" w:rsidTr="00B35F22" w14:paraId="7B737745" w14:textId="77777777">
        <w:trPr>
          <w:trHeight w:val="1403"/>
        </w:trPr>
        <w:tc>
          <w:tcPr>
            <w:tcW w:w="688"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5DBA6451" w14:textId="77777777">
            <w:pPr>
              <w:pStyle w:val="ListParagraph"/>
              <w:spacing w:before="6" w:after="6" w:line="295" w:lineRule="auto"/>
              <w:ind w:left="0"/>
              <w:contextualSpacing w:val="0"/>
              <w:jc w:val="both"/>
              <w:rPr>
                <w:szCs w:val="26"/>
              </w:rPr>
            </w:pPr>
            <w:r>
              <w:rPr>
                <w:szCs w:val="26"/>
              </w:rPr>
              <w:t>TH15:</w:t>
            </w:r>
          </w:p>
          <w:p w:rsidRPr="005D3EFE" w:rsidR="00976AF7" w:rsidP="00B35F22" w:rsidRDefault="00976AF7" w14:paraId="52A7705C" w14:textId="77777777">
            <w:pPr>
              <w:pStyle w:val="ListParagraph"/>
              <w:spacing w:before="6" w:after="6" w:line="295" w:lineRule="auto"/>
              <w:ind w:left="0"/>
              <w:contextualSpacing w:val="0"/>
              <w:jc w:val="both"/>
              <w:rPr>
                <w:szCs w:val="26"/>
              </w:rPr>
            </w:pPr>
            <w:r>
              <w:rPr>
                <w:szCs w:val="26"/>
              </w:rPr>
              <w:t>ZCGL08</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7C8E59B4" w14:textId="77777777">
            <w:pPr>
              <w:pStyle w:val="ListParagraph"/>
              <w:spacing w:before="6" w:after="6" w:line="295" w:lineRule="auto"/>
              <w:ind w:left="0"/>
              <w:jc w:val="both"/>
            </w:pPr>
            <w:r>
              <w:t>Tách doanh số VND cho tài khoản Mua bán ngoại tệ kinh doanh</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7C1437E3" w14:textId="77777777">
            <w:pPr>
              <w:spacing w:before="6" w:after="6" w:line="295" w:lineRule="auto"/>
              <w:jc w:val="both"/>
              <w:rPr>
                <w:szCs w:val="26"/>
              </w:rPr>
            </w:pPr>
            <w:r w:rsidRPr="005D3EFE">
              <w:rPr>
                <w:szCs w:val="26"/>
              </w:rPr>
              <w:t xml:space="preserve">Trên bảng cờ </w:t>
            </w:r>
            <w:r>
              <w:rPr>
                <w:szCs w:val="26"/>
              </w:rPr>
              <w:t>của chương trình ZCGL25,</w:t>
            </w:r>
            <w:r w:rsidRPr="005D3EFE">
              <w:rPr>
                <w:szCs w:val="26"/>
              </w:rPr>
              <w:t xml:space="preserve"> cờ ERP_</w:t>
            </w:r>
            <w:r>
              <w:rPr>
                <w:szCs w:val="26"/>
              </w:rPr>
              <w:t>FIS</w:t>
            </w:r>
            <w:r w:rsidRPr="005D3EFE">
              <w:rPr>
                <w:szCs w:val="26"/>
              </w:rPr>
              <w:t xml:space="preserve"> = Y</w:t>
            </w:r>
          </w:p>
        </w:tc>
        <w:tc>
          <w:tcPr>
            <w:tcW w:w="1841" w:type="pct"/>
            <w:tcBorders>
              <w:top w:val="single" w:color="auto" w:sz="4" w:space="0"/>
              <w:left w:val="single" w:color="auto" w:sz="4" w:space="0"/>
              <w:bottom w:val="single" w:color="auto" w:sz="4" w:space="0"/>
              <w:right w:val="single" w:color="auto" w:sz="4" w:space="0"/>
            </w:tcBorders>
          </w:tcPr>
          <w:p w:rsidRPr="000D0C97" w:rsidR="00976AF7" w:rsidP="00B35F22" w:rsidRDefault="00976AF7" w14:paraId="2EB0F614" w14:textId="77777777">
            <w:pPr>
              <w:spacing w:line="295" w:lineRule="auto"/>
              <w:jc w:val="both"/>
            </w:pPr>
            <w:r w:rsidRPr="000D0C97">
              <w:t>ERP gọi ra Job của ZCGL</w:t>
            </w:r>
            <w:r>
              <w:t>08 ngày</w:t>
            </w:r>
            <w:r w:rsidRPr="000D0C97">
              <w:t xml:space="preserve"> sau khi có cờ </w:t>
            </w:r>
            <w:r>
              <w:t xml:space="preserve">tích hợp thành công </w:t>
            </w:r>
            <w:r w:rsidRPr="000D0C97">
              <w:t xml:space="preserve">của Job </w:t>
            </w:r>
            <w:r>
              <w:t>ZCGL25</w:t>
            </w:r>
            <w:r w:rsidRPr="000D0C97">
              <w:t>.</w:t>
            </w:r>
          </w:p>
          <w:p w:rsidRPr="005D3EFE" w:rsidR="00976AF7" w:rsidP="00B35F22" w:rsidRDefault="00976AF7" w14:paraId="55DD256C" w14:textId="77777777">
            <w:pPr>
              <w:spacing w:line="295" w:lineRule="auto"/>
              <w:jc w:val="both"/>
            </w:pPr>
            <w:r w:rsidRPr="000D0C97">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1FF17701" w14:textId="77777777">
            <w:pPr>
              <w:spacing w:before="6" w:after="6" w:line="295" w:lineRule="auto"/>
              <w:jc w:val="both"/>
              <w:rPr>
                <w:szCs w:val="26"/>
              </w:rPr>
            </w:pPr>
            <w:r w:rsidRPr="005D3EFE">
              <w:rPr>
                <w:szCs w:val="26"/>
              </w:rPr>
              <w:t xml:space="preserve">- Trên bảng cờ </w:t>
            </w:r>
            <w:r>
              <w:rPr>
                <w:szCs w:val="26"/>
              </w:rPr>
              <w:t>chương trình ZCGL08</w:t>
            </w:r>
            <w:r w:rsidRPr="005D3EFE">
              <w:rPr>
                <w:szCs w:val="26"/>
              </w:rPr>
              <w:t>, cờ ERP_FIS = Y</w:t>
            </w:r>
            <w:r>
              <w:rPr>
                <w:szCs w:val="26"/>
              </w:rPr>
              <w:t xml:space="preserve"> hoặc E.</w:t>
            </w:r>
          </w:p>
          <w:p w:rsidRPr="005D3EFE" w:rsidR="00976AF7" w:rsidP="00B35F22" w:rsidRDefault="00976AF7" w14:paraId="0D6F21E1" w14:textId="77777777">
            <w:pPr>
              <w:spacing w:before="6" w:after="6" w:line="295" w:lineRule="auto"/>
              <w:jc w:val="both"/>
              <w:rPr>
                <w:szCs w:val="26"/>
              </w:rPr>
            </w:pPr>
            <w:r w:rsidRPr="005D3EFE">
              <w:rPr>
                <w:szCs w:val="26"/>
              </w:rPr>
              <w:t>- Các lỗi dữ liệu (nếu có) được ghi nhận trong bảng Log.</w:t>
            </w:r>
          </w:p>
        </w:tc>
      </w:tr>
      <w:tr w:rsidRPr="005D760D" w:rsidR="00976AF7" w:rsidTr="00B35F22" w14:paraId="64A14968"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17B39DA9" w14:textId="77777777">
            <w:pPr>
              <w:pStyle w:val="ListParagraph"/>
              <w:spacing w:before="6" w:after="6" w:line="295" w:lineRule="auto"/>
              <w:ind w:left="0"/>
              <w:contextualSpacing w:val="0"/>
              <w:jc w:val="both"/>
              <w:rPr>
                <w:color w:val="000000"/>
                <w:szCs w:val="26"/>
              </w:rPr>
            </w:pPr>
            <w:r>
              <w:rPr>
                <w:color w:val="000000"/>
                <w:szCs w:val="26"/>
              </w:rPr>
              <w:t>TH16:</w:t>
            </w:r>
          </w:p>
          <w:p w:rsidR="00976AF7" w:rsidP="00B35F22" w:rsidRDefault="00976AF7" w14:paraId="60B41F27" w14:textId="77777777">
            <w:pPr>
              <w:pStyle w:val="ListParagraph"/>
              <w:spacing w:before="6" w:after="6" w:line="295" w:lineRule="auto"/>
              <w:ind w:left="0"/>
              <w:contextualSpacing w:val="0"/>
              <w:jc w:val="both"/>
              <w:rPr>
                <w:color w:val="000000"/>
                <w:szCs w:val="26"/>
              </w:rPr>
            </w:pPr>
            <w:r>
              <w:rPr>
                <w:color w:val="000000"/>
                <w:szCs w:val="26"/>
              </w:rPr>
              <w:t>ZCGL07_1</w:t>
            </w:r>
          </w:p>
          <w:p w:rsidR="00976AF7" w:rsidP="00B35F22" w:rsidRDefault="00976AF7" w14:paraId="791C154C" w14:textId="77777777">
            <w:pPr>
              <w:pStyle w:val="ListParagraph"/>
              <w:spacing w:before="6" w:after="6" w:line="295" w:lineRule="auto"/>
              <w:ind w:left="0"/>
              <w:contextualSpacing w:val="0"/>
              <w:jc w:val="both"/>
              <w:rPr>
                <w:color w:val="000000"/>
                <w:szCs w:val="26"/>
              </w:rPr>
            </w:pP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456A07A9" w14:textId="77777777">
            <w:pPr>
              <w:pStyle w:val="ListParagraph"/>
              <w:spacing w:before="6" w:after="6" w:line="295" w:lineRule="auto"/>
              <w:ind w:left="0"/>
              <w:jc w:val="both"/>
              <w:rPr>
                <w:color w:val="1F497D"/>
              </w:rPr>
            </w:pPr>
            <w:r>
              <w:rPr>
                <w:lang w:bidi="lo-LA"/>
              </w:rPr>
              <w:t>Kết chuyển trạng thái điều hòa ngoại tệ PGD-TSCN</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0FB4AC66" w14:textId="77777777">
            <w:pPr>
              <w:spacing w:before="6" w:after="6" w:line="295" w:lineRule="auto"/>
              <w:jc w:val="both"/>
              <w:rPr>
                <w:color w:val="000000"/>
                <w:szCs w:val="26"/>
              </w:rPr>
            </w:pPr>
            <w:r w:rsidRPr="005D3EFE">
              <w:rPr>
                <w:szCs w:val="26"/>
              </w:rPr>
              <w:t xml:space="preserve">Trên bảng cờ </w:t>
            </w:r>
            <w:r>
              <w:rPr>
                <w:szCs w:val="26"/>
              </w:rPr>
              <w:t>của chương trình ZCGL08,</w:t>
            </w:r>
            <w:r w:rsidRPr="005D3EFE">
              <w:rPr>
                <w:szCs w:val="26"/>
              </w:rPr>
              <w:t xml:space="preserve"> cờ ERP_</w:t>
            </w:r>
            <w:r>
              <w:rPr>
                <w:szCs w:val="26"/>
              </w:rPr>
              <w:t>FIS</w:t>
            </w:r>
            <w:r w:rsidRPr="005D3EFE">
              <w:rPr>
                <w:szCs w:val="26"/>
              </w:rPr>
              <w:t xml:space="preserve"> = Y</w:t>
            </w:r>
          </w:p>
        </w:tc>
        <w:tc>
          <w:tcPr>
            <w:tcW w:w="1841" w:type="pct"/>
            <w:tcBorders>
              <w:top w:val="single" w:color="auto" w:sz="4" w:space="0"/>
              <w:left w:val="single" w:color="auto" w:sz="4" w:space="0"/>
              <w:bottom w:val="single" w:color="auto" w:sz="4" w:space="0"/>
              <w:right w:val="single" w:color="auto" w:sz="4" w:space="0"/>
            </w:tcBorders>
          </w:tcPr>
          <w:p w:rsidRPr="000D0C97" w:rsidR="00976AF7" w:rsidP="00B35F22" w:rsidRDefault="00976AF7" w14:paraId="21467BE8" w14:textId="77777777">
            <w:pPr>
              <w:spacing w:line="295" w:lineRule="auto"/>
              <w:jc w:val="both"/>
            </w:pPr>
            <w:r w:rsidRPr="000D0C97">
              <w:t>ERP gọi ra Job của ZCGL</w:t>
            </w:r>
            <w:r>
              <w:t>07_1 ngày</w:t>
            </w:r>
            <w:r w:rsidRPr="000D0C97">
              <w:t xml:space="preserve"> sau khi có cờ </w:t>
            </w:r>
            <w:r>
              <w:t xml:space="preserve">tích hợp thành công </w:t>
            </w:r>
            <w:r w:rsidRPr="000D0C97">
              <w:t xml:space="preserve">của Job </w:t>
            </w:r>
            <w:r>
              <w:t>ZCGL08</w:t>
            </w:r>
            <w:r w:rsidRPr="000D0C97">
              <w:t>.</w:t>
            </w:r>
          </w:p>
          <w:p w:rsidR="00976AF7" w:rsidP="00B35F22" w:rsidRDefault="00976AF7" w14:paraId="280C2543" w14:textId="77777777">
            <w:pPr>
              <w:spacing w:line="295" w:lineRule="auto"/>
              <w:jc w:val="both"/>
              <w:rPr>
                <w:color w:val="1F497D"/>
              </w:rPr>
            </w:pPr>
            <w:r w:rsidRPr="000D0C97">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74FE34BB" w14:textId="77777777">
            <w:pPr>
              <w:spacing w:before="6" w:after="6" w:line="295" w:lineRule="auto"/>
              <w:jc w:val="both"/>
              <w:rPr>
                <w:szCs w:val="26"/>
              </w:rPr>
            </w:pPr>
            <w:r w:rsidRPr="005D3EFE">
              <w:rPr>
                <w:szCs w:val="26"/>
              </w:rPr>
              <w:t>Trên bảng cờ tích hợp của</w:t>
            </w:r>
            <w:r w:rsidRPr="005D3EFE">
              <w:t xml:space="preserve"> </w:t>
            </w:r>
            <w:r>
              <w:t>ZCGL07_1</w:t>
            </w:r>
            <w:r w:rsidRPr="005D3EFE">
              <w:rPr>
                <w:szCs w:val="26"/>
              </w:rPr>
              <w:t>, cờ ERP_FIS = Y</w:t>
            </w:r>
            <w:r>
              <w:rPr>
                <w:szCs w:val="26"/>
              </w:rPr>
              <w:t xml:space="preserve"> hoặc E.</w:t>
            </w:r>
          </w:p>
          <w:p w:rsidR="00976AF7" w:rsidP="00B35F22" w:rsidRDefault="00976AF7" w14:paraId="5739EF61" w14:textId="77777777">
            <w:pPr>
              <w:spacing w:before="6" w:after="6" w:line="295" w:lineRule="auto"/>
              <w:jc w:val="both"/>
              <w:rPr>
                <w:color w:val="000000"/>
                <w:szCs w:val="26"/>
              </w:rPr>
            </w:pPr>
            <w:r w:rsidRPr="005D3EFE">
              <w:rPr>
                <w:szCs w:val="26"/>
              </w:rPr>
              <w:t>- Các lỗi dữ liệu (nếu có) được ghi nhận trong bảng Log.</w:t>
            </w:r>
          </w:p>
        </w:tc>
      </w:tr>
      <w:tr w:rsidRPr="005D760D" w:rsidR="00976AF7" w:rsidTr="00B35F22" w14:paraId="0251AF1A" w14:textId="77777777">
        <w:trPr>
          <w:trHeight w:val="413"/>
        </w:trPr>
        <w:tc>
          <w:tcPr>
            <w:tcW w:w="688"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1A8A0D93" w14:textId="77777777">
            <w:pPr>
              <w:pStyle w:val="ListParagraph"/>
              <w:spacing w:before="6" w:after="6" w:line="295" w:lineRule="auto"/>
              <w:ind w:left="0"/>
              <w:contextualSpacing w:val="0"/>
              <w:jc w:val="both"/>
              <w:rPr>
                <w:color w:val="000000"/>
                <w:szCs w:val="26"/>
              </w:rPr>
            </w:pPr>
            <w:r>
              <w:rPr>
                <w:color w:val="000000"/>
                <w:szCs w:val="26"/>
              </w:rPr>
              <w:t>TH17:</w:t>
            </w:r>
          </w:p>
          <w:p w:rsidR="00976AF7" w:rsidP="00B35F22" w:rsidRDefault="00976AF7" w14:paraId="3D377E5E" w14:textId="77777777">
            <w:pPr>
              <w:pStyle w:val="ListParagraph"/>
              <w:spacing w:before="6" w:after="6" w:line="295" w:lineRule="auto"/>
              <w:ind w:left="0"/>
              <w:contextualSpacing w:val="0"/>
              <w:jc w:val="both"/>
              <w:rPr>
                <w:color w:val="000000"/>
                <w:szCs w:val="26"/>
              </w:rPr>
            </w:pPr>
            <w:r>
              <w:rPr>
                <w:color w:val="000000"/>
                <w:szCs w:val="26"/>
              </w:rPr>
              <w:t>ZCGL07</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14F7BE4F" w14:textId="77777777">
            <w:pPr>
              <w:pStyle w:val="ListParagraph"/>
              <w:spacing w:before="6" w:after="6" w:line="295" w:lineRule="auto"/>
              <w:ind w:left="0"/>
              <w:jc w:val="both"/>
              <w:rPr>
                <w:lang w:bidi="lo-LA"/>
              </w:rPr>
            </w:pPr>
            <w:r>
              <w:rPr>
                <w:lang w:bidi="lo-LA"/>
              </w:rPr>
              <w:t xml:space="preserve">Kết chuyển trạng thái điều hòa </w:t>
            </w:r>
            <w:r>
              <w:rPr>
                <w:lang w:bidi="lo-LA"/>
              </w:rPr>
              <w:t>ngoại tệ từ CN về TSC</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7F4C8E39" w14:textId="77777777">
            <w:pPr>
              <w:spacing w:before="6" w:after="6" w:line="295" w:lineRule="auto"/>
              <w:jc w:val="both"/>
              <w:rPr>
                <w:color w:val="000000"/>
                <w:szCs w:val="26"/>
              </w:rPr>
            </w:pPr>
            <w:r w:rsidRPr="005D3EFE">
              <w:rPr>
                <w:szCs w:val="26"/>
              </w:rPr>
              <w:t xml:space="preserve">Trên bảng cờ </w:t>
            </w:r>
            <w:r>
              <w:rPr>
                <w:szCs w:val="26"/>
              </w:rPr>
              <w:t xml:space="preserve">của chương trình </w:t>
            </w:r>
            <w:r>
              <w:t>ZCGL07_1</w:t>
            </w:r>
            <w:r w:rsidRPr="005D3EFE">
              <w:rPr>
                <w:szCs w:val="26"/>
              </w:rPr>
              <w:t xml:space="preserve">, </w:t>
            </w:r>
            <w:r w:rsidRPr="005D3EFE">
              <w:rPr>
                <w:szCs w:val="26"/>
              </w:rPr>
              <w:t>cờ ERP_FIS = Y</w:t>
            </w:r>
          </w:p>
        </w:tc>
        <w:tc>
          <w:tcPr>
            <w:tcW w:w="1841" w:type="pct"/>
            <w:tcBorders>
              <w:top w:val="single" w:color="auto" w:sz="4" w:space="0"/>
              <w:left w:val="single" w:color="auto" w:sz="4" w:space="0"/>
              <w:bottom w:val="single" w:color="auto" w:sz="4" w:space="0"/>
              <w:right w:val="single" w:color="auto" w:sz="4" w:space="0"/>
            </w:tcBorders>
          </w:tcPr>
          <w:p w:rsidRPr="000D0C97" w:rsidR="00976AF7" w:rsidP="00B35F22" w:rsidRDefault="00976AF7" w14:paraId="36F92362" w14:textId="77777777">
            <w:pPr>
              <w:spacing w:line="295" w:lineRule="auto"/>
              <w:jc w:val="both"/>
            </w:pPr>
            <w:r w:rsidRPr="000D0C97">
              <w:t>ERP gọi ra Job của ZCGL07 sau khi có cờ của Job ZCGL07_1.</w:t>
            </w:r>
          </w:p>
          <w:p w:rsidR="00976AF7" w:rsidP="00B35F22" w:rsidRDefault="00976AF7" w14:paraId="0ECF380D" w14:textId="77777777">
            <w:pPr>
              <w:spacing w:line="295" w:lineRule="auto"/>
              <w:jc w:val="both"/>
              <w:rPr>
                <w:color w:val="1F497D"/>
              </w:rPr>
            </w:pPr>
            <w:r w:rsidRPr="000D0C97">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3EA60F35" w14:textId="77777777">
            <w:pPr>
              <w:spacing w:before="6" w:after="6" w:line="295" w:lineRule="auto"/>
              <w:jc w:val="both"/>
              <w:rPr>
                <w:szCs w:val="26"/>
              </w:rPr>
            </w:pPr>
            <w:r w:rsidRPr="005D3EFE">
              <w:rPr>
                <w:szCs w:val="26"/>
              </w:rPr>
              <w:t>Trên bảng cờ tích hợp của</w:t>
            </w:r>
            <w:r w:rsidRPr="005D3EFE">
              <w:t xml:space="preserve"> </w:t>
            </w:r>
            <w:r>
              <w:t>ZCGL07</w:t>
            </w:r>
            <w:r w:rsidRPr="005D3EFE">
              <w:rPr>
                <w:szCs w:val="26"/>
              </w:rPr>
              <w:t xml:space="preserve">, cờ </w:t>
            </w:r>
            <w:r w:rsidRPr="005D3EFE">
              <w:rPr>
                <w:szCs w:val="26"/>
              </w:rPr>
              <w:t>ERP_FIS = Y</w:t>
            </w:r>
            <w:r>
              <w:rPr>
                <w:szCs w:val="26"/>
              </w:rPr>
              <w:t xml:space="preserve"> hoặc E.</w:t>
            </w:r>
          </w:p>
          <w:p w:rsidRPr="005D3EFE" w:rsidR="00976AF7" w:rsidP="00B35F22" w:rsidRDefault="00976AF7" w14:paraId="03A23ED9" w14:textId="77777777">
            <w:pPr>
              <w:spacing w:before="6" w:after="6" w:line="295" w:lineRule="auto"/>
              <w:jc w:val="both"/>
              <w:rPr>
                <w:szCs w:val="26"/>
              </w:rPr>
            </w:pPr>
            <w:r w:rsidRPr="005D3EFE">
              <w:rPr>
                <w:szCs w:val="26"/>
              </w:rPr>
              <w:t>- Các lỗi dữ liệu (nếu có) được ghi nhận trong bảng Log.</w:t>
            </w:r>
          </w:p>
        </w:tc>
      </w:tr>
      <w:tr w:rsidRPr="005D760D" w:rsidR="00976AF7" w:rsidTr="00B35F22" w14:paraId="4DCC2FC0"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12B728A1" w14:textId="77777777">
            <w:pPr>
              <w:pStyle w:val="ListParagraph"/>
              <w:spacing w:before="6" w:after="6" w:line="295" w:lineRule="auto"/>
              <w:ind w:left="0"/>
              <w:contextualSpacing w:val="0"/>
              <w:jc w:val="both"/>
              <w:rPr>
                <w:color w:val="000000"/>
                <w:szCs w:val="26"/>
              </w:rPr>
            </w:pPr>
            <w:r>
              <w:rPr>
                <w:color w:val="000000"/>
                <w:szCs w:val="26"/>
              </w:rPr>
              <w:t>TH18:</w:t>
            </w:r>
          </w:p>
          <w:p w:rsidR="00976AF7" w:rsidP="00B35F22" w:rsidRDefault="00976AF7" w14:paraId="179E541A" w14:textId="77777777">
            <w:pPr>
              <w:pStyle w:val="ListParagraph"/>
              <w:spacing w:before="6" w:after="6" w:line="295" w:lineRule="auto"/>
              <w:ind w:left="0"/>
              <w:contextualSpacing w:val="0"/>
              <w:jc w:val="both"/>
              <w:rPr>
                <w:color w:val="000000"/>
                <w:szCs w:val="26"/>
              </w:rPr>
            </w:pPr>
            <w:r>
              <w:rPr>
                <w:color w:val="000000"/>
                <w:szCs w:val="26"/>
              </w:rPr>
              <w:t>ZCGL09</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300D28FC" w14:textId="77777777">
            <w:pPr>
              <w:pStyle w:val="ListParagraph"/>
              <w:spacing w:before="6" w:after="6" w:line="295" w:lineRule="auto"/>
              <w:ind w:left="0"/>
              <w:jc w:val="both"/>
              <w:rPr>
                <w:lang w:bidi="lo-LA"/>
              </w:rPr>
            </w:pPr>
            <w:r>
              <w:rPr>
                <w:lang w:bidi="lo-LA"/>
              </w:rPr>
              <w:t xml:space="preserve">Kết chuyển </w:t>
            </w:r>
            <w:r w:rsidRPr="002A6D65">
              <w:rPr>
                <w:lang w:bidi="lo-LA"/>
              </w:rPr>
              <w:t>270310_170310</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03EA2697" w14:textId="77777777">
            <w:pPr>
              <w:spacing w:before="6" w:after="6" w:line="295" w:lineRule="auto"/>
              <w:jc w:val="both"/>
              <w:rPr>
                <w:szCs w:val="26"/>
              </w:rPr>
            </w:pPr>
            <w:r>
              <w:rPr>
                <w:szCs w:val="26"/>
              </w:rPr>
              <w:t xml:space="preserve">Trên bảng cờ có cờ ERP_FIS = Y của ZCGL28_NB và ZCGL28_NGB </w:t>
            </w:r>
          </w:p>
        </w:tc>
        <w:tc>
          <w:tcPr>
            <w:tcW w:w="1841" w:type="pct"/>
            <w:tcBorders>
              <w:top w:val="single" w:color="auto" w:sz="4" w:space="0"/>
              <w:left w:val="single" w:color="auto" w:sz="4" w:space="0"/>
              <w:bottom w:val="single" w:color="auto" w:sz="4" w:space="0"/>
              <w:right w:val="single" w:color="auto" w:sz="4" w:space="0"/>
            </w:tcBorders>
          </w:tcPr>
          <w:p w:rsidR="00976AF7" w:rsidP="00B35F22" w:rsidRDefault="00976AF7" w14:paraId="48D71691" w14:textId="77777777">
            <w:pPr>
              <w:spacing w:line="295" w:lineRule="auto"/>
              <w:jc w:val="both"/>
            </w:pPr>
            <w:r w:rsidRPr="000D0C97">
              <w:t>ERP gọi ra Job của ZCGL0</w:t>
            </w:r>
            <w:r>
              <w:t>9</w:t>
            </w:r>
            <w:r w:rsidRPr="000D0C97">
              <w:t xml:space="preserve"> sau khi </w:t>
            </w:r>
            <w:r>
              <w:t>có cờ của ZCGL28_NB</w:t>
            </w:r>
            <w:r w:rsidRPr="000D0C97">
              <w:t>.</w:t>
            </w:r>
          </w:p>
          <w:p w:rsidRPr="000D0C97" w:rsidR="00976AF7" w:rsidP="00B35F22" w:rsidRDefault="00976AF7" w14:paraId="7E899CDA" w14:textId="77777777">
            <w:pPr>
              <w:spacing w:line="295" w:lineRule="auto"/>
              <w:jc w:val="both"/>
            </w:pPr>
            <w:r>
              <w:t>Job quét 2 phút/lần, khi quét thấy cờ Y của ZCGL28_NGB thì chương trình ZCGL09 sẽ thực hiện và dừng Job.</w:t>
            </w:r>
          </w:p>
          <w:p w:rsidR="00976AF7" w:rsidP="00B35F22" w:rsidRDefault="00976AF7" w14:paraId="005351C8" w14:textId="77777777">
            <w:pPr>
              <w:spacing w:line="295" w:lineRule="auto"/>
              <w:jc w:val="both"/>
              <w:rPr>
                <w:color w:val="1F497D"/>
              </w:rPr>
            </w:pPr>
            <w:r w:rsidRPr="000D0C97">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17751F6E" w14:textId="77777777">
            <w:pPr>
              <w:spacing w:before="6" w:after="6" w:line="295" w:lineRule="auto"/>
              <w:jc w:val="both"/>
              <w:rPr>
                <w:szCs w:val="26"/>
              </w:rPr>
            </w:pPr>
            <w:r w:rsidRPr="005D3EFE">
              <w:rPr>
                <w:szCs w:val="26"/>
              </w:rPr>
              <w:t>Trên bảng cờ tích hợp của</w:t>
            </w:r>
            <w:r w:rsidRPr="005D3EFE">
              <w:t xml:space="preserve"> </w:t>
            </w:r>
            <w:r>
              <w:t>ZCGL09</w:t>
            </w:r>
            <w:r w:rsidRPr="005D3EFE">
              <w:rPr>
                <w:szCs w:val="26"/>
              </w:rPr>
              <w:t>, cờ ERP_FIS = Y</w:t>
            </w:r>
            <w:r>
              <w:rPr>
                <w:szCs w:val="26"/>
              </w:rPr>
              <w:t xml:space="preserve"> hoặc E.</w:t>
            </w:r>
          </w:p>
          <w:p w:rsidRPr="005D3EFE" w:rsidR="00976AF7" w:rsidP="00B35F22" w:rsidRDefault="00976AF7" w14:paraId="0343742A" w14:textId="77777777">
            <w:pPr>
              <w:spacing w:before="6" w:after="6" w:line="295" w:lineRule="auto"/>
              <w:jc w:val="both"/>
              <w:rPr>
                <w:szCs w:val="26"/>
              </w:rPr>
            </w:pPr>
            <w:r w:rsidRPr="005D3EFE">
              <w:rPr>
                <w:szCs w:val="26"/>
              </w:rPr>
              <w:t>- Các lỗi dữ liệu (nếu có) được ghi nhận trong bảng Log.</w:t>
            </w:r>
          </w:p>
        </w:tc>
      </w:tr>
      <w:tr w:rsidRPr="005D760D" w:rsidR="00976AF7" w:rsidTr="00B35F22" w14:paraId="669433F6"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323EAB" w:rsidR="00976AF7" w:rsidP="00B35F22" w:rsidRDefault="00976AF7" w14:paraId="2D50C981" w14:textId="77777777">
            <w:pPr>
              <w:pStyle w:val="ListParagraph"/>
              <w:spacing w:before="6" w:after="6" w:line="295" w:lineRule="auto"/>
              <w:ind w:left="0"/>
              <w:contextualSpacing w:val="0"/>
              <w:jc w:val="both"/>
              <w:rPr>
                <w:color w:val="000000"/>
                <w:szCs w:val="26"/>
              </w:rPr>
            </w:pPr>
            <w:r w:rsidRPr="00323EAB">
              <w:rPr>
                <w:color w:val="000000"/>
                <w:szCs w:val="26"/>
              </w:rPr>
              <w:t>TH1</w:t>
            </w:r>
            <w:r>
              <w:rPr>
                <w:color w:val="000000"/>
                <w:szCs w:val="26"/>
              </w:rPr>
              <w:t>9</w:t>
            </w:r>
            <w:r w:rsidRPr="00323EAB">
              <w:rPr>
                <w:color w:val="000000"/>
                <w:szCs w:val="26"/>
              </w:rPr>
              <w:t>:</w:t>
            </w:r>
          </w:p>
          <w:p w:rsidRPr="00323EAB" w:rsidR="00976AF7" w:rsidP="00B35F22" w:rsidRDefault="00976AF7" w14:paraId="0F4F1403" w14:textId="77777777">
            <w:pPr>
              <w:pStyle w:val="ListParagraph"/>
              <w:spacing w:before="6" w:after="6" w:line="295" w:lineRule="auto"/>
              <w:ind w:left="0"/>
              <w:contextualSpacing w:val="0"/>
              <w:jc w:val="both"/>
              <w:rPr>
                <w:color w:val="000000"/>
                <w:szCs w:val="26"/>
              </w:rPr>
            </w:pPr>
            <w:r w:rsidRPr="00323EAB">
              <w:rPr>
                <w:color w:val="000000"/>
                <w:szCs w:val="26"/>
              </w:rPr>
              <w:t>PHAC</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323EAB" w:rsidR="00976AF7" w:rsidP="00B35F22" w:rsidRDefault="00976AF7" w14:paraId="67BF68C4" w14:textId="77777777">
            <w:pPr>
              <w:pStyle w:val="ListParagraph"/>
              <w:spacing w:before="6" w:after="6" w:line="295" w:lineRule="auto"/>
              <w:ind w:left="0"/>
              <w:jc w:val="both"/>
              <w:rPr>
                <w:lang w:bidi="lo-LA"/>
              </w:rPr>
            </w:pPr>
            <w:r w:rsidRPr="00323EAB">
              <w:rPr>
                <w:lang w:bidi="lo-LA"/>
              </w:rPr>
              <w:t>Tích hợp phát hành ấn chỉ</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976AF7" w:rsidP="00B35F22" w:rsidRDefault="00976AF7" w14:paraId="35231174" w14:textId="77777777">
            <w:pPr>
              <w:spacing w:before="6" w:after="6" w:line="295" w:lineRule="auto"/>
              <w:jc w:val="both"/>
              <w:rPr>
                <w:szCs w:val="26"/>
              </w:rPr>
            </w:pPr>
            <w:r w:rsidRPr="005D3EFE">
              <w:rPr>
                <w:szCs w:val="26"/>
              </w:rPr>
              <w:t xml:space="preserve">Trên bảng cờ tích hợp của </w:t>
            </w:r>
            <w:r w:rsidRPr="005D3EFE">
              <w:t xml:space="preserve">dữ liệu </w:t>
            </w:r>
            <w:r>
              <w:t>phát hành ấn chỉ từ</w:t>
            </w:r>
            <w:r w:rsidRPr="005D3EFE">
              <w:t xml:space="preserve"> Core, </w:t>
            </w:r>
            <w:r w:rsidRPr="005D3EFE">
              <w:rPr>
                <w:szCs w:val="26"/>
              </w:rPr>
              <w:t>cờ ERP_VCB = Y</w:t>
            </w:r>
          </w:p>
        </w:tc>
        <w:tc>
          <w:tcPr>
            <w:tcW w:w="1841" w:type="pct"/>
            <w:tcBorders>
              <w:top w:val="single" w:color="auto" w:sz="4" w:space="0"/>
              <w:left w:val="single" w:color="auto" w:sz="4" w:space="0"/>
              <w:bottom w:val="single" w:color="auto" w:sz="4" w:space="0"/>
              <w:right w:val="single" w:color="auto" w:sz="4" w:space="0"/>
            </w:tcBorders>
          </w:tcPr>
          <w:p w:rsidR="00976AF7" w:rsidP="00B35F22" w:rsidRDefault="00976AF7" w14:paraId="1D615859" w14:textId="77777777">
            <w:pPr>
              <w:spacing w:line="295" w:lineRule="auto"/>
              <w:jc w:val="both"/>
            </w:pPr>
            <w:r>
              <w:t xml:space="preserve">ERP đặt (01) </w:t>
            </w:r>
            <w:r w:rsidRPr="005D3EFE">
              <w:t>Job tích</w:t>
            </w:r>
            <w:r>
              <w:t xml:space="preserve"> hợp trên ERP lúc</w:t>
            </w:r>
            <w:r w:rsidRPr="005D3EFE">
              <w:t xml:space="preserve"> 0</w:t>
            </w:r>
            <w:r>
              <w:t>1</w:t>
            </w:r>
            <w:r w:rsidRPr="005D3EFE">
              <w:t>:</w:t>
            </w:r>
            <w:r>
              <w:t>3</w:t>
            </w:r>
            <w:r w:rsidRPr="005D3EFE">
              <w:t>0 Am</w:t>
            </w:r>
            <w:r>
              <w:t>.</w:t>
            </w:r>
          </w:p>
          <w:p w:rsidRPr="005D3EFE" w:rsidR="00976AF7" w:rsidP="00B35F22" w:rsidRDefault="00976AF7" w14:paraId="3A871391" w14:textId="77777777">
            <w:pPr>
              <w:spacing w:line="295" w:lineRule="auto"/>
              <w:jc w:val="both"/>
            </w:pPr>
            <w:r w:rsidRPr="005D3EFE">
              <w:t xml:space="preserve">Job sẽ check </w:t>
            </w:r>
            <w:r>
              <w:t>cờ dữ liệu phát hành ấn chỉ từ Core</w:t>
            </w:r>
            <w:r w:rsidRPr="005D3EFE">
              <w:t>, nếu có thì sẽ thực hiện chương trình tích hợp.</w:t>
            </w:r>
          </w:p>
          <w:p w:rsidRPr="000D0C97" w:rsidR="00976AF7" w:rsidP="00B35F22" w:rsidRDefault="00976AF7" w14:paraId="6B067538" w14:textId="77777777">
            <w:pPr>
              <w:spacing w:line="295" w:lineRule="auto"/>
              <w:jc w:val="both"/>
            </w:pPr>
            <w:r w:rsidRPr="005D3EFE">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00976AF7" w:rsidP="00B35F22" w:rsidRDefault="00976AF7" w14:paraId="71CBD37C" w14:textId="77777777">
            <w:pPr>
              <w:spacing w:before="6" w:after="6" w:line="295" w:lineRule="auto"/>
              <w:jc w:val="both"/>
              <w:rPr>
                <w:szCs w:val="26"/>
              </w:rPr>
            </w:pPr>
            <w:r>
              <w:rPr>
                <w:szCs w:val="26"/>
              </w:rPr>
              <w:t xml:space="preserve">- </w:t>
            </w:r>
            <w:r w:rsidRPr="005D3EFE">
              <w:rPr>
                <w:szCs w:val="26"/>
              </w:rPr>
              <w:t xml:space="preserve">Trên bảng cờ tích hợp của </w:t>
            </w:r>
            <w:r w:rsidRPr="005D3EFE">
              <w:t xml:space="preserve">dữ liệu </w:t>
            </w:r>
            <w:r>
              <w:t>phát hành ấn chỉ từ</w:t>
            </w:r>
            <w:r w:rsidRPr="005D3EFE">
              <w:t xml:space="preserve"> Core, </w:t>
            </w:r>
            <w:r w:rsidRPr="005D3EFE">
              <w:rPr>
                <w:szCs w:val="26"/>
              </w:rPr>
              <w:t>cờ ERP_</w:t>
            </w:r>
            <w:r>
              <w:rPr>
                <w:szCs w:val="26"/>
              </w:rPr>
              <w:t>FIS</w:t>
            </w:r>
            <w:r w:rsidRPr="005D3EFE">
              <w:rPr>
                <w:szCs w:val="26"/>
              </w:rPr>
              <w:t xml:space="preserve"> = Y</w:t>
            </w:r>
          </w:p>
          <w:p w:rsidRPr="005D3EFE" w:rsidR="00976AF7" w:rsidP="00B35F22" w:rsidRDefault="00976AF7" w14:paraId="337D3CDA" w14:textId="77777777">
            <w:pPr>
              <w:spacing w:before="6" w:after="6" w:line="295" w:lineRule="auto"/>
              <w:jc w:val="both"/>
              <w:rPr>
                <w:szCs w:val="26"/>
              </w:rPr>
            </w:pPr>
            <w:r>
              <w:rPr>
                <w:szCs w:val="26"/>
              </w:rPr>
              <w:t xml:space="preserve">- </w:t>
            </w:r>
            <w:r w:rsidRPr="005D3EFE">
              <w:rPr>
                <w:szCs w:val="26"/>
              </w:rPr>
              <w:t xml:space="preserve">Các lỗi dữ liệu (nếu có) được ghi nhận trong bảng </w:t>
            </w:r>
            <w:r w:rsidRPr="00592476">
              <w:t>ZTB_HIS_PHAC</w:t>
            </w:r>
            <w:r w:rsidRPr="005D3EFE">
              <w:rPr>
                <w:szCs w:val="26"/>
              </w:rPr>
              <w:t>.</w:t>
            </w:r>
          </w:p>
        </w:tc>
      </w:tr>
      <w:tr w:rsidRPr="005D760D" w:rsidR="00976AF7" w:rsidTr="00B35F22" w14:paraId="08630906"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420D1C" w:rsidR="00976AF7" w:rsidP="00B35F22" w:rsidRDefault="00976AF7" w14:paraId="5E9A4A1E" w14:textId="77777777">
            <w:pPr>
              <w:pStyle w:val="ListParagraph"/>
              <w:spacing w:before="6" w:after="6" w:line="295" w:lineRule="auto"/>
              <w:ind w:left="0"/>
              <w:contextualSpacing w:val="0"/>
              <w:jc w:val="both"/>
              <w:rPr>
                <w:szCs w:val="26"/>
              </w:rPr>
            </w:pPr>
            <w:r w:rsidRPr="00420D1C">
              <w:rPr>
                <w:szCs w:val="26"/>
              </w:rPr>
              <w:t>TH</w:t>
            </w:r>
            <w:r>
              <w:rPr>
                <w:szCs w:val="26"/>
              </w:rPr>
              <w:t>20</w:t>
            </w:r>
            <w:r w:rsidRPr="00420D1C">
              <w:rPr>
                <w:szCs w:val="26"/>
              </w:rPr>
              <w:t>:</w:t>
            </w:r>
          </w:p>
          <w:p w:rsidRPr="00420D1C" w:rsidR="00976AF7" w:rsidP="00B35F22" w:rsidRDefault="00976AF7" w14:paraId="601A545C" w14:textId="77777777">
            <w:pPr>
              <w:pStyle w:val="ListParagraph"/>
              <w:spacing w:before="6" w:after="6" w:line="295" w:lineRule="auto"/>
              <w:ind w:left="0"/>
              <w:contextualSpacing w:val="0"/>
              <w:jc w:val="both"/>
              <w:rPr>
                <w:szCs w:val="26"/>
              </w:rPr>
            </w:pPr>
            <w:r w:rsidRPr="00420D1C">
              <w:rPr>
                <w:szCs w:val="26"/>
              </w:rPr>
              <w:t>DW_DS</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420D1C" w:rsidR="00976AF7" w:rsidP="00B35F22" w:rsidRDefault="00976AF7" w14:paraId="6D234A1A" w14:textId="77777777">
            <w:pPr>
              <w:pStyle w:val="ListParagraph"/>
              <w:spacing w:before="6" w:after="6" w:line="295" w:lineRule="auto"/>
              <w:ind w:left="0"/>
              <w:jc w:val="both"/>
              <w:rPr>
                <w:highlight w:val="yellow"/>
                <w:lang w:bidi="lo-LA"/>
              </w:rPr>
            </w:pPr>
            <w:r w:rsidRPr="00420D1C">
              <w:t>Tích hợp Giao dịch từ ERP về DWH (DW_DS) </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7DDEAADF" w14:textId="77777777">
            <w:pPr>
              <w:spacing w:before="6" w:after="6" w:line="295" w:lineRule="auto"/>
              <w:jc w:val="both"/>
              <w:rPr>
                <w:szCs w:val="26"/>
              </w:rPr>
            </w:pPr>
            <w:r w:rsidRPr="00AB1591">
              <w:rPr>
                <w:szCs w:val="26"/>
                <w:u w:val="single"/>
              </w:rPr>
              <w:t>Cuối ngày</w:t>
            </w:r>
            <w:r>
              <w:rPr>
                <w:szCs w:val="26"/>
              </w:rPr>
              <w:t xml:space="preserve">: </w:t>
            </w:r>
            <w:r w:rsidRPr="00420D1C">
              <w:rPr>
                <w:szCs w:val="26"/>
              </w:rPr>
              <w:t>Trên bảng cờ tích hợp của</w:t>
            </w:r>
            <w:r w:rsidRPr="00420D1C">
              <w:t xml:space="preserve"> ZCGL09 và PHAC</w:t>
            </w:r>
            <w:r w:rsidRPr="00420D1C">
              <w:rPr>
                <w:szCs w:val="26"/>
              </w:rPr>
              <w:t>, cờ ERP_FIS = Y</w:t>
            </w:r>
          </w:p>
          <w:p w:rsidRPr="00420D1C" w:rsidR="00976AF7" w:rsidP="00B35F22" w:rsidRDefault="00976AF7" w14:paraId="624E2EB6" w14:textId="77777777">
            <w:pPr>
              <w:spacing w:before="6" w:after="6" w:line="295" w:lineRule="auto"/>
              <w:jc w:val="both"/>
              <w:rPr>
                <w:szCs w:val="26"/>
              </w:rPr>
            </w:pPr>
            <w:r w:rsidRPr="00AB1591">
              <w:rPr>
                <w:szCs w:val="26"/>
                <w:u w:val="single"/>
              </w:rPr>
              <w:t>Cuối tháng</w:t>
            </w:r>
            <w:r>
              <w:rPr>
                <w:szCs w:val="26"/>
              </w:rPr>
              <w:t xml:space="preserve">: </w:t>
            </w:r>
            <w:r w:rsidRPr="00420D1C">
              <w:rPr>
                <w:szCs w:val="26"/>
              </w:rPr>
              <w:t>Trên bảng cờ tích hợp của</w:t>
            </w:r>
            <w:r w:rsidRPr="00420D1C">
              <w:t xml:space="preserve"> ZCGL</w:t>
            </w:r>
            <w:r>
              <w:t>11</w:t>
            </w:r>
            <w:r w:rsidRPr="00420D1C">
              <w:t xml:space="preserve"> và PHAC</w:t>
            </w:r>
            <w:r w:rsidRPr="00420D1C">
              <w:rPr>
                <w:szCs w:val="26"/>
              </w:rPr>
              <w:t>, cờ ERP_FIS = Y</w:t>
            </w:r>
          </w:p>
        </w:tc>
        <w:tc>
          <w:tcPr>
            <w:tcW w:w="1841" w:type="pct"/>
            <w:tcBorders>
              <w:top w:val="single" w:color="auto" w:sz="4" w:space="0"/>
              <w:left w:val="single" w:color="auto" w:sz="4" w:space="0"/>
              <w:bottom w:val="single" w:color="auto" w:sz="4" w:space="0"/>
              <w:right w:val="single" w:color="auto" w:sz="4" w:space="0"/>
            </w:tcBorders>
          </w:tcPr>
          <w:p w:rsidR="00976AF7" w:rsidP="00B35F22" w:rsidRDefault="00976AF7" w14:paraId="6C62E623" w14:textId="77777777">
            <w:pPr>
              <w:spacing w:line="295" w:lineRule="auto"/>
              <w:jc w:val="both"/>
            </w:pPr>
            <w:r w:rsidRPr="000D0C97">
              <w:t xml:space="preserve">ERP đặt Job chạy </w:t>
            </w:r>
            <w:r>
              <w:rPr>
                <w:lang w:bidi="lo-LA"/>
              </w:rPr>
              <w:t>2</w:t>
            </w:r>
            <w:r w:rsidRPr="000D0C97">
              <w:rPr>
                <w:lang w:bidi="lo-LA"/>
              </w:rPr>
              <w:t xml:space="preserve"> phút/lần,</w:t>
            </w:r>
            <w:r w:rsidRPr="00C62F4B">
              <w:rPr>
                <w:lang w:bidi="lo-LA"/>
              </w:rPr>
              <w:t xml:space="preserve"> bắt đầu ngay sau ZCGL09 hoàn thành</w:t>
            </w:r>
            <w:r>
              <w:rPr>
                <w:lang w:bidi="lo-LA"/>
              </w:rPr>
              <w:t xml:space="preserve"> (Cuối ngày), hoặc sau khi ZCGL11 hoàn thành (Nếu là ngày cuối tháng).</w:t>
            </w:r>
          </w:p>
          <w:p w:rsidRPr="00420D1C" w:rsidR="00976AF7" w:rsidP="00B35F22" w:rsidRDefault="00976AF7" w14:paraId="2923CDBE" w14:textId="77777777">
            <w:pPr>
              <w:spacing w:line="295" w:lineRule="auto"/>
              <w:jc w:val="both"/>
            </w:pPr>
            <w:r w:rsidRPr="00420D1C">
              <w:t xml:space="preserve">Job đẩy dữ liệu ra </w:t>
            </w:r>
            <w:r>
              <w:t xml:space="preserve">DWH </w:t>
            </w:r>
            <w:r w:rsidRPr="00420D1C">
              <w:t>sau</w:t>
            </w:r>
            <w:r>
              <w:t xml:space="preserve"> khi</w:t>
            </w:r>
            <w:r w:rsidRPr="00420D1C">
              <w:t xml:space="preserve"> </w:t>
            </w:r>
            <w:r>
              <w:t>quét có</w:t>
            </w:r>
            <w:r w:rsidRPr="00420D1C">
              <w:t xml:space="preserve"> cờ thành công của ZCGL09</w:t>
            </w:r>
            <w:r>
              <w:t>/ZCGL11</w:t>
            </w:r>
            <w:r w:rsidRPr="00420D1C">
              <w:t>, và cờ tích hợp t</w:t>
            </w:r>
            <w:r>
              <w:t>hành công của PHAC.</w:t>
            </w:r>
          </w:p>
          <w:p w:rsidRPr="00420D1C" w:rsidR="00976AF7" w:rsidP="00B35F22" w:rsidRDefault="00976AF7" w14:paraId="5D98C3C5" w14:textId="77777777">
            <w:pPr>
              <w:spacing w:line="295" w:lineRule="auto"/>
              <w:jc w:val="both"/>
            </w:pPr>
            <w:r w:rsidRPr="00420D1C">
              <w:t>Nếu có lỗi tích hợp cán bộ quản trị vận hành sẽ xử lý Manual.</w:t>
            </w:r>
          </w:p>
          <w:p w:rsidRPr="00420D1C" w:rsidR="00976AF7" w:rsidP="00B35F22" w:rsidRDefault="00976AF7" w14:paraId="489B3CED" w14:textId="77777777">
            <w:pPr>
              <w:spacing w:line="295" w:lineRule="auto"/>
              <w:jc w:val="both"/>
            </w:pPr>
          </w:p>
        </w:tc>
        <w:tc>
          <w:tcPr>
            <w:tcW w:w="873" w:type="pct"/>
            <w:tcBorders>
              <w:top w:val="single" w:color="auto" w:sz="4" w:space="0"/>
              <w:left w:val="single" w:color="auto" w:sz="4" w:space="0"/>
              <w:bottom w:val="single" w:color="auto" w:sz="4" w:space="0"/>
              <w:right w:val="single" w:color="auto" w:sz="4" w:space="0"/>
            </w:tcBorders>
          </w:tcPr>
          <w:p w:rsidRPr="00420D1C" w:rsidR="00976AF7" w:rsidP="00B35F22" w:rsidRDefault="00976AF7" w14:paraId="067D1A35" w14:textId="77777777">
            <w:pPr>
              <w:spacing w:before="6" w:after="6" w:line="295" w:lineRule="auto"/>
              <w:jc w:val="both"/>
              <w:rPr>
                <w:szCs w:val="26"/>
              </w:rPr>
            </w:pPr>
            <w:r w:rsidRPr="00420D1C">
              <w:rPr>
                <w:szCs w:val="26"/>
              </w:rPr>
              <w:t>Trên bảng cờ tích hợp của giao dịch từ ERP về DWH, cờ ERP_FIS = Y</w:t>
            </w:r>
          </w:p>
        </w:tc>
      </w:tr>
      <w:tr w:rsidRPr="005D760D" w:rsidR="00976AF7" w:rsidTr="00B35F22" w14:paraId="23294AFD"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AC2D94" w:rsidR="00976AF7" w:rsidP="00B35F22" w:rsidRDefault="00976AF7" w14:paraId="5A5DCD45" w14:textId="77777777">
            <w:pPr>
              <w:pStyle w:val="ListParagraph"/>
              <w:spacing w:before="6" w:after="6" w:line="295" w:lineRule="auto"/>
              <w:ind w:left="0"/>
              <w:contextualSpacing w:val="0"/>
              <w:jc w:val="both"/>
              <w:rPr>
                <w:color w:val="000000"/>
                <w:szCs w:val="26"/>
              </w:rPr>
            </w:pPr>
            <w:r w:rsidRPr="00AC2D94">
              <w:rPr>
                <w:color w:val="000000"/>
                <w:szCs w:val="26"/>
              </w:rPr>
              <w:t>TH</w:t>
            </w:r>
            <w:r>
              <w:rPr>
                <w:color w:val="000000"/>
                <w:szCs w:val="26"/>
              </w:rPr>
              <w:t>21</w:t>
            </w:r>
            <w:r w:rsidRPr="00AC2D94">
              <w:rPr>
                <w:color w:val="000000"/>
                <w:szCs w:val="26"/>
              </w:rPr>
              <w:t>:</w:t>
            </w:r>
          </w:p>
          <w:p w:rsidRPr="00AC2D94" w:rsidR="00976AF7" w:rsidP="00B35F22" w:rsidRDefault="00976AF7" w14:paraId="5B98C2B5" w14:textId="77777777">
            <w:pPr>
              <w:pStyle w:val="ListParagraph"/>
              <w:spacing w:before="6" w:after="6" w:line="295" w:lineRule="auto"/>
              <w:ind w:left="0"/>
              <w:contextualSpacing w:val="0"/>
              <w:jc w:val="both"/>
              <w:rPr>
                <w:color w:val="000000"/>
                <w:szCs w:val="26"/>
              </w:rPr>
            </w:pPr>
            <w:r>
              <w:rPr>
                <w:color w:val="000000"/>
                <w:szCs w:val="26"/>
              </w:rPr>
              <w:t>DW_TL</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AC2D94" w:rsidR="00976AF7" w:rsidP="00B35F22" w:rsidRDefault="00976AF7" w14:paraId="0E727026" w14:textId="77777777">
            <w:pPr>
              <w:pStyle w:val="ListParagraph"/>
              <w:spacing w:before="6" w:after="6" w:line="295" w:lineRule="auto"/>
              <w:ind w:left="0"/>
              <w:jc w:val="both"/>
              <w:rPr>
                <w:highlight w:val="yellow"/>
                <w:lang w:bidi="lo-LA"/>
              </w:rPr>
            </w:pPr>
            <w:r w:rsidRPr="00AC2D94">
              <w:t>Tích hợp thông tin số dư tài khoản (DW_TL)</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AC2D94" w:rsidR="00976AF7" w:rsidP="00B35F22" w:rsidRDefault="00976AF7" w14:paraId="574525D7" w14:textId="77777777">
            <w:pPr>
              <w:spacing w:before="6" w:after="6" w:line="295" w:lineRule="auto"/>
              <w:jc w:val="both"/>
              <w:rPr>
                <w:szCs w:val="26"/>
              </w:rPr>
            </w:pPr>
            <w:r w:rsidRPr="00AC2D94">
              <w:rPr>
                <w:szCs w:val="26"/>
              </w:rPr>
              <w:t>Trên bảng cờ tích hợp của</w:t>
            </w:r>
            <w:r w:rsidRPr="00AC2D94">
              <w:t xml:space="preserve"> </w:t>
            </w:r>
            <w:r>
              <w:t>DW_DS</w:t>
            </w:r>
            <w:r w:rsidRPr="00AC2D94">
              <w:rPr>
                <w:szCs w:val="26"/>
              </w:rPr>
              <w:t>, cờ ERP_FIS = Y</w:t>
            </w:r>
          </w:p>
        </w:tc>
        <w:tc>
          <w:tcPr>
            <w:tcW w:w="1841" w:type="pct"/>
            <w:tcBorders>
              <w:top w:val="single" w:color="auto" w:sz="4" w:space="0"/>
              <w:left w:val="single" w:color="auto" w:sz="4" w:space="0"/>
              <w:bottom w:val="single" w:color="auto" w:sz="4" w:space="0"/>
              <w:right w:val="single" w:color="auto" w:sz="4" w:space="0"/>
            </w:tcBorders>
          </w:tcPr>
          <w:p w:rsidRPr="00AC2D94" w:rsidR="00976AF7" w:rsidP="00B35F22" w:rsidRDefault="00976AF7" w14:paraId="12C98040" w14:textId="77777777">
            <w:pPr>
              <w:spacing w:line="295" w:lineRule="auto"/>
              <w:jc w:val="both"/>
            </w:pPr>
            <w:r w:rsidRPr="00AC2D94">
              <w:t>ERP đặt Job đẩy dữ liệu ra sau khi có cờ tích hợp thành c</w:t>
            </w:r>
            <w:r>
              <w:t>ông của giao dịch từ ERP về DWH (DW_DS).</w:t>
            </w:r>
          </w:p>
          <w:p w:rsidRPr="00AC2D94" w:rsidR="00976AF7" w:rsidP="00B35F22" w:rsidRDefault="00976AF7" w14:paraId="5749D43E" w14:textId="77777777">
            <w:pPr>
              <w:spacing w:line="295" w:lineRule="auto"/>
              <w:jc w:val="both"/>
            </w:pPr>
            <w:r w:rsidRPr="00AC2D94">
              <w:t>Nếu có lỗi tích hợp cán bộ quản trị vận hành sẽ xử lý Manual.</w:t>
            </w:r>
          </w:p>
          <w:p w:rsidRPr="00AC2D94" w:rsidR="00976AF7" w:rsidP="00B35F22" w:rsidRDefault="00976AF7" w14:paraId="466022D1" w14:textId="77777777">
            <w:pPr>
              <w:spacing w:line="295" w:lineRule="auto"/>
              <w:jc w:val="both"/>
            </w:pPr>
          </w:p>
        </w:tc>
        <w:tc>
          <w:tcPr>
            <w:tcW w:w="873" w:type="pct"/>
            <w:tcBorders>
              <w:top w:val="single" w:color="auto" w:sz="4" w:space="0"/>
              <w:left w:val="single" w:color="auto" w:sz="4" w:space="0"/>
              <w:bottom w:val="single" w:color="auto" w:sz="4" w:space="0"/>
              <w:right w:val="single" w:color="auto" w:sz="4" w:space="0"/>
            </w:tcBorders>
          </w:tcPr>
          <w:p w:rsidRPr="00AC2D94" w:rsidR="00976AF7" w:rsidP="00B35F22" w:rsidRDefault="00976AF7" w14:paraId="71249306" w14:textId="77777777">
            <w:pPr>
              <w:spacing w:before="6" w:after="6" w:line="295" w:lineRule="auto"/>
              <w:jc w:val="both"/>
              <w:rPr>
                <w:szCs w:val="26"/>
              </w:rPr>
            </w:pPr>
            <w:r w:rsidRPr="00AC2D94">
              <w:rPr>
                <w:szCs w:val="26"/>
              </w:rPr>
              <w:t>Trên bảng cờ tích hợp</w:t>
            </w:r>
            <w:r>
              <w:rPr>
                <w:szCs w:val="26"/>
              </w:rPr>
              <w:t xml:space="preserve"> của</w:t>
            </w:r>
            <w:r w:rsidRPr="00AC2D94">
              <w:rPr>
                <w:szCs w:val="26"/>
              </w:rPr>
              <w:t xml:space="preserve"> </w:t>
            </w:r>
            <w:r w:rsidRPr="00AC2D94">
              <w:t>số dư tài khoản</w:t>
            </w:r>
            <w:r>
              <w:t xml:space="preserve"> DW_TL</w:t>
            </w:r>
            <w:r w:rsidRPr="00AC2D94">
              <w:rPr>
                <w:szCs w:val="26"/>
              </w:rPr>
              <w:t>, cờ ERP_FIS = Y</w:t>
            </w:r>
          </w:p>
        </w:tc>
      </w:tr>
      <w:tr w:rsidRPr="005D760D" w:rsidR="00976AF7" w:rsidTr="00B35F22" w14:paraId="7D76E076"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022E7E7E" w14:textId="77777777">
            <w:pPr>
              <w:pStyle w:val="ListParagraph"/>
              <w:spacing w:before="6" w:after="6" w:line="295" w:lineRule="auto"/>
              <w:ind w:left="0"/>
              <w:contextualSpacing w:val="0"/>
              <w:jc w:val="both"/>
              <w:rPr>
                <w:color w:val="000000"/>
                <w:szCs w:val="26"/>
              </w:rPr>
            </w:pPr>
            <w:r>
              <w:rPr>
                <w:color w:val="000000"/>
                <w:szCs w:val="26"/>
              </w:rPr>
              <w:t>TH22:</w:t>
            </w:r>
          </w:p>
          <w:p w:rsidRPr="00AC2D94" w:rsidR="00976AF7" w:rsidP="00B35F22" w:rsidRDefault="00976AF7" w14:paraId="4CB74C30" w14:textId="77777777">
            <w:pPr>
              <w:pStyle w:val="ListParagraph"/>
              <w:spacing w:before="6" w:after="6" w:line="295" w:lineRule="auto"/>
              <w:ind w:left="0"/>
              <w:contextualSpacing w:val="0"/>
              <w:jc w:val="both"/>
              <w:rPr>
                <w:color w:val="000000"/>
                <w:szCs w:val="26"/>
              </w:rPr>
            </w:pPr>
            <w:r>
              <w:rPr>
                <w:color w:val="000000"/>
                <w:szCs w:val="26"/>
              </w:rPr>
              <w:t>DW_DG</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AC2D94" w:rsidR="00976AF7" w:rsidP="00B35F22" w:rsidRDefault="00976AF7" w14:paraId="2EF2B1EC" w14:textId="77777777">
            <w:pPr>
              <w:pStyle w:val="ListParagraph"/>
              <w:spacing w:before="6" w:after="6" w:line="295" w:lineRule="auto"/>
              <w:ind w:left="0"/>
              <w:jc w:val="both"/>
            </w:pPr>
            <w:r w:rsidRPr="00AC2D94">
              <w:t>Tích hợp thông tin Diễn giải Giao dịch từ ERP về DWH (DW_DG)</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AC2D94" w:rsidR="00976AF7" w:rsidP="00B35F22" w:rsidRDefault="00976AF7" w14:paraId="2FA0651B" w14:textId="77777777">
            <w:pPr>
              <w:spacing w:before="6" w:after="6" w:line="295" w:lineRule="auto"/>
              <w:jc w:val="both"/>
              <w:rPr>
                <w:szCs w:val="26"/>
              </w:rPr>
            </w:pPr>
            <w:r w:rsidRPr="00AC2D94">
              <w:rPr>
                <w:szCs w:val="26"/>
              </w:rPr>
              <w:t>Trên bảng cờ tích hợp của</w:t>
            </w:r>
            <w:r w:rsidRPr="00AC2D94">
              <w:t xml:space="preserve"> </w:t>
            </w:r>
            <w:r>
              <w:t>DW_DS</w:t>
            </w:r>
            <w:r w:rsidRPr="00AC2D94">
              <w:rPr>
                <w:szCs w:val="26"/>
              </w:rPr>
              <w:t>, cờ ERP_FIS = Y</w:t>
            </w:r>
          </w:p>
        </w:tc>
        <w:tc>
          <w:tcPr>
            <w:tcW w:w="1841" w:type="pct"/>
            <w:tcBorders>
              <w:top w:val="single" w:color="auto" w:sz="4" w:space="0"/>
              <w:left w:val="single" w:color="auto" w:sz="4" w:space="0"/>
              <w:bottom w:val="single" w:color="auto" w:sz="4" w:space="0"/>
              <w:right w:val="single" w:color="auto" w:sz="4" w:space="0"/>
            </w:tcBorders>
          </w:tcPr>
          <w:p w:rsidRPr="00AC2D94" w:rsidR="00976AF7" w:rsidP="00B35F22" w:rsidRDefault="00976AF7" w14:paraId="37538364" w14:textId="77777777">
            <w:pPr>
              <w:spacing w:line="295" w:lineRule="auto"/>
              <w:jc w:val="both"/>
            </w:pPr>
            <w:r w:rsidRPr="00AC2D94">
              <w:t>ERP đặt Job đẩy dữ liệu ra sau khi có cờ tích hợp thành c</w:t>
            </w:r>
            <w:r>
              <w:t>ông của giao dịch từ ERP về DWH (DW_DS).</w:t>
            </w:r>
          </w:p>
          <w:p w:rsidRPr="00AC2D94" w:rsidR="00976AF7" w:rsidP="00B35F22" w:rsidRDefault="00976AF7" w14:paraId="19E47137" w14:textId="77777777">
            <w:pPr>
              <w:spacing w:line="295" w:lineRule="auto"/>
              <w:jc w:val="both"/>
            </w:pPr>
            <w:r w:rsidRPr="00AC2D94">
              <w:t>Nếu có lỗi tích hợp cán bộ quản trị vận hành sẽ xử lý Manual.</w:t>
            </w:r>
          </w:p>
          <w:p w:rsidRPr="00AC2D94" w:rsidR="00976AF7" w:rsidP="00B35F22" w:rsidRDefault="00976AF7" w14:paraId="6BD8154F" w14:textId="77777777">
            <w:pPr>
              <w:spacing w:line="295" w:lineRule="auto"/>
              <w:jc w:val="both"/>
            </w:pP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5BB658BB" w14:textId="77777777">
            <w:pPr>
              <w:spacing w:before="6" w:after="6" w:line="295" w:lineRule="auto"/>
              <w:jc w:val="both"/>
              <w:rPr>
                <w:szCs w:val="26"/>
              </w:rPr>
            </w:pPr>
            <w:r w:rsidRPr="005D3EFE">
              <w:rPr>
                <w:szCs w:val="26"/>
              </w:rPr>
              <w:t>Trên bảng cờ tích hợp</w:t>
            </w:r>
            <w:r>
              <w:rPr>
                <w:szCs w:val="26"/>
              </w:rPr>
              <w:t xml:space="preserve"> của</w:t>
            </w:r>
            <w:r w:rsidRPr="005D3EFE">
              <w:rPr>
                <w:szCs w:val="26"/>
              </w:rPr>
              <w:t xml:space="preserve"> </w:t>
            </w:r>
            <w:r>
              <w:rPr>
                <w:szCs w:val="26"/>
              </w:rPr>
              <w:t>thông tin diễn giải giao dịch DW_DG</w:t>
            </w:r>
            <w:r w:rsidRPr="005D3EFE">
              <w:rPr>
                <w:szCs w:val="26"/>
              </w:rPr>
              <w:t>, cờ ERP_FIS = Y</w:t>
            </w:r>
          </w:p>
        </w:tc>
      </w:tr>
      <w:tr w:rsidRPr="005D760D" w:rsidR="00976AF7" w:rsidTr="00B35F22" w14:paraId="06FD416E"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548E0999" w14:textId="77777777">
            <w:pPr>
              <w:pStyle w:val="ListParagraph"/>
              <w:spacing w:before="6" w:after="6" w:line="295" w:lineRule="auto"/>
              <w:ind w:left="0"/>
              <w:contextualSpacing w:val="0"/>
              <w:jc w:val="both"/>
              <w:rPr>
                <w:color w:val="000000"/>
                <w:szCs w:val="26"/>
              </w:rPr>
            </w:pPr>
            <w:r>
              <w:rPr>
                <w:color w:val="000000"/>
                <w:szCs w:val="26"/>
              </w:rPr>
              <w:t>TH23:</w:t>
            </w:r>
          </w:p>
          <w:p w:rsidR="00976AF7" w:rsidP="00B35F22" w:rsidRDefault="00976AF7" w14:paraId="681320CD" w14:textId="77777777">
            <w:pPr>
              <w:pStyle w:val="ListParagraph"/>
              <w:spacing w:before="6" w:after="6" w:line="295" w:lineRule="auto"/>
              <w:ind w:left="0"/>
              <w:contextualSpacing w:val="0"/>
              <w:jc w:val="both"/>
              <w:rPr>
                <w:color w:val="000000"/>
                <w:szCs w:val="26"/>
              </w:rPr>
            </w:pPr>
            <w:r>
              <w:rPr>
                <w:color w:val="000000"/>
                <w:szCs w:val="26"/>
              </w:rPr>
              <w:t>DW_STL</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AC2D94" w:rsidR="00976AF7" w:rsidP="00B35F22" w:rsidRDefault="00976AF7" w14:paraId="40DE39BB" w14:textId="77777777">
            <w:pPr>
              <w:pStyle w:val="ListParagraph"/>
              <w:spacing w:before="6" w:after="6" w:line="295" w:lineRule="auto"/>
              <w:ind w:left="0"/>
              <w:jc w:val="both"/>
            </w:pPr>
            <w:r w:rsidRPr="00AC2D94">
              <w:t>Tích hợp thông tin tài khoản từ ERP về DWH  (DW_STL)</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AC2D94" w:rsidR="00976AF7" w:rsidP="00B35F22" w:rsidRDefault="00976AF7" w14:paraId="28598BEF" w14:textId="77777777">
            <w:pPr>
              <w:spacing w:before="6" w:after="6" w:line="295" w:lineRule="auto"/>
              <w:jc w:val="both"/>
              <w:rPr>
                <w:szCs w:val="26"/>
              </w:rPr>
            </w:pPr>
            <w:r w:rsidRPr="00AC2D94">
              <w:rPr>
                <w:szCs w:val="26"/>
              </w:rPr>
              <w:t>Trên bảng cờ tích hợp của</w:t>
            </w:r>
            <w:r w:rsidRPr="00AC2D94">
              <w:t xml:space="preserve"> </w:t>
            </w:r>
            <w:r>
              <w:t>DW_DS</w:t>
            </w:r>
            <w:r w:rsidRPr="00AC2D94">
              <w:rPr>
                <w:szCs w:val="26"/>
              </w:rPr>
              <w:t>, cờ ERP_FIS = Y</w:t>
            </w:r>
          </w:p>
        </w:tc>
        <w:tc>
          <w:tcPr>
            <w:tcW w:w="1841" w:type="pct"/>
            <w:tcBorders>
              <w:top w:val="single" w:color="auto" w:sz="4" w:space="0"/>
              <w:left w:val="single" w:color="auto" w:sz="4" w:space="0"/>
              <w:bottom w:val="single" w:color="auto" w:sz="4" w:space="0"/>
              <w:right w:val="single" w:color="auto" w:sz="4" w:space="0"/>
            </w:tcBorders>
          </w:tcPr>
          <w:p w:rsidRPr="00AC2D94" w:rsidR="00976AF7" w:rsidP="00B35F22" w:rsidRDefault="00976AF7" w14:paraId="0E5A10DE" w14:textId="77777777">
            <w:pPr>
              <w:spacing w:line="295" w:lineRule="auto"/>
              <w:jc w:val="both"/>
            </w:pPr>
            <w:r w:rsidRPr="00AC2D94">
              <w:t>ERP đặt Job đẩy dữ liệu ra sau khi có cờ tích hợp thành công của giao d</w:t>
            </w:r>
            <w:r>
              <w:t>ịch từ ERP về DWH (DW_DS).</w:t>
            </w:r>
          </w:p>
          <w:p w:rsidRPr="00AC2D94" w:rsidR="00976AF7" w:rsidP="00B35F22" w:rsidRDefault="00976AF7" w14:paraId="3045BB3D" w14:textId="77777777">
            <w:pPr>
              <w:spacing w:line="295" w:lineRule="auto"/>
              <w:jc w:val="both"/>
            </w:pPr>
            <w:r w:rsidRPr="00AC2D94">
              <w:t>Nếu có lỗi tích hợp cán bộ quản trị vận hành sẽ xử lý Manual.</w:t>
            </w:r>
          </w:p>
          <w:p w:rsidRPr="00AC2D94" w:rsidR="00976AF7" w:rsidP="00B35F22" w:rsidRDefault="00976AF7" w14:paraId="7E2CDB8A" w14:textId="77777777">
            <w:pPr>
              <w:spacing w:line="295" w:lineRule="auto"/>
              <w:jc w:val="both"/>
            </w:pP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19EF28CF" w14:textId="77777777">
            <w:pPr>
              <w:spacing w:before="6" w:after="6" w:line="295" w:lineRule="auto"/>
              <w:jc w:val="both"/>
              <w:rPr>
                <w:szCs w:val="26"/>
              </w:rPr>
            </w:pPr>
            <w:r w:rsidRPr="005D3EFE">
              <w:rPr>
                <w:szCs w:val="26"/>
              </w:rPr>
              <w:t>Trên bảng cờ tích hợp</w:t>
            </w:r>
            <w:r>
              <w:rPr>
                <w:szCs w:val="26"/>
              </w:rPr>
              <w:t xml:space="preserve"> của</w:t>
            </w:r>
            <w:r w:rsidRPr="005D3EFE">
              <w:rPr>
                <w:szCs w:val="26"/>
              </w:rPr>
              <w:t xml:space="preserve"> </w:t>
            </w:r>
            <w:r>
              <w:rPr>
                <w:szCs w:val="26"/>
              </w:rPr>
              <w:t>thông tin tài khoản DW_STL</w:t>
            </w:r>
            <w:r w:rsidRPr="005D3EFE">
              <w:rPr>
                <w:szCs w:val="26"/>
              </w:rPr>
              <w:t>, cờ ERP_FIS = Y</w:t>
            </w:r>
          </w:p>
        </w:tc>
      </w:tr>
      <w:tr w:rsidRPr="005D760D" w:rsidR="00976AF7" w:rsidTr="00B35F22" w14:paraId="2AF29DE7"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3CC3BD3A" w14:textId="77777777">
            <w:pPr>
              <w:pStyle w:val="ListParagraph"/>
              <w:spacing w:before="6" w:after="6" w:line="295" w:lineRule="auto"/>
              <w:ind w:left="0"/>
              <w:contextualSpacing w:val="0"/>
              <w:jc w:val="both"/>
              <w:rPr>
                <w:color w:val="000000"/>
                <w:szCs w:val="26"/>
              </w:rPr>
            </w:pPr>
            <w:commentRangeStart w:id="42"/>
            <w:r>
              <w:rPr>
                <w:color w:val="000000"/>
                <w:szCs w:val="26"/>
              </w:rPr>
              <w:t>TH24:</w:t>
            </w:r>
          </w:p>
          <w:p w:rsidR="00976AF7" w:rsidP="00B35F22" w:rsidRDefault="00976AF7" w14:paraId="3C3F309D" w14:textId="77777777">
            <w:pPr>
              <w:pStyle w:val="ListParagraph"/>
              <w:spacing w:before="6" w:after="6" w:line="295" w:lineRule="auto"/>
              <w:ind w:left="0"/>
              <w:contextualSpacing w:val="0"/>
              <w:jc w:val="both"/>
              <w:rPr>
                <w:color w:val="000000"/>
                <w:szCs w:val="26"/>
              </w:rPr>
            </w:pPr>
            <w:r>
              <w:rPr>
                <w:color w:val="000000"/>
                <w:szCs w:val="26"/>
              </w:rPr>
              <w:t>TH_0205</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AC2D94" w:rsidR="00976AF7" w:rsidP="00B35F22" w:rsidRDefault="00976AF7" w14:paraId="5F38C901" w14:textId="77777777">
            <w:pPr>
              <w:pStyle w:val="ListParagraph"/>
              <w:spacing w:before="6" w:after="6" w:line="295" w:lineRule="auto"/>
              <w:ind w:left="0"/>
              <w:jc w:val="both"/>
            </w:pPr>
            <w:r>
              <w:t>Tích hợp một số chỉ tiêu của báo cáo ZGL0205 từ Core</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208420A1" w14:textId="77777777">
            <w:pPr>
              <w:spacing w:before="6" w:after="6" w:line="295" w:lineRule="auto"/>
              <w:jc w:val="both"/>
              <w:rPr>
                <w:szCs w:val="26"/>
              </w:rPr>
            </w:pPr>
            <w:r>
              <w:rPr>
                <w:szCs w:val="26"/>
              </w:rPr>
              <w:t xml:space="preserve">+ </w:t>
            </w:r>
            <w:r w:rsidRPr="00AC2D94">
              <w:rPr>
                <w:szCs w:val="26"/>
              </w:rPr>
              <w:t>Trên bảng cờ tích hợp của</w:t>
            </w:r>
            <w:r w:rsidRPr="00AC2D94">
              <w:t xml:space="preserve"> </w:t>
            </w:r>
            <w:r>
              <w:t>DW_DS</w:t>
            </w:r>
            <w:r w:rsidRPr="00AC2D94">
              <w:rPr>
                <w:szCs w:val="26"/>
              </w:rPr>
              <w:t>, cờ ERP_FIS = Y</w:t>
            </w:r>
          </w:p>
          <w:p w:rsidRPr="00AC2D94" w:rsidR="00976AF7" w:rsidP="00B35F22" w:rsidRDefault="00976AF7" w14:paraId="07E47E3C" w14:textId="77777777">
            <w:pPr>
              <w:spacing w:before="6" w:after="6" w:line="295" w:lineRule="auto"/>
              <w:jc w:val="both"/>
              <w:rPr>
                <w:szCs w:val="26"/>
              </w:rPr>
            </w:pPr>
            <w:r>
              <w:rPr>
                <w:szCs w:val="26"/>
              </w:rPr>
              <w:t xml:space="preserve">+ </w:t>
            </w:r>
            <w:r w:rsidRPr="00420D1C">
              <w:rPr>
                <w:szCs w:val="26"/>
              </w:rPr>
              <w:t>Trên bảng cờ tích hợp của</w:t>
            </w:r>
            <w:r>
              <w:t xml:space="preserve"> TH_0205</w:t>
            </w:r>
            <w:r w:rsidRPr="00420D1C">
              <w:rPr>
                <w:szCs w:val="26"/>
              </w:rPr>
              <w:t>, cờ ERP_</w:t>
            </w:r>
            <w:r>
              <w:rPr>
                <w:szCs w:val="26"/>
              </w:rPr>
              <w:t>VCB</w:t>
            </w:r>
            <w:r w:rsidRPr="00420D1C">
              <w:rPr>
                <w:szCs w:val="26"/>
              </w:rPr>
              <w:t xml:space="preserve"> = Y</w:t>
            </w:r>
          </w:p>
        </w:tc>
        <w:tc>
          <w:tcPr>
            <w:tcW w:w="1841" w:type="pct"/>
            <w:tcBorders>
              <w:top w:val="single" w:color="auto" w:sz="4" w:space="0"/>
              <w:left w:val="single" w:color="auto" w:sz="4" w:space="0"/>
              <w:bottom w:val="single" w:color="auto" w:sz="4" w:space="0"/>
              <w:right w:val="single" w:color="auto" w:sz="4" w:space="0"/>
            </w:tcBorders>
          </w:tcPr>
          <w:p w:rsidR="00976AF7" w:rsidP="00B35F22" w:rsidRDefault="00976AF7" w14:paraId="63CB6AAF" w14:textId="77777777">
            <w:pPr>
              <w:spacing w:line="295" w:lineRule="auto"/>
              <w:jc w:val="both"/>
              <w:rPr>
                <w:lang w:bidi="lo-LA"/>
              </w:rPr>
            </w:pPr>
            <w:r w:rsidRPr="000D0C97">
              <w:t xml:space="preserve">ERP </w:t>
            </w:r>
            <w:r>
              <w:t>gọi ra Job TH_0205</w:t>
            </w:r>
            <w:r>
              <w:rPr>
                <w:lang w:bidi="lo-LA"/>
              </w:rPr>
              <w:t xml:space="preserve"> ngay sau DW_DS </w:t>
            </w:r>
            <w:r w:rsidRPr="00C62F4B">
              <w:rPr>
                <w:lang w:bidi="lo-LA"/>
              </w:rPr>
              <w:t>hoàn thành</w:t>
            </w:r>
            <w:r>
              <w:rPr>
                <w:lang w:bidi="lo-LA"/>
              </w:rPr>
              <w:t>.</w:t>
            </w:r>
          </w:p>
          <w:p w:rsidR="00976AF7" w:rsidP="00B35F22" w:rsidRDefault="00976AF7" w14:paraId="76F163CD" w14:textId="77777777">
            <w:pPr>
              <w:spacing w:line="295" w:lineRule="auto"/>
              <w:jc w:val="both"/>
              <w:rPr>
                <w:lang w:bidi="lo-LA"/>
              </w:rPr>
            </w:pPr>
            <w:r>
              <w:rPr>
                <w:lang w:bidi="lo-LA"/>
              </w:rPr>
              <w:t>Job check cờ VCB_ERP của Z_TH_0205 trong bảng Flag, nếu có thì sẽ chạy chương trình tích hợp chỉ tiêu BCTC từ Core, cập nhật cờ FIS_ERP cho Z_TH_0205 trong bảng FLAG, và dừng Job, nếu ko có cờ thì Job không thực hiện gì, và dừng Job.</w:t>
            </w:r>
          </w:p>
          <w:p w:rsidRPr="00AC2D94" w:rsidR="0003040B" w:rsidP="0003040B" w:rsidRDefault="0003040B" w14:paraId="0DC89FD5" w14:textId="5F96CFC3">
            <w:pPr>
              <w:spacing w:line="295" w:lineRule="auto"/>
              <w:jc w:val="both"/>
            </w:pPr>
            <w:r w:rsidRPr="0003040B">
              <w:rPr>
                <w:color w:val="FF0000"/>
                <w:lang w:bidi="lo-LA"/>
              </w:rPr>
              <w:t>Lưu ý: N</w:t>
            </w:r>
            <w:r w:rsidRPr="0003040B">
              <w:rPr>
                <w:color w:val="FF0000"/>
              </w:rPr>
              <w:t>goài Job được tự động trong luồng, chức năng này còn được đặt Job độc lập lúc 8h30 và 9h30 hàng ngày.</w:t>
            </w: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64A86334" w14:textId="77777777">
            <w:pPr>
              <w:spacing w:before="6" w:after="6" w:line="295" w:lineRule="auto"/>
              <w:jc w:val="both"/>
              <w:rPr>
                <w:szCs w:val="26"/>
              </w:rPr>
            </w:pPr>
            <w:r w:rsidRPr="00420D1C">
              <w:rPr>
                <w:szCs w:val="26"/>
              </w:rPr>
              <w:t xml:space="preserve">Trên bảng cờ tích hợp của </w:t>
            </w:r>
            <w:r>
              <w:rPr>
                <w:szCs w:val="26"/>
              </w:rPr>
              <w:t xml:space="preserve">Z_TH_0205, </w:t>
            </w:r>
            <w:r w:rsidRPr="00420D1C">
              <w:rPr>
                <w:szCs w:val="26"/>
              </w:rPr>
              <w:t>cờ ERP_FIS = Y</w:t>
            </w:r>
            <w:commentRangeEnd w:id="42"/>
            <w:r w:rsidR="00A576BC">
              <w:rPr>
                <w:rStyle w:val="CommentReference"/>
                <w:lang w:val="x-none" w:eastAsia="x-none"/>
              </w:rPr>
              <w:commentReference w:id="42"/>
            </w:r>
          </w:p>
        </w:tc>
      </w:tr>
      <w:tr w:rsidRPr="005D760D" w:rsidR="00976AF7" w:rsidTr="00B35F22" w14:paraId="0AC02A0D" w14:textId="77777777">
        <w:trPr>
          <w:trHeight w:val="1291"/>
        </w:trPr>
        <w:tc>
          <w:tcPr>
            <w:tcW w:w="688"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38A082DB" w14:textId="77777777">
            <w:pPr>
              <w:pStyle w:val="ListParagraph"/>
              <w:spacing w:before="6" w:after="6" w:line="295" w:lineRule="auto"/>
              <w:ind w:left="0"/>
              <w:contextualSpacing w:val="0"/>
              <w:jc w:val="both"/>
              <w:rPr>
                <w:color w:val="000000"/>
                <w:szCs w:val="26"/>
              </w:rPr>
            </w:pPr>
            <w:r>
              <w:rPr>
                <w:color w:val="000000"/>
                <w:szCs w:val="26"/>
              </w:rPr>
              <w:t>TH25:</w:t>
            </w:r>
          </w:p>
          <w:p w:rsidR="00976AF7" w:rsidP="00B35F22" w:rsidRDefault="00976AF7" w14:paraId="00C8E088" w14:textId="77777777">
            <w:pPr>
              <w:pStyle w:val="ListParagraph"/>
              <w:spacing w:before="6" w:after="6" w:line="295" w:lineRule="auto"/>
              <w:ind w:left="0"/>
              <w:contextualSpacing w:val="0"/>
              <w:jc w:val="both"/>
              <w:rPr>
                <w:color w:val="000000"/>
                <w:szCs w:val="26"/>
              </w:rPr>
            </w:pPr>
            <w:r>
              <w:rPr>
                <w:color w:val="000000"/>
                <w:szCs w:val="26"/>
              </w:rPr>
              <w:t>THCD_SBV</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AC2D94" w:rsidR="00976AF7" w:rsidP="00B35F22" w:rsidRDefault="00976AF7" w14:paraId="355A7422" w14:textId="77777777">
            <w:pPr>
              <w:pStyle w:val="ListParagraph"/>
              <w:spacing w:before="6" w:after="6" w:line="295" w:lineRule="auto"/>
              <w:ind w:left="0"/>
              <w:jc w:val="both"/>
            </w:pPr>
            <w:r>
              <w:t>Tổng hợp cân đối theo ngày của TK SBV</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6A261511" w14:textId="77777777">
            <w:pPr>
              <w:spacing w:before="6" w:after="6" w:line="295" w:lineRule="auto"/>
              <w:jc w:val="both"/>
              <w:rPr>
                <w:szCs w:val="26"/>
              </w:rPr>
            </w:pPr>
            <w:r w:rsidRPr="00AB1591">
              <w:rPr>
                <w:szCs w:val="26"/>
                <w:u w:val="single"/>
              </w:rPr>
              <w:t>Cuối ngày</w:t>
            </w:r>
            <w:r>
              <w:rPr>
                <w:szCs w:val="26"/>
              </w:rPr>
              <w:t xml:space="preserve">: </w:t>
            </w:r>
            <w:r w:rsidRPr="00420D1C">
              <w:rPr>
                <w:szCs w:val="26"/>
              </w:rPr>
              <w:t>Trên bảng cờ tích hợp của</w:t>
            </w:r>
            <w:r w:rsidRPr="00420D1C">
              <w:t xml:space="preserve"> ZCGL09 và PHAC</w:t>
            </w:r>
            <w:r w:rsidRPr="00420D1C">
              <w:rPr>
                <w:szCs w:val="26"/>
              </w:rPr>
              <w:t>, cờ ERP_FIS = Y</w:t>
            </w:r>
          </w:p>
          <w:p w:rsidRPr="00420D1C" w:rsidR="00976AF7" w:rsidP="00B35F22" w:rsidRDefault="00976AF7" w14:paraId="520314EA" w14:textId="77777777">
            <w:pPr>
              <w:spacing w:before="6" w:after="6" w:line="295" w:lineRule="auto"/>
              <w:jc w:val="both"/>
              <w:rPr>
                <w:szCs w:val="26"/>
              </w:rPr>
            </w:pPr>
            <w:r w:rsidRPr="00AB1591">
              <w:rPr>
                <w:szCs w:val="26"/>
                <w:u w:val="single"/>
              </w:rPr>
              <w:t>Cuối tháng</w:t>
            </w:r>
            <w:r>
              <w:rPr>
                <w:szCs w:val="26"/>
              </w:rPr>
              <w:t xml:space="preserve">: </w:t>
            </w:r>
            <w:r w:rsidRPr="00420D1C">
              <w:rPr>
                <w:szCs w:val="26"/>
              </w:rPr>
              <w:t>Trên bảng cờ tích hợp của</w:t>
            </w:r>
            <w:r w:rsidRPr="00420D1C">
              <w:t xml:space="preserve"> ZCGL</w:t>
            </w:r>
            <w:r>
              <w:t>11</w:t>
            </w:r>
            <w:r w:rsidRPr="00420D1C">
              <w:t xml:space="preserve"> và PHAC</w:t>
            </w:r>
            <w:r w:rsidRPr="00420D1C">
              <w:rPr>
                <w:szCs w:val="26"/>
              </w:rPr>
              <w:t>, cờ ERP_FIS = Y</w:t>
            </w:r>
          </w:p>
        </w:tc>
        <w:tc>
          <w:tcPr>
            <w:tcW w:w="1841" w:type="pct"/>
            <w:tcBorders>
              <w:top w:val="single" w:color="auto" w:sz="4" w:space="0"/>
              <w:left w:val="single" w:color="auto" w:sz="4" w:space="0"/>
              <w:bottom w:val="single" w:color="auto" w:sz="4" w:space="0"/>
              <w:right w:val="single" w:color="auto" w:sz="4" w:space="0"/>
            </w:tcBorders>
          </w:tcPr>
          <w:p w:rsidR="00976AF7" w:rsidP="00B35F22" w:rsidRDefault="00976AF7" w14:paraId="5B462E2C" w14:textId="77777777">
            <w:pPr>
              <w:spacing w:line="295" w:lineRule="auto"/>
              <w:jc w:val="both"/>
            </w:pPr>
            <w:r w:rsidRPr="000D0C97">
              <w:t xml:space="preserve">ERP đặt </w:t>
            </w:r>
            <w:r>
              <w:t xml:space="preserve">2 </w:t>
            </w:r>
            <w:r w:rsidRPr="000D0C97">
              <w:t xml:space="preserve">Job chạy </w:t>
            </w:r>
            <w:r>
              <w:rPr>
                <w:lang w:bidi="lo-LA"/>
              </w:rPr>
              <w:t>2</w:t>
            </w:r>
            <w:r w:rsidRPr="000D0C97">
              <w:rPr>
                <w:lang w:bidi="lo-LA"/>
              </w:rPr>
              <w:t xml:space="preserve"> phút/lần,</w:t>
            </w:r>
            <w:r w:rsidRPr="00C62F4B">
              <w:rPr>
                <w:lang w:bidi="lo-LA"/>
              </w:rPr>
              <w:t xml:space="preserve"> bắt đầu ngay sau ZCGL09 hoàn thành</w:t>
            </w:r>
            <w:r>
              <w:rPr>
                <w:lang w:bidi="lo-LA"/>
              </w:rPr>
              <w:t xml:space="preserve"> (Cuối ngày), hoặc sau khi ZCGL11 hoàn thành (Nếu là ngày cuối tháng).</w:t>
            </w:r>
          </w:p>
          <w:p w:rsidR="00976AF7" w:rsidP="00B35F22" w:rsidRDefault="00976AF7" w14:paraId="2E662DAB" w14:textId="77777777">
            <w:pPr>
              <w:spacing w:line="295" w:lineRule="auto"/>
              <w:jc w:val="both"/>
            </w:pPr>
            <w:r w:rsidRPr="00420D1C">
              <w:t xml:space="preserve">Job </w:t>
            </w:r>
            <w:r>
              <w:t xml:space="preserve">tổng hợp cân đối ngày của TK SBV </w:t>
            </w:r>
            <w:r w:rsidRPr="00420D1C">
              <w:t>sau</w:t>
            </w:r>
            <w:r>
              <w:t xml:space="preserve"> khi</w:t>
            </w:r>
            <w:r w:rsidRPr="00420D1C">
              <w:t xml:space="preserve"> </w:t>
            </w:r>
            <w:r>
              <w:t>quét có</w:t>
            </w:r>
            <w:r w:rsidRPr="00420D1C">
              <w:t xml:space="preserve"> cờ thành công của ZCGL09</w:t>
            </w:r>
            <w:r>
              <w:t>/ZCGL11</w:t>
            </w:r>
            <w:r w:rsidRPr="00420D1C">
              <w:t>, và cờ tích hợp t</w:t>
            </w:r>
            <w:r>
              <w:t>hành công của Phát hành ấn chỉ.</w:t>
            </w:r>
          </w:p>
          <w:p w:rsidR="00976AF7" w:rsidP="00B35F22" w:rsidRDefault="00976AF7" w14:paraId="20F2D13D" w14:textId="77777777">
            <w:pPr>
              <w:spacing w:line="295" w:lineRule="auto"/>
              <w:jc w:val="both"/>
            </w:pPr>
            <w:r>
              <w:t>2 Job bao gồm:</w:t>
            </w:r>
          </w:p>
          <w:p w:rsidR="00976AF7" w:rsidP="00B35F22" w:rsidRDefault="00976AF7" w14:paraId="1E51DC04" w14:textId="77777777">
            <w:pPr>
              <w:spacing w:line="295" w:lineRule="auto"/>
              <w:jc w:val="both"/>
            </w:pPr>
            <w:r>
              <w:t>+ ZTHCD_SBV_1N: Chạy tổng hợp cho 1 ngày (ngày T-1)</w:t>
            </w:r>
          </w:p>
          <w:p w:rsidRPr="00420D1C" w:rsidR="00976AF7" w:rsidP="00B35F22" w:rsidRDefault="00976AF7" w14:paraId="45724A89" w14:textId="77777777">
            <w:pPr>
              <w:spacing w:line="295" w:lineRule="auto"/>
              <w:jc w:val="both"/>
            </w:pPr>
            <w:r>
              <w:t>+ ZTHCD_SBV: Chạy tổng hợp có backdate (từ ngày backdate đến ngày T-1).</w:t>
            </w:r>
          </w:p>
        </w:tc>
        <w:tc>
          <w:tcPr>
            <w:tcW w:w="873" w:type="pct"/>
            <w:tcBorders>
              <w:top w:val="single" w:color="auto" w:sz="4" w:space="0"/>
              <w:left w:val="single" w:color="auto" w:sz="4" w:space="0"/>
              <w:bottom w:val="single" w:color="auto" w:sz="4" w:space="0"/>
              <w:right w:val="single" w:color="auto" w:sz="4" w:space="0"/>
            </w:tcBorders>
          </w:tcPr>
          <w:p w:rsidRPr="00420D1C" w:rsidR="00976AF7" w:rsidP="00B35F22" w:rsidRDefault="00976AF7" w14:paraId="4CA255BE" w14:textId="77777777">
            <w:pPr>
              <w:spacing w:before="6" w:after="6" w:line="295" w:lineRule="auto"/>
              <w:jc w:val="both"/>
              <w:rPr>
                <w:szCs w:val="26"/>
              </w:rPr>
            </w:pPr>
            <w:r w:rsidRPr="00420D1C">
              <w:rPr>
                <w:szCs w:val="26"/>
              </w:rPr>
              <w:t xml:space="preserve">Trên bảng cờ tích hợp của </w:t>
            </w:r>
            <w:r>
              <w:rPr>
                <w:szCs w:val="26"/>
              </w:rPr>
              <w:t xml:space="preserve">ZTHCD_SBV, </w:t>
            </w:r>
            <w:r w:rsidRPr="00420D1C">
              <w:rPr>
                <w:szCs w:val="26"/>
              </w:rPr>
              <w:t>cờ ERP_FIS = Y</w:t>
            </w:r>
          </w:p>
        </w:tc>
      </w:tr>
      <w:tr w:rsidRPr="005D760D" w:rsidR="00976AF7" w:rsidTr="00B35F22" w14:paraId="0BDA4D54" w14:textId="77777777">
        <w:trPr>
          <w:trHeight w:val="1291"/>
        </w:trPr>
        <w:tc>
          <w:tcPr>
            <w:tcW w:w="688"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0919E7E7" w14:textId="77777777">
            <w:pPr>
              <w:pStyle w:val="ListParagraph"/>
              <w:spacing w:before="6" w:after="6" w:line="295" w:lineRule="auto"/>
              <w:ind w:left="0"/>
              <w:contextualSpacing w:val="0"/>
              <w:jc w:val="both"/>
              <w:rPr>
                <w:color w:val="000000"/>
                <w:szCs w:val="26"/>
              </w:rPr>
            </w:pPr>
            <w:r>
              <w:rPr>
                <w:color w:val="000000"/>
                <w:szCs w:val="26"/>
              </w:rPr>
              <w:t>TH26:</w:t>
            </w:r>
          </w:p>
          <w:p w:rsidR="00976AF7" w:rsidP="00B35F22" w:rsidRDefault="00976AF7" w14:paraId="41E23EB7" w14:textId="77777777">
            <w:pPr>
              <w:pStyle w:val="ListParagraph"/>
              <w:spacing w:before="6" w:after="6" w:line="295" w:lineRule="auto"/>
              <w:ind w:left="0"/>
              <w:contextualSpacing w:val="0"/>
              <w:jc w:val="both"/>
              <w:rPr>
                <w:color w:val="000000"/>
                <w:szCs w:val="26"/>
              </w:rPr>
            </w:pPr>
            <w:r>
              <w:rPr>
                <w:color w:val="000000"/>
                <w:szCs w:val="26"/>
              </w:rPr>
              <w:t>ZCGL27_1</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1F8CDC5B" w14:textId="77777777">
            <w:pPr>
              <w:pStyle w:val="ListParagraph"/>
              <w:spacing w:before="6" w:after="6" w:line="295" w:lineRule="auto"/>
              <w:ind w:left="0"/>
              <w:jc w:val="both"/>
            </w:pPr>
            <w:r>
              <w:t>Kết chuyển cam kết ngoại bảng từ Đơn vị ghi sổ về TSCN</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420D1C" w:rsidR="00976AF7" w:rsidP="00B35F22" w:rsidRDefault="00976AF7" w14:paraId="79EE5BC8" w14:textId="77777777">
            <w:pPr>
              <w:spacing w:before="6" w:after="6" w:line="295" w:lineRule="auto"/>
              <w:jc w:val="both"/>
              <w:rPr>
                <w:szCs w:val="26"/>
              </w:rPr>
            </w:pPr>
            <w:r w:rsidRPr="00420D1C">
              <w:rPr>
                <w:szCs w:val="26"/>
              </w:rPr>
              <w:t>Trên bảng cờ tích hợp của</w:t>
            </w:r>
            <w:r w:rsidRPr="00420D1C">
              <w:t xml:space="preserve"> ZCGL</w:t>
            </w:r>
            <w:r>
              <w:t>13</w:t>
            </w:r>
            <w:r w:rsidRPr="00420D1C">
              <w:rPr>
                <w:szCs w:val="26"/>
              </w:rPr>
              <w:t>, cờ ERP_FIS = Y</w:t>
            </w:r>
          </w:p>
        </w:tc>
        <w:tc>
          <w:tcPr>
            <w:tcW w:w="1841" w:type="pct"/>
            <w:tcBorders>
              <w:top w:val="single" w:color="auto" w:sz="4" w:space="0"/>
              <w:left w:val="single" w:color="auto" w:sz="4" w:space="0"/>
              <w:bottom w:val="single" w:color="auto" w:sz="4" w:space="0"/>
              <w:right w:val="single" w:color="auto" w:sz="4" w:space="0"/>
            </w:tcBorders>
          </w:tcPr>
          <w:p w:rsidRPr="000D0C97" w:rsidR="00976AF7" w:rsidP="00B35F22" w:rsidRDefault="00976AF7" w14:paraId="484407DC" w14:textId="77777777">
            <w:pPr>
              <w:spacing w:line="295" w:lineRule="auto"/>
              <w:jc w:val="both"/>
            </w:pPr>
            <w:r w:rsidRPr="000D0C97">
              <w:t>ERP gọi ra Job của ZCGL</w:t>
            </w:r>
            <w:r>
              <w:t>2</w:t>
            </w:r>
            <w:r w:rsidRPr="000D0C97">
              <w:t>7</w:t>
            </w:r>
            <w:r>
              <w:t>_1</w:t>
            </w:r>
            <w:r w:rsidRPr="000D0C97">
              <w:t xml:space="preserve"> sau khi có cờ của Job ZCGL</w:t>
            </w:r>
            <w:r>
              <w:t>13</w:t>
            </w:r>
            <w:r w:rsidRPr="000D0C97">
              <w:t>.</w:t>
            </w:r>
          </w:p>
          <w:p w:rsidR="00976AF7" w:rsidP="00B35F22" w:rsidRDefault="00976AF7" w14:paraId="74EE54AA" w14:textId="77777777">
            <w:pPr>
              <w:spacing w:line="295" w:lineRule="auto"/>
              <w:jc w:val="both"/>
              <w:rPr>
                <w:color w:val="1F497D"/>
              </w:rPr>
            </w:pPr>
            <w:r w:rsidRPr="000D0C97">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7633047A" w14:textId="77777777">
            <w:pPr>
              <w:spacing w:before="6" w:after="6" w:line="295" w:lineRule="auto"/>
              <w:jc w:val="both"/>
              <w:rPr>
                <w:szCs w:val="26"/>
              </w:rPr>
            </w:pPr>
            <w:r w:rsidRPr="005D3EFE">
              <w:rPr>
                <w:szCs w:val="26"/>
              </w:rPr>
              <w:t>Trên bảng cờ tích hợp của</w:t>
            </w:r>
            <w:r w:rsidRPr="005D3EFE">
              <w:t xml:space="preserve"> </w:t>
            </w:r>
            <w:r>
              <w:t>ZCGL27_1</w:t>
            </w:r>
            <w:r w:rsidRPr="005D3EFE">
              <w:rPr>
                <w:szCs w:val="26"/>
              </w:rPr>
              <w:t>, cờ ERP_FIS = Y</w:t>
            </w:r>
            <w:r>
              <w:rPr>
                <w:szCs w:val="26"/>
              </w:rPr>
              <w:t xml:space="preserve"> hoặc E.</w:t>
            </w:r>
          </w:p>
          <w:p w:rsidRPr="005D3EFE" w:rsidR="00976AF7" w:rsidP="00B35F22" w:rsidRDefault="00976AF7" w14:paraId="1E3FACF1" w14:textId="77777777">
            <w:pPr>
              <w:spacing w:before="6" w:after="6" w:line="295" w:lineRule="auto"/>
              <w:jc w:val="both"/>
              <w:rPr>
                <w:szCs w:val="26"/>
              </w:rPr>
            </w:pPr>
            <w:r w:rsidRPr="005D3EFE">
              <w:rPr>
                <w:szCs w:val="26"/>
              </w:rPr>
              <w:t>Các lỗi dữ liệu (nếu có) được ghi nhận trong bảng Log.</w:t>
            </w:r>
          </w:p>
        </w:tc>
      </w:tr>
      <w:tr w:rsidRPr="005D760D" w:rsidR="00976AF7" w:rsidTr="00B35F22" w14:paraId="4F0F225D" w14:textId="77777777">
        <w:trPr>
          <w:trHeight w:val="1291"/>
        </w:trPr>
        <w:tc>
          <w:tcPr>
            <w:tcW w:w="688"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50D556B2" w14:textId="77777777">
            <w:pPr>
              <w:pStyle w:val="ListParagraph"/>
              <w:spacing w:before="6" w:after="6" w:line="295" w:lineRule="auto"/>
              <w:ind w:left="0"/>
              <w:contextualSpacing w:val="0"/>
              <w:jc w:val="both"/>
              <w:rPr>
                <w:color w:val="000000"/>
                <w:szCs w:val="26"/>
              </w:rPr>
            </w:pPr>
            <w:r>
              <w:rPr>
                <w:color w:val="000000"/>
                <w:szCs w:val="26"/>
              </w:rPr>
              <w:t>TH27:</w:t>
            </w:r>
          </w:p>
          <w:p w:rsidR="00976AF7" w:rsidP="00B35F22" w:rsidRDefault="00976AF7" w14:paraId="236BD9EF" w14:textId="77777777">
            <w:pPr>
              <w:pStyle w:val="ListParagraph"/>
              <w:spacing w:before="6" w:after="6" w:line="295" w:lineRule="auto"/>
              <w:ind w:left="0"/>
              <w:contextualSpacing w:val="0"/>
              <w:jc w:val="both"/>
              <w:rPr>
                <w:color w:val="000000"/>
                <w:szCs w:val="26"/>
              </w:rPr>
            </w:pPr>
            <w:r>
              <w:rPr>
                <w:color w:val="000000"/>
                <w:szCs w:val="26"/>
              </w:rPr>
              <w:t>ZCGL27</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7B94758B" w14:textId="77777777">
            <w:pPr>
              <w:pStyle w:val="ListParagraph"/>
              <w:spacing w:before="6" w:after="6" w:line="295" w:lineRule="auto"/>
              <w:ind w:left="0"/>
              <w:jc w:val="both"/>
            </w:pPr>
            <w:r>
              <w:t>Kết chuyển cam kết ngoại bảng từ TSCN về TSC</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420D1C" w:rsidR="00976AF7" w:rsidP="00B35F22" w:rsidRDefault="00976AF7" w14:paraId="096E5FE4" w14:textId="77777777">
            <w:pPr>
              <w:spacing w:before="6" w:after="6" w:line="295" w:lineRule="auto"/>
              <w:jc w:val="both"/>
              <w:rPr>
                <w:szCs w:val="26"/>
              </w:rPr>
            </w:pPr>
            <w:r w:rsidRPr="00420D1C">
              <w:rPr>
                <w:szCs w:val="26"/>
              </w:rPr>
              <w:t>Trên bảng cờ tích hợp của</w:t>
            </w:r>
            <w:r w:rsidRPr="00420D1C">
              <w:t xml:space="preserve"> ZCGL</w:t>
            </w:r>
            <w:r>
              <w:t>27_1</w:t>
            </w:r>
            <w:r w:rsidRPr="00420D1C">
              <w:rPr>
                <w:szCs w:val="26"/>
              </w:rPr>
              <w:t>, cờ ERP_FIS = Y</w:t>
            </w:r>
          </w:p>
        </w:tc>
        <w:tc>
          <w:tcPr>
            <w:tcW w:w="1841" w:type="pct"/>
            <w:tcBorders>
              <w:top w:val="single" w:color="auto" w:sz="4" w:space="0"/>
              <w:left w:val="single" w:color="auto" w:sz="4" w:space="0"/>
              <w:bottom w:val="single" w:color="auto" w:sz="4" w:space="0"/>
              <w:right w:val="single" w:color="auto" w:sz="4" w:space="0"/>
            </w:tcBorders>
          </w:tcPr>
          <w:p w:rsidRPr="000D0C97" w:rsidR="00976AF7" w:rsidP="00B35F22" w:rsidRDefault="00976AF7" w14:paraId="6A61742F" w14:textId="77777777">
            <w:pPr>
              <w:spacing w:line="295" w:lineRule="auto"/>
              <w:jc w:val="both"/>
            </w:pPr>
            <w:r w:rsidRPr="000D0C97">
              <w:t>ERP gọi ra Job của ZCGL</w:t>
            </w:r>
            <w:r>
              <w:t>2</w:t>
            </w:r>
            <w:r w:rsidRPr="000D0C97">
              <w:t>7 sau khi có cờ của Job ZCGL</w:t>
            </w:r>
            <w:r>
              <w:t>27_1</w:t>
            </w:r>
            <w:r w:rsidRPr="000D0C97">
              <w:t>.</w:t>
            </w:r>
          </w:p>
          <w:p w:rsidR="00976AF7" w:rsidP="00B35F22" w:rsidRDefault="00976AF7" w14:paraId="37B31E6B" w14:textId="77777777">
            <w:pPr>
              <w:spacing w:line="295" w:lineRule="auto"/>
              <w:jc w:val="both"/>
              <w:rPr>
                <w:color w:val="1F497D"/>
              </w:rPr>
            </w:pPr>
            <w:r w:rsidRPr="000D0C97">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6DA2C590" w14:textId="77777777">
            <w:pPr>
              <w:spacing w:before="6" w:after="6" w:line="295" w:lineRule="auto"/>
              <w:jc w:val="both"/>
              <w:rPr>
                <w:szCs w:val="26"/>
              </w:rPr>
            </w:pPr>
            <w:r w:rsidRPr="005D3EFE">
              <w:rPr>
                <w:szCs w:val="26"/>
              </w:rPr>
              <w:t>Trên bảng cờ tích hợp của</w:t>
            </w:r>
            <w:r w:rsidRPr="005D3EFE">
              <w:t xml:space="preserve"> </w:t>
            </w:r>
            <w:r>
              <w:t>ZCGL27</w:t>
            </w:r>
            <w:r w:rsidRPr="005D3EFE">
              <w:rPr>
                <w:szCs w:val="26"/>
              </w:rPr>
              <w:t>, cờ ERP_FIS = Y</w:t>
            </w:r>
            <w:r>
              <w:rPr>
                <w:szCs w:val="26"/>
              </w:rPr>
              <w:t xml:space="preserve"> hoặc E.</w:t>
            </w:r>
          </w:p>
          <w:p w:rsidRPr="005D3EFE" w:rsidR="00976AF7" w:rsidP="00B35F22" w:rsidRDefault="00976AF7" w14:paraId="18820539" w14:textId="77777777">
            <w:pPr>
              <w:spacing w:before="6" w:after="6" w:line="295" w:lineRule="auto"/>
              <w:jc w:val="both"/>
              <w:rPr>
                <w:szCs w:val="26"/>
              </w:rPr>
            </w:pPr>
            <w:r w:rsidRPr="005D3EFE">
              <w:rPr>
                <w:szCs w:val="26"/>
              </w:rPr>
              <w:t>- Các lỗi dữ liệu (nếu có) được ghi nhận trong bảng Log.</w:t>
            </w:r>
          </w:p>
        </w:tc>
      </w:tr>
      <w:tr w:rsidRPr="005D760D" w:rsidR="00976AF7" w:rsidTr="00B35F22" w14:paraId="168E2055" w14:textId="77777777">
        <w:trPr>
          <w:trHeight w:val="1291"/>
        </w:trPr>
        <w:tc>
          <w:tcPr>
            <w:tcW w:w="688"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12A62EA4" w14:textId="77777777">
            <w:pPr>
              <w:pStyle w:val="ListParagraph"/>
              <w:spacing w:before="6" w:after="6" w:line="295" w:lineRule="auto"/>
              <w:ind w:left="0"/>
              <w:contextualSpacing w:val="0"/>
              <w:jc w:val="both"/>
              <w:rPr>
                <w:color w:val="000000"/>
                <w:szCs w:val="26"/>
              </w:rPr>
            </w:pPr>
            <w:r>
              <w:rPr>
                <w:color w:val="000000"/>
                <w:szCs w:val="26"/>
              </w:rPr>
              <w:t>TH28:</w:t>
            </w:r>
          </w:p>
          <w:p w:rsidR="00976AF7" w:rsidP="00B35F22" w:rsidRDefault="00976AF7" w14:paraId="0C580FCA" w14:textId="77777777">
            <w:pPr>
              <w:pStyle w:val="ListParagraph"/>
              <w:spacing w:before="6" w:after="6" w:line="295" w:lineRule="auto"/>
              <w:ind w:left="0"/>
              <w:contextualSpacing w:val="0"/>
              <w:jc w:val="both"/>
              <w:rPr>
                <w:color w:val="000000"/>
                <w:szCs w:val="26"/>
              </w:rPr>
            </w:pPr>
            <w:r>
              <w:rPr>
                <w:color w:val="000000"/>
                <w:szCs w:val="26"/>
              </w:rPr>
              <w:t>ZCGL28_NGB</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2962736E" w14:textId="77777777">
            <w:pPr>
              <w:pStyle w:val="ListParagraph"/>
              <w:spacing w:before="6" w:after="6" w:line="295" w:lineRule="auto"/>
              <w:ind w:left="0"/>
              <w:jc w:val="both"/>
            </w:pPr>
            <w:r>
              <w:t>Điều hòa cuối ngày giữa FX Sales và FX Trading (Phần ngoại bảng)</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420D1C" w:rsidR="00976AF7" w:rsidP="00B35F22" w:rsidRDefault="00976AF7" w14:paraId="40F2FB88" w14:textId="77777777">
            <w:pPr>
              <w:spacing w:before="6" w:after="6" w:line="295" w:lineRule="auto"/>
              <w:jc w:val="both"/>
              <w:rPr>
                <w:szCs w:val="26"/>
              </w:rPr>
            </w:pPr>
            <w:r w:rsidRPr="00420D1C">
              <w:rPr>
                <w:szCs w:val="26"/>
              </w:rPr>
              <w:t>Trên bảng cờ tích hợp của</w:t>
            </w:r>
            <w:r w:rsidRPr="00420D1C">
              <w:t xml:space="preserve"> ZCGL</w:t>
            </w:r>
            <w:r>
              <w:t>27</w:t>
            </w:r>
            <w:r w:rsidRPr="00420D1C">
              <w:rPr>
                <w:szCs w:val="26"/>
              </w:rPr>
              <w:t>, cờ ERP_FIS = Y</w:t>
            </w:r>
          </w:p>
        </w:tc>
        <w:tc>
          <w:tcPr>
            <w:tcW w:w="1841" w:type="pct"/>
            <w:tcBorders>
              <w:top w:val="single" w:color="auto" w:sz="4" w:space="0"/>
              <w:left w:val="single" w:color="auto" w:sz="4" w:space="0"/>
              <w:bottom w:val="single" w:color="auto" w:sz="4" w:space="0"/>
              <w:right w:val="single" w:color="auto" w:sz="4" w:space="0"/>
            </w:tcBorders>
          </w:tcPr>
          <w:p w:rsidRPr="000D0C97" w:rsidR="00976AF7" w:rsidP="00B35F22" w:rsidRDefault="00976AF7" w14:paraId="44A86F91" w14:textId="77777777">
            <w:pPr>
              <w:spacing w:line="295" w:lineRule="auto"/>
              <w:jc w:val="both"/>
            </w:pPr>
            <w:r w:rsidRPr="000D0C97">
              <w:t>ERP gọi ra Job của ZCGL</w:t>
            </w:r>
            <w:r>
              <w:t>28_NGB</w:t>
            </w:r>
            <w:r w:rsidRPr="000D0C97">
              <w:t xml:space="preserve"> sau khi có cờ của Job ZCGL</w:t>
            </w:r>
            <w:r>
              <w:t>27</w:t>
            </w:r>
            <w:r w:rsidRPr="000D0C97">
              <w:t>.</w:t>
            </w:r>
          </w:p>
          <w:p w:rsidR="00976AF7" w:rsidP="00B35F22" w:rsidRDefault="00976AF7" w14:paraId="0CCCDB61" w14:textId="77777777">
            <w:pPr>
              <w:spacing w:line="295" w:lineRule="auto"/>
              <w:jc w:val="both"/>
              <w:rPr>
                <w:color w:val="1F497D"/>
              </w:rPr>
            </w:pPr>
            <w:r w:rsidRPr="000D0C97">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2A08D994" w14:textId="77777777">
            <w:pPr>
              <w:spacing w:before="6" w:after="6" w:line="295" w:lineRule="auto"/>
              <w:jc w:val="both"/>
              <w:rPr>
                <w:szCs w:val="26"/>
              </w:rPr>
            </w:pPr>
            <w:r w:rsidRPr="005D3EFE">
              <w:rPr>
                <w:szCs w:val="26"/>
              </w:rPr>
              <w:t>Trên bảng cờ tích hợp của</w:t>
            </w:r>
            <w:r w:rsidRPr="005D3EFE">
              <w:t xml:space="preserve"> </w:t>
            </w:r>
            <w:r>
              <w:t>ZCGL28_NGB</w:t>
            </w:r>
            <w:r w:rsidRPr="005D3EFE">
              <w:rPr>
                <w:szCs w:val="26"/>
              </w:rPr>
              <w:t>, cờ ERP_FIS = Y</w:t>
            </w:r>
            <w:r>
              <w:rPr>
                <w:szCs w:val="26"/>
              </w:rPr>
              <w:t xml:space="preserve"> hoặc E.</w:t>
            </w:r>
          </w:p>
          <w:p w:rsidRPr="005D3EFE" w:rsidR="00976AF7" w:rsidP="00B35F22" w:rsidRDefault="00976AF7" w14:paraId="308FC53A" w14:textId="77777777">
            <w:pPr>
              <w:spacing w:before="6" w:after="6" w:line="295" w:lineRule="auto"/>
              <w:jc w:val="both"/>
              <w:rPr>
                <w:szCs w:val="26"/>
              </w:rPr>
            </w:pPr>
            <w:r w:rsidRPr="005D3EFE">
              <w:rPr>
                <w:szCs w:val="26"/>
              </w:rPr>
              <w:t xml:space="preserve">- Các lỗi dữ liệu (nếu có) được ghi nhận </w:t>
            </w:r>
            <w:r w:rsidRPr="005D3EFE">
              <w:rPr>
                <w:szCs w:val="26"/>
              </w:rPr>
              <w:t>trong bảng Log.</w:t>
            </w:r>
          </w:p>
        </w:tc>
      </w:tr>
      <w:tr w:rsidRPr="005D760D" w:rsidR="00976AF7" w:rsidTr="00B35F22" w14:paraId="424DF02A" w14:textId="77777777">
        <w:trPr>
          <w:trHeight w:val="1291"/>
        </w:trPr>
        <w:tc>
          <w:tcPr>
            <w:tcW w:w="688"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657B23AF" w14:textId="77777777">
            <w:pPr>
              <w:pStyle w:val="ListParagraph"/>
              <w:spacing w:before="6" w:after="6" w:line="295" w:lineRule="auto"/>
              <w:ind w:left="0"/>
              <w:contextualSpacing w:val="0"/>
              <w:jc w:val="both"/>
              <w:rPr>
                <w:color w:val="000000"/>
                <w:szCs w:val="26"/>
              </w:rPr>
            </w:pPr>
            <w:r>
              <w:rPr>
                <w:color w:val="000000"/>
                <w:szCs w:val="26"/>
              </w:rPr>
              <w:t>TH29:</w:t>
            </w:r>
          </w:p>
          <w:p w:rsidR="00976AF7" w:rsidP="00B35F22" w:rsidRDefault="00976AF7" w14:paraId="4014E35D" w14:textId="77777777">
            <w:pPr>
              <w:pStyle w:val="ListParagraph"/>
              <w:spacing w:before="6" w:after="6" w:line="295" w:lineRule="auto"/>
              <w:ind w:left="0"/>
              <w:contextualSpacing w:val="0"/>
              <w:jc w:val="both"/>
              <w:rPr>
                <w:color w:val="000000"/>
                <w:szCs w:val="26"/>
              </w:rPr>
            </w:pPr>
            <w:r>
              <w:rPr>
                <w:color w:val="000000"/>
                <w:szCs w:val="26"/>
              </w:rPr>
              <w:t>ZCGL28_NB</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7C634B1C" w14:textId="77777777">
            <w:pPr>
              <w:pStyle w:val="ListParagraph"/>
              <w:spacing w:before="6" w:after="6" w:line="295" w:lineRule="auto"/>
              <w:ind w:left="0"/>
              <w:jc w:val="both"/>
            </w:pPr>
            <w:r>
              <w:t>Điều hòa cuối ngày giữa FX Sales và FX Trading (Phần nội bảng)</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420D1C" w:rsidR="00976AF7" w:rsidP="00B35F22" w:rsidRDefault="00976AF7" w14:paraId="084579B2" w14:textId="77777777">
            <w:pPr>
              <w:spacing w:before="6" w:after="6" w:line="295" w:lineRule="auto"/>
              <w:jc w:val="both"/>
              <w:rPr>
                <w:szCs w:val="26"/>
              </w:rPr>
            </w:pPr>
            <w:r w:rsidRPr="00420D1C">
              <w:rPr>
                <w:szCs w:val="26"/>
              </w:rPr>
              <w:t>Trên bảng cờ tích hợp của</w:t>
            </w:r>
            <w:r w:rsidRPr="00420D1C">
              <w:t xml:space="preserve"> ZCGL</w:t>
            </w:r>
            <w:r>
              <w:t>07</w:t>
            </w:r>
            <w:r w:rsidRPr="00420D1C">
              <w:rPr>
                <w:szCs w:val="26"/>
              </w:rPr>
              <w:t>, cờ ERP_FIS = Y</w:t>
            </w:r>
          </w:p>
        </w:tc>
        <w:tc>
          <w:tcPr>
            <w:tcW w:w="1841" w:type="pct"/>
            <w:tcBorders>
              <w:top w:val="single" w:color="auto" w:sz="4" w:space="0"/>
              <w:left w:val="single" w:color="auto" w:sz="4" w:space="0"/>
              <w:bottom w:val="single" w:color="auto" w:sz="4" w:space="0"/>
              <w:right w:val="single" w:color="auto" w:sz="4" w:space="0"/>
            </w:tcBorders>
          </w:tcPr>
          <w:p w:rsidRPr="000D0C97" w:rsidR="00976AF7" w:rsidP="00B35F22" w:rsidRDefault="00976AF7" w14:paraId="6C5A5357" w14:textId="77777777">
            <w:pPr>
              <w:spacing w:line="295" w:lineRule="auto"/>
              <w:jc w:val="both"/>
            </w:pPr>
            <w:r w:rsidRPr="000D0C97">
              <w:t>ERP gọi ra Job của ZCGL</w:t>
            </w:r>
            <w:r>
              <w:t>28_NB</w:t>
            </w:r>
            <w:r w:rsidRPr="000D0C97">
              <w:t xml:space="preserve"> sau khi có cờ của Job ZCGL</w:t>
            </w:r>
            <w:r>
              <w:t>07</w:t>
            </w:r>
            <w:r w:rsidRPr="000D0C97">
              <w:t>.</w:t>
            </w:r>
          </w:p>
          <w:p w:rsidR="00976AF7" w:rsidP="00B35F22" w:rsidRDefault="00976AF7" w14:paraId="603C1ADA" w14:textId="77777777">
            <w:pPr>
              <w:spacing w:line="295" w:lineRule="auto"/>
              <w:jc w:val="both"/>
              <w:rPr>
                <w:color w:val="1F497D"/>
              </w:rPr>
            </w:pPr>
            <w:r w:rsidRPr="000D0C97">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7CDF0CE9" w14:textId="77777777">
            <w:pPr>
              <w:spacing w:before="6" w:after="6" w:line="295" w:lineRule="auto"/>
              <w:jc w:val="both"/>
              <w:rPr>
                <w:szCs w:val="26"/>
              </w:rPr>
            </w:pPr>
            <w:r w:rsidRPr="005D3EFE">
              <w:rPr>
                <w:szCs w:val="26"/>
              </w:rPr>
              <w:t>Trên bảng cờ tích hợp của</w:t>
            </w:r>
            <w:r w:rsidRPr="005D3EFE">
              <w:t xml:space="preserve"> </w:t>
            </w:r>
            <w:r>
              <w:t>ZCGL28_NB</w:t>
            </w:r>
            <w:r w:rsidRPr="005D3EFE">
              <w:rPr>
                <w:szCs w:val="26"/>
              </w:rPr>
              <w:t>, cờ ERP_FIS = Y</w:t>
            </w:r>
            <w:r>
              <w:rPr>
                <w:szCs w:val="26"/>
              </w:rPr>
              <w:t xml:space="preserve"> hoặc E.</w:t>
            </w:r>
          </w:p>
          <w:p w:rsidRPr="005D3EFE" w:rsidR="00976AF7" w:rsidP="00B35F22" w:rsidRDefault="00976AF7" w14:paraId="13FF402E" w14:textId="77777777">
            <w:pPr>
              <w:spacing w:before="6" w:after="6" w:line="295" w:lineRule="auto"/>
              <w:jc w:val="both"/>
              <w:rPr>
                <w:szCs w:val="26"/>
              </w:rPr>
            </w:pPr>
            <w:r w:rsidRPr="005D3EFE">
              <w:rPr>
                <w:szCs w:val="26"/>
              </w:rPr>
              <w:t>- Các lỗi dữ liệu (nếu có) được ghi nhận trong bảng Log.</w:t>
            </w:r>
          </w:p>
        </w:tc>
      </w:tr>
      <w:tr w:rsidRPr="005D760D" w:rsidR="00976AF7" w:rsidTr="00B35F22" w14:paraId="33353B8C" w14:textId="77777777">
        <w:trPr>
          <w:trHeight w:val="1291"/>
        </w:trPr>
        <w:tc>
          <w:tcPr>
            <w:tcW w:w="688"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430351BA" w14:textId="77777777">
            <w:pPr>
              <w:pStyle w:val="ListParagraph"/>
              <w:spacing w:before="6" w:after="6" w:line="295" w:lineRule="auto"/>
              <w:ind w:left="0"/>
              <w:contextualSpacing w:val="0"/>
              <w:jc w:val="both"/>
              <w:rPr>
                <w:color w:val="000000"/>
                <w:szCs w:val="26"/>
              </w:rPr>
            </w:pPr>
            <w:r>
              <w:rPr>
                <w:color w:val="000000"/>
                <w:szCs w:val="26"/>
              </w:rPr>
              <w:t>TH30:</w:t>
            </w:r>
          </w:p>
          <w:p w:rsidR="00976AF7" w:rsidP="00B35F22" w:rsidRDefault="00976AF7" w14:paraId="71631792" w14:textId="77777777">
            <w:pPr>
              <w:pStyle w:val="ListParagraph"/>
              <w:spacing w:before="6" w:after="6" w:line="295" w:lineRule="auto"/>
              <w:ind w:left="0"/>
              <w:contextualSpacing w:val="0"/>
              <w:jc w:val="both"/>
              <w:rPr>
                <w:color w:val="000000"/>
                <w:szCs w:val="26"/>
              </w:rPr>
            </w:pPr>
            <w:r>
              <w:rPr>
                <w:color w:val="000000"/>
                <w:szCs w:val="26"/>
              </w:rPr>
              <w:t>ZCGL15</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018C356D" w14:textId="77777777">
            <w:pPr>
              <w:pStyle w:val="ListParagraph"/>
              <w:spacing w:before="6" w:after="6" w:line="295" w:lineRule="auto"/>
              <w:ind w:left="0"/>
              <w:jc w:val="both"/>
            </w:pPr>
            <w:r>
              <w:t>Đánh giá lãi/lỗ kinh doanh ngoại tệ cuối tháng</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03040B" w:rsidR="005C5497" w:rsidP="005C5497" w:rsidRDefault="005C5497" w14:paraId="37755360" w14:textId="359D0235">
            <w:pPr>
              <w:spacing w:before="6" w:after="6" w:line="295" w:lineRule="auto"/>
              <w:jc w:val="both"/>
              <w:rPr>
                <w:color w:val="FF0000"/>
                <w:szCs w:val="26"/>
              </w:rPr>
            </w:pPr>
            <w:r w:rsidRPr="0003040B">
              <w:rPr>
                <w:color w:val="FF0000"/>
                <w:szCs w:val="26"/>
              </w:rPr>
              <w:t xml:space="preserve">- Ngày cần đóng là ngày cuối tháng. </w:t>
            </w:r>
          </w:p>
          <w:p w:rsidRPr="00420D1C" w:rsidR="00976AF7" w:rsidP="00B35F22" w:rsidRDefault="005C5497" w14:paraId="7AEA53F6" w14:textId="06E5D03D">
            <w:pPr>
              <w:spacing w:before="6" w:after="6" w:line="295" w:lineRule="auto"/>
              <w:jc w:val="both"/>
              <w:rPr>
                <w:szCs w:val="26"/>
              </w:rPr>
            </w:pPr>
            <w:r>
              <w:rPr>
                <w:szCs w:val="26"/>
              </w:rPr>
              <w:t xml:space="preserve">- </w:t>
            </w:r>
            <w:r w:rsidRPr="00420D1C" w:rsidR="00976AF7">
              <w:rPr>
                <w:szCs w:val="26"/>
              </w:rPr>
              <w:t>Trên bảng cờ tích hợp của</w:t>
            </w:r>
            <w:r w:rsidRPr="00420D1C" w:rsidR="00976AF7">
              <w:t xml:space="preserve"> ZCGL</w:t>
            </w:r>
            <w:r w:rsidR="00976AF7">
              <w:t>09</w:t>
            </w:r>
            <w:r w:rsidRPr="00420D1C" w:rsidR="00976AF7">
              <w:rPr>
                <w:szCs w:val="26"/>
              </w:rPr>
              <w:t>, cờ ERP_FIS = Y</w:t>
            </w:r>
          </w:p>
        </w:tc>
        <w:tc>
          <w:tcPr>
            <w:tcW w:w="1841" w:type="pct"/>
            <w:tcBorders>
              <w:top w:val="single" w:color="auto" w:sz="4" w:space="0"/>
              <w:left w:val="single" w:color="auto" w:sz="4" w:space="0"/>
              <w:bottom w:val="single" w:color="auto" w:sz="4" w:space="0"/>
              <w:right w:val="single" w:color="auto" w:sz="4" w:space="0"/>
            </w:tcBorders>
          </w:tcPr>
          <w:p w:rsidRPr="000D0C97" w:rsidR="00976AF7" w:rsidP="00B35F22" w:rsidRDefault="00976AF7" w14:paraId="0AA3FB82" w14:textId="16D307B4">
            <w:pPr>
              <w:spacing w:line="295" w:lineRule="auto"/>
              <w:jc w:val="both"/>
            </w:pPr>
            <w:r>
              <w:t>Tại ngày cuối tháng</w:t>
            </w:r>
            <w:r w:rsidR="00B34C6F">
              <w:t xml:space="preserve"> (</w:t>
            </w:r>
            <w:r w:rsidRPr="0003040B" w:rsidR="00B34C6F">
              <w:t>điều kiện Sysdate – 1 = Ngày cuối tháng</w:t>
            </w:r>
            <w:r w:rsidR="00B34C6F">
              <w:t>)</w:t>
            </w:r>
            <w:r>
              <w:t xml:space="preserve">, </w:t>
            </w:r>
            <w:r w:rsidR="00B34C6F">
              <w:t>hệ thống</w:t>
            </w:r>
            <w:r w:rsidRPr="000D0C97">
              <w:t xml:space="preserve"> gọi ra Job của ZCGL</w:t>
            </w:r>
            <w:r>
              <w:t>15</w:t>
            </w:r>
            <w:r w:rsidRPr="000D0C97">
              <w:t xml:space="preserve"> sau khi có cờ của Job ZCGL</w:t>
            </w:r>
            <w:r>
              <w:t>09</w:t>
            </w:r>
            <w:r w:rsidRPr="000D0C97">
              <w:t>.</w:t>
            </w:r>
          </w:p>
          <w:p w:rsidRPr="000D0C97" w:rsidR="00976AF7" w:rsidP="00B35F22" w:rsidRDefault="00976AF7" w14:paraId="4FF461E6" w14:textId="77777777">
            <w:pPr>
              <w:spacing w:line="295" w:lineRule="auto"/>
              <w:jc w:val="both"/>
            </w:pPr>
            <w:r w:rsidRPr="000D0C97">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6D5C8CD1" w14:textId="77777777">
            <w:pPr>
              <w:spacing w:before="6" w:after="6" w:line="295" w:lineRule="auto"/>
              <w:jc w:val="both"/>
              <w:rPr>
                <w:szCs w:val="26"/>
              </w:rPr>
            </w:pPr>
            <w:r w:rsidRPr="005D3EFE">
              <w:rPr>
                <w:szCs w:val="26"/>
              </w:rPr>
              <w:t>Trên bảng cờ tích hợp của</w:t>
            </w:r>
            <w:r w:rsidRPr="005D3EFE">
              <w:t xml:space="preserve"> </w:t>
            </w:r>
            <w:r>
              <w:t>ZCGL15</w:t>
            </w:r>
            <w:r w:rsidRPr="005D3EFE">
              <w:rPr>
                <w:szCs w:val="26"/>
              </w:rPr>
              <w:t>, cờ ERP_FIS = Y</w:t>
            </w:r>
            <w:r>
              <w:rPr>
                <w:szCs w:val="26"/>
              </w:rPr>
              <w:t xml:space="preserve"> hoặc E.</w:t>
            </w:r>
          </w:p>
          <w:p w:rsidRPr="005D3EFE" w:rsidR="00976AF7" w:rsidP="00B35F22" w:rsidRDefault="00976AF7" w14:paraId="12932D15" w14:textId="77777777">
            <w:pPr>
              <w:spacing w:before="6" w:after="6" w:line="295" w:lineRule="auto"/>
              <w:jc w:val="both"/>
              <w:rPr>
                <w:szCs w:val="26"/>
              </w:rPr>
            </w:pPr>
            <w:r w:rsidRPr="005D3EFE">
              <w:rPr>
                <w:szCs w:val="26"/>
              </w:rPr>
              <w:t>- Các lỗi dữ liệu (nếu có) được ghi nhận trong bảng Log.</w:t>
            </w:r>
          </w:p>
        </w:tc>
      </w:tr>
      <w:tr w:rsidRPr="005D760D" w:rsidR="00976AF7" w:rsidTr="00B35F22" w14:paraId="04882D06" w14:textId="77777777">
        <w:trPr>
          <w:trHeight w:val="1291"/>
        </w:trPr>
        <w:tc>
          <w:tcPr>
            <w:tcW w:w="688"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1C3A3730" w14:textId="77777777">
            <w:pPr>
              <w:pStyle w:val="ListParagraph"/>
              <w:spacing w:before="6" w:after="6" w:line="295" w:lineRule="auto"/>
              <w:ind w:left="0"/>
              <w:contextualSpacing w:val="0"/>
              <w:jc w:val="both"/>
              <w:rPr>
                <w:color w:val="000000"/>
                <w:szCs w:val="26"/>
              </w:rPr>
            </w:pPr>
            <w:r>
              <w:rPr>
                <w:color w:val="000000"/>
                <w:szCs w:val="26"/>
              </w:rPr>
              <w:t>TH31:</w:t>
            </w:r>
          </w:p>
          <w:p w:rsidR="00976AF7" w:rsidP="00B35F22" w:rsidRDefault="00976AF7" w14:paraId="0063F14D" w14:textId="77777777">
            <w:pPr>
              <w:pStyle w:val="ListParagraph"/>
              <w:spacing w:before="6" w:after="6" w:line="295" w:lineRule="auto"/>
              <w:ind w:left="0"/>
              <w:contextualSpacing w:val="0"/>
              <w:jc w:val="both"/>
              <w:rPr>
                <w:color w:val="000000"/>
                <w:szCs w:val="26"/>
              </w:rPr>
            </w:pPr>
            <w:r>
              <w:rPr>
                <w:color w:val="000000"/>
                <w:szCs w:val="26"/>
              </w:rPr>
              <w:t>ZCGL11</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976AF7" w:rsidP="00B35F22" w:rsidRDefault="00976AF7" w14:paraId="152CC7AE" w14:textId="77777777">
            <w:pPr>
              <w:pStyle w:val="ListParagraph"/>
              <w:spacing w:before="6" w:after="6" w:line="295" w:lineRule="auto"/>
              <w:ind w:left="0"/>
              <w:jc w:val="both"/>
            </w:pPr>
            <w:r>
              <w:t>Đánh giá lại số dư TK ngoại tệ kinh doanh cuối tháng</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5C5497" w:rsidP="005C5497" w:rsidRDefault="005C5497" w14:paraId="2373B60E" w14:textId="77777777">
            <w:pPr>
              <w:spacing w:before="6" w:after="6" w:line="295" w:lineRule="auto"/>
              <w:jc w:val="both"/>
              <w:rPr>
                <w:szCs w:val="26"/>
              </w:rPr>
            </w:pPr>
            <w:r>
              <w:rPr>
                <w:szCs w:val="26"/>
              </w:rPr>
              <w:t xml:space="preserve">- </w:t>
            </w:r>
            <w:r w:rsidRPr="0003040B">
              <w:rPr>
                <w:color w:val="FF0000"/>
                <w:szCs w:val="26"/>
              </w:rPr>
              <w:t xml:space="preserve">Ngày cần đóng là ngày thường. </w:t>
            </w:r>
          </w:p>
          <w:p w:rsidRPr="00420D1C" w:rsidR="00976AF7" w:rsidP="005C5497" w:rsidRDefault="005C5497" w14:paraId="71F5143C" w14:textId="12EE71FA">
            <w:pPr>
              <w:spacing w:before="6" w:after="6" w:line="295" w:lineRule="auto"/>
              <w:jc w:val="both"/>
              <w:rPr>
                <w:szCs w:val="26"/>
              </w:rPr>
            </w:pPr>
            <w:r>
              <w:rPr>
                <w:szCs w:val="26"/>
              </w:rPr>
              <w:t xml:space="preserve">- </w:t>
            </w:r>
            <w:r w:rsidRPr="00420D1C" w:rsidR="00976AF7">
              <w:rPr>
                <w:szCs w:val="26"/>
              </w:rPr>
              <w:t>Trên bảng cờ tích hợp của</w:t>
            </w:r>
            <w:r w:rsidRPr="00420D1C" w:rsidR="00976AF7">
              <w:t xml:space="preserve"> ZCGL</w:t>
            </w:r>
            <w:r w:rsidR="00976AF7">
              <w:t>15</w:t>
            </w:r>
            <w:r w:rsidRPr="00420D1C" w:rsidR="00976AF7">
              <w:rPr>
                <w:szCs w:val="26"/>
              </w:rPr>
              <w:t>, cờ ERP_FIS = Y</w:t>
            </w:r>
          </w:p>
        </w:tc>
        <w:tc>
          <w:tcPr>
            <w:tcW w:w="1841" w:type="pct"/>
            <w:tcBorders>
              <w:top w:val="single" w:color="auto" w:sz="4" w:space="0"/>
              <w:left w:val="single" w:color="auto" w:sz="4" w:space="0"/>
              <w:bottom w:val="single" w:color="auto" w:sz="4" w:space="0"/>
              <w:right w:val="single" w:color="auto" w:sz="4" w:space="0"/>
            </w:tcBorders>
          </w:tcPr>
          <w:p w:rsidRPr="000D0C97" w:rsidR="00976AF7" w:rsidP="00B35F22" w:rsidRDefault="00976AF7" w14:paraId="62162894" w14:textId="60AEE802">
            <w:pPr>
              <w:spacing w:line="295" w:lineRule="auto"/>
              <w:jc w:val="both"/>
            </w:pPr>
            <w:r>
              <w:t>Tại ngày cuối tháng</w:t>
            </w:r>
            <w:r w:rsidR="00B34C6F">
              <w:t xml:space="preserve"> (</w:t>
            </w:r>
            <w:r w:rsidRPr="0003040B" w:rsidR="00B34C6F">
              <w:t>điều kiện Sysdate – 1 = Ngày cuối tháng</w:t>
            </w:r>
            <w:r w:rsidR="00B34C6F">
              <w:t>)</w:t>
            </w:r>
            <w:r>
              <w:t xml:space="preserve">, </w:t>
            </w:r>
            <w:r w:rsidRPr="000D0C97">
              <w:t>ERP gọi ra Job của ZCGL</w:t>
            </w:r>
            <w:r>
              <w:t>11</w:t>
            </w:r>
            <w:r w:rsidRPr="000D0C97">
              <w:t xml:space="preserve"> sau khi có cờ của Job ZCGL</w:t>
            </w:r>
            <w:r>
              <w:t>15</w:t>
            </w:r>
            <w:r w:rsidRPr="000D0C97">
              <w:t>.</w:t>
            </w:r>
          </w:p>
          <w:p w:rsidRPr="000D0C97" w:rsidR="00976AF7" w:rsidP="00B35F22" w:rsidRDefault="00976AF7" w14:paraId="071F9FA5" w14:textId="77777777">
            <w:pPr>
              <w:spacing w:line="295" w:lineRule="auto"/>
              <w:jc w:val="both"/>
            </w:pPr>
            <w:r w:rsidRPr="000D0C97">
              <w:t>Nếu có lỗi tích hợp cán bộ quản trị vận hành sẽ xử lý Manual.</w:t>
            </w:r>
          </w:p>
        </w:tc>
        <w:tc>
          <w:tcPr>
            <w:tcW w:w="873" w:type="pct"/>
            <w:tcBorders>
              <w:top w:val="single" w:color="auto" w:sz="4" w:space="0"/>
              <w:left w:val="single" w:color="auto" w:sz="4" w:space="0"/>
              <w:bottom w:val="single" w:color="auto" w:sz="4" w:space="0"/>
              <w:right w:val="single" w:color="auto" w:sz="4" w:space="0"/>
            </w:tcBorders>
          </w:tcPr>
          <w:p w:rsidRPr="005D3EFE" w:rsidR="00976AF7" w:rsidP="00B35F22" w:rsidRDefault="00976AF7" w14:paraId="633C234E" w14:textId="77777777">
            <w:pPr>
              <w:spacing w:before="6" w:after="6" w:line="295" w:lineRule="auto"/>
              <w:jc w:val="both"/>
              <w:rPr>
                <w:szCs w:val="26"/>
              </w:rPr>
            </w:pPr>
            <w:r w:rsidRPr="005D3EFE">
              <w:rPr>
                <w:szCs w:val="26"/>
              </w:rPr>
              <w:t>Trên bảng cờ tích hợp của</w:t>
            </w:r>
            <w:r w:rsidRPr="005D3EFE">
              <w:t xml:space="preserve"> </w:t>
            </w:r>
            <w:r>
              <w:t>ZCGL11</w:t>
            </w:r>
            <w:r w:rsidRPr="005D3EFE">
              <w:rPr>
                <w:szCs w:val="26"/>
              </w:rPr>
              <w:t>, cờ ERP_FIS = Y</w:t>
            </w:r>
            <w:r>
              <w:rPr>
                <w:szCs w:val="26"/>
              </w:rPr>
              <w:t xml:space="preserve"> hoặc E.</w:t>
            </w:r>
          </w:p>
          <w:p w:rsidRPr="005D3EFE" w:rsidR="00976AF7" w:rsidP="00B35F22" w:rsidRDefault="00976AF7" w14:paraId="1523412E" w14:textId="77777777">
            <w:pPr>
              <w:spacing w:before="6" w:after="6" w:line="295" w:lineRule="auto"/>
              <w:jc w:val="both"/>
              <w:rPr>
                <w:szCs w:val="26"/>
              </w:rPr>
            </w:pPr>
            <w:r w:rsidRPr="005D3EFE">
              <w:rPr>
                <w:szCs w:val="26"/>
              </w:rPr>
              <w:t>- Các lỗi dữ liệu (nếu có) được ghi nhận trong bảng Log.</w:t>
            </w:r>
          </w:p>
        </w:tc>
      </w:tr>
    </w:tbl>
    <w:p w:rsidRPr="00744F4C" w:rsidR="00744F4C" w:rsidP="00744F4C" w:rsidRDefault="00744F4C" w14:paraId="52111A29" w14:textId="62041CAC">
      <w:pPr>
        <w:pStyle w:val="ListParagraph"/>
        <w:numPr>
          <w:ilvl w:val="2"/>
          <w:numId w:val="35"/>
        </w:numPr>
        <w:spacing w:line="295" w:lineRule="auto"/>
        <w:jc w:val="both"/>
        <w:outlineLvl w:val="4"/>
        <w:rPr>
          <w:b/>
          <w:bCs/>
          <w:szCs w:val="26"/>
        </w:rPr>
      </w:pPr>
      <w:commentRangeStart w:id="43"/>
      <w:r w:rsidRPr="00744F4C">
        <w:rPr>
          <w:b/>
          <w:bCs/>
          <w:szCs w:val="26"/>
        </w:rPr>
        <w:t xml:space="preserve">Luồng đóng </w:t>
      </w:r>
      <w:r>
        <w:rPr>
          <w:b/>
          <w:bCs/>
          <w:szCs w:val="26"/>
        </w:rPr>
        <w:t>năm</w:t>
      </w:r>
      <w:commentRangeEnd w:id="43"/>
      <w:r w:rsidR="00990FCE">
        <w:rPr>
          <w:rStyle w:val="CommentReference"/>
          <w:lang w:val="x-none" w:eastAsia="x-none"/>
        </w:rPr>
        <w:commentReference w:id="43"/>
      </w:r>
    </w:p>
    <w:p w:rsidR="00FC25DB" w:rsidP="004575E4" w:rsidRDefault="00744F4C" w14:paraId="3BFC6856" w14:textId="77777777">
      <w:pPr>
        <w:pStyle w:val="ListParagraph"/>
        <w:numPr>
          <w:ilvl w:val="0"/>
          <w:numId w:val="49"/>
        </w:numPr>
        <w:spacing w:line="276" w:lineRule="auto"/>
      </w:pPr>
      <w:r>
        <w:t>Tại ngày đầu năm (01/01), luồng đóng ngày thường và đóng tháng tự động sẽ được dừng lại.</w:t>
      </w:r>
    </w:p>
    <w:p w:rsidR="00FC25DB" w:rsidP="00744F4C" w:rsidRDefault="00E628D7" w14:paraId="77BD398D" w14:textId="49246056">
      <w:pPr>
        <w:spacing w:line="276" w:lineRule="auto"/>
      </w:pPr>
      <w:r>
        <w:t>Luồng đóng ngày</w:t>
      </w:r>
      <w:r w:rsidR="00FC25DB">
        <w:t xml:space="preserve"> được mở lại vào cuối ngày 0</w:t>
      </w:r>
      <w:r w:rsidR="00372B37">
        <w:t>8</w:t>
      </w:r>
      <w:r w:rsidR="00FC25DB">
        <w:t>/01, để bắt đầu vận hành như thường từ sáng ngày 0</w:t>
      </w:r>
      <w:r w:rsidR="00372B37">
        <w:t>9</w:t>
      </w:r>
      <w:r w:rsidR="00FC25DB">
        <w:t>/01.</w:t>
      </w:r>
    </w:p>
    <w:p w:rsidR="00976AF7" w:rsidP="00744F4C" w:rsidRDefault="00744F4C" w14:paraId="7733F234" w14:textId="309B70B9">
      <w:pPr>
        <w:spacing w:line="276" w:lineRule="auto"/>
      </w:pPr>
      <w:r>
        <w:t xml:space="preserve">Cán bộ phụ trách thực hiện vận hành các chức năng đóng </w:t>
      </w:r>
      <w:r w:rsidR="00372B37">
        <w:t xml:space="preserve">năm/đóng ngày cho các ngày từ 31/12 đến 07/01 như </w:t>
      </w:r>
      <w:commentRangeStart w:id="44"/>
      <w:r w:rsidR="00372B37">
        <w:t>sau</w:t>
      </w:r>
      <w:commentRangeEnd w:id="44"/>
      <w:r w:rsidR="00171A16">
        <w:rPr>
          <w:rStyle w:val="CommentReference"/>
          <w:lang w:val="x-none" w:eastAsia="x-none"/>
        </w:rPr>
        <w:commentReference w:id="44"/>
      </w:r>
      <w:r w:rsidR="00372B37">
        <w:t>:</w:t>
      </w:r>
    </w:p>
    <w:tbl>
      <w:tblPr>
        <w:tblW w:w="5000" w:type="pct"/>
        <w:tblLook w:val="04A0" w:firstRow="1" w:lastRow="0" w:firstColumn="1" w:lastColumn="0" w:noHBand="0" w:noVBand="1"/>
      </w:tblPr>
      <w:tblGrid>
        <w:gridCol w:w="3166"/>
        <w:gridCol w:w="2641"/>
        <w:gridCol w:w="3255"/>
      </w:tblGrid>
      <w:tr w:rsidRPr="009E1F32" w:rsidR="009E1F32" w:rsidTr="009E1F32" w14:paraId="5EE7B828" w14:textId="77777777">
        <w:trPr>
          <w:trHeight w:val="315"/>
        </w:trPr>
        <w:tc>
          <w:tcPr>
            <w:tcW w:w="1747" w:type="pct"/>
            <w:tcBorders>
              <w:top w:val="single" w:color="auto" w:sz="4" w:space="0"/>
              <w:left w:val="single" w:color="auto" w:sz="4" w:space="0"/>
              <w:bottom w:val="single" w:color="auto" w:sz="4" w:space="0"/>
              <w:right w:val="single" w:color="auto" w:sz="4" w:space="0"/>
            </w:tcBorders>
            <w:shd w:val="clear" w:color="000000" w:fill="BDD7EE"/>
            <w:noWrap/>
            <w:vAlign w:val="bottom"/>
            <w:hideMark/>
          </w:tcPr>
          <w:p w:rsidRPr="009E1F32" w:rsidR="009E1F32" w:rsidP="009E1F32" w:rsidRDefault="009E1F32" w14:paraId="6B8FD92B" w14:textId="77777777">
            <w:pPr>
              <w:spacing w:before="0" w:after="0"/>
              <w:jc w:val="center"/>
              <w:rPr>
                <w:b/>
                <w:bCs/>
                <w:color w:val="000000"/>
                <w:sz w:val="22"/>
                <w:szCs w:val="22"/>
                <w:lang w:bidi="lo-LA"/>
              </w:rPr>
            </w:pPr>
            <w:r w:rsidRPr="009E1F32">
              <w:rPr>
                <w:b/>
                <w:bCs/>
                <w:color w:val="000000"/>
                <w:sz w:val="22"/>
                <w:szCs w:val="22"/>
                <w:lang w:bidi="lo-LA"/>
              </w:rPr>
              <w:t>Sysdate - 1 = 31/12</w:t>
            </w:r>
          </w:p>
        </w:tc>
        <w:tc>
          <w:tcPr>
            <w:tcW w:w="1457" w:type="pct"/>
            <w:tcBorders>
              <w:top w:val="single" w:color="auto" w:sz="4" w:space="0"/>
              <w:left w:val="nil"/>
              <w:bottom w:val="single" w:color="auto" w:sz="4" w:space="0"/>
              <w:right w:val="single" w:color="auto" w:sz="4" w:space="0"/>
            </w:tcBorders>
            <w:shd w:val="clear" w:color="000000" w:fill="BDD7EE"/>
            <w:noWrap/>
            <w:vAlign w:val="bottom"/>
            <w:hideMark/>
          </w:tcPr>
          <w:p w:rsidRPr="009E1F32" w:rsidR="009E1F32" w:rsidP="009E1F32" w:rsidRDefault="009E1F32" w14:paraId="088B40D5" w14:textId="77777777">
            <w:pPr>
              <w:spacing w:before="0" w:after="0"/>
              <w:jc w:val="center"/>
              <w:rPr>
                <w:b/>
                <w:bCs/>
                <w:color w:val="000000"/>
                <w:sz w:val="22"/>
                <w:szCs w:val="22"/>
                <w:lang w:bidi="lo-LA"/>
              </w:rPr>
            </w:pPr>
            <w:r w:rsidRPr="009E1F32">
              <w:rPr>
                <w:b/>
                <w:bCs/>
                <w:color w:val="000000"/>
                <w:sz w:val="22"/>
                <w:szCs w:val="22"/>
                <w:lang w:bidi="lo-LA"/>
              </w:rPr>
              <w:t>Sysdate - 1 = 01/01</w:t>
            </w:r>
          </w:p>
        </w:tc>
        <w:tc>
          <w:tcPr>
            <w:tcW w:w="1796" w:type="pct"/>
            <w:tcBorders>
              <w:top w:val="single" w:color="auto" w:sz="4" w:space="0"/>
              <w:left w:val="nil"/>
              <w:bottom w:val="single" w:color="auto" w:sz="4" w:space="0"/>
              <w:right w:val="single" w:color="auto" w:sz="4" w:space="0"/>
            </w:tcBorders>
            <w:shd w:val="clear" w:color="000000" w:fill="BDD7EE"/>
            <w:noWrap/>
            <w:vAlign w:val="bottom"/>
            <w:hideMark/>
          </w:tcPr>
          <w:p w:rsidRPr="009E1F32" w:rsidR="009E1F32" w:rsidP="009E1F32" w:rsidRDefault="009E1F32" w14:paraId="6142E8BE" w14:textId="77777777">
            <w:pPr>
              <w:spacing w:before="0" w:after="0"/>
              <w:jc w:val="center"/>
              <w:rPr>
                <w:b/>
                <w:bCs/>
                <w:color w:val="000000"/>
                <w:sz w:val="22"/>
                <w:szCs w:val="22"/>
                <w:lang w:bidi="lo-LA"/>
              </w:rPr>
            </w:pPr>
            <w:r w:rsidRPr="009E1F32">
              <w:rPr>
                <w:b/>
                <w:bCs/>
                <w:color w:val="000000"/>
                <w:sz w:val="22"/>
                <w:szCs w:val="22"/>
                <w:lang w:bidi="lo-LA"/>
              </w:rPr>
              <w:t>Sysdate - 1 = 02/01 đến 07/01</w:t>
            </w:r>
          </w:p>
        </w:tc>
      </w:tr>
      <w:tr w:rsidRPr="009E1F32" w:rsidR="009E1F32" w:rsidTr="009E1F32" w14:paraId="6C819966"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hideMark/>
          </w:tcPr>
          <w:p w:rsidRPr="009E1F32" w:rsidR="009E1F32" w:rsidP="009E1F32" w:rsidRDefault="009E1F32" w14:paraId="7A90CF63" w14:textId="77777777">
            <w:pPr>
              <w:spacing w:before="0" w:after="0"/>
              <w:rPr>
                <w:color w:val="000000"/>
                <w:sz w:val="22"/>
                <w:szCs w:val="22"/>
                <w:lang w:bidi="lo-LA"/>
              </w:rPr>
            </w:pPr>
            <w:r w:rsidRPr="009E1F32">
              <w:rPr>
                <w:color w:val="000000"/>
                <w:sz w:val="22"/>
                <w:szCs w:val="22"/>
                <w:lang w:bidi="lo-LA"/>
              </w:rPr>
              <w:t>Z_TH_TYGIA</w:t>
            </w:r>
          </w:p>
        </w:tc>
        <w:tc>
          <w:tcPr>
            <w:tcW w:w="1457" w:type="pct"/>
            <w:tcBorders>
              <w:top w:val="nil"/>
              <w:left w:val="nil"/>
              <w:bottom w:val="single" w:color="auto" w:sz="4" w:space="0"/>
              <w:right w:val="single" w:color="auto" w:sz="4" w:space="0"/>
            </w:tcBorders>
            <w:shd w:val="clear" w:color="auto" w:fill="auto"/>
            <w:vAlign w:val="center"/>
            <w:hideMark/>
          </w:tcPr>
          <w:p w:rsidRPr="009E1F32" w:rsidR="009E1F32" w:rsidP="009E1F32" w:rsidRDefault="009E1F32" w14:paraId="207108A5" w14:textId="77777777">
            <w:pPr>
              <w:spacing w:before="0" w:after="0"/>
              <w:rPr>
                <w:color w:val="000000"/>
                <w:sz w:val="22"/>
                <w:szCs w:val="22"/>
                <w:lang w:bidi="lo-LA"/>
              </w:rPr>
            </w:pPr>
            <w:r w:rsidRPr="009E1F32">
              <w:rPr>
                <w:color w:val="000000"/>
                <w:sz w:val="22"/>
                <w:szCs w:val="22"/>
                <w:lang w:bidi="lo-LA"/>
              </w:rPr>
              <w:t>Z_TH_TYGIA</w:t>
            </w:r>
          </w:p>
        </w:tc>
        <w:tc>
          <w:tcPr>
            <w:tcW w:w="1796" w:type="pct"/>
            <w:tcBorders>
              <w:top w:val="nil"/>
              <w:left w:val="nil"/>
              <w:bottom w:val="single" w:color="auto" w:sz="4" w:space="0"/>
              <w:right w:val="single" w:color="auto" w:sz="4" w:space="0"/>
            </w:tcBorders>
            <w:shd w:val="clear" w:color="auto" w:fill="auto"/>
            <w:vAlign w:val="center"/>
            <w:hideMark/>
          </w:tcPr>
          <w:p w:rsidRPr="009E1F32" w:rsidR="009E1F32" w:rsidP="009E1F32" w:rsidRDefault="009E1F32" w14:paraId="2B656933" w14:textId="77777777">
            <w:pPr>
              <w:spacing w:before="0" w:after="0"/>
              <w:rPr>
                <w:color w:val="000000"/>
                <w:sz w:val="22"/>
                <w:szCs w:val="22"/>
                <w:lang w:bidi="lo-LA"/>
              </w:rPr>
            </w:pPr>
            <w:r w:rsidRPr="009E1F32">
              <w:rPr>
                <w:color w:val="000000"/>
                <w:sz w:val="22"/>
                <w:szCs w:val="22"/>
                <w:lang w:bidi="lo-LA"/>
              </w:rPr>
              <w:t>Z_TH_TYGIA</w:t>
            </w:r>
          </w:p>
        </w:tc>
      </w:tr>
      <w:tr w:rsidRPr="009E1F32" w:rsidR="009E1F32" w:rsidTr="009E1F32" w14:paraId="465C0641" w14:textId="77777777">
        <w:trPr>
          <w:trHeight w:val="630"/>
        </w:trPr>
        <w:tc>
          <w:tcPr>
            <w:tcW w:w="1747" w:type="pct"/>
            <w:tcBorders>
              <w:top w:val="nil"/>
              <w:left w:val="single" w:color="auto" w:sz="4" w:space="0"/>
              <w:bottom w:val="single" w:color="auto" w:sz="4" w:space="0"/>
              <w:right w:val="single" w:color="auto" w:sz="4" w:space="0"/>
            </w:tcBorders>
            <w:shd w:val="clear" w:color="auto" w:fill="auto"/>
            <w:noWrap/>
            <w:vAlign w:val="bottom"/>
            <w:hideMark/>
          </w:tcPr>
          <w:p w:rsidRPr="009E1F32" w:rsidR="009E1F32" w:rsidP="009E1F32" w:rsidRDefault="009E1F32" w14:paraId="42E6D005" w14:textId="77777777">
            <w:pPr>
              <w:spacing w:before="0" w:after="0"/>
              <w:rPr>
                <w:color w:val="000000"/>
                <w:sz w:val="22"/>
                <w:szCs w:val="22"/>
                <w:lang w:bidi="lo-LA"/>
              </w:rPr>
            </w:pPr>
            <w:r w:rsidRPr="009E1F32">
              <w:rPr>
                <w:color w:val="000000"/>
                <w:sz w:val="22"/>
                <w:szCs w:val="22"/>
                <w:lang w:bidi="lo-LA"/>
              </w:rPr>
              <w:t>Z_TH_CORE_New (DS)</w:t>
            </w:r>
          </w:p>
        </w:tc>
        <w:tc>
          <w:tcPr>
            <w:tcW w:w="1457" w:type="pct"/>
            <w:tcBorders>
              <w:top w:val="nil"/>
              <w:left w:val="nil"/>
              <w:bottom w:val="single" w:color="auto" w:sz="4" w:space="0"/>
              <w:right w:val="single" w:color="auto" w:sz="4" w:space="0"/>
            </w:tcBorders>
            <w:shd w:val="clear" w:color="auto" w:fill="auto"/>
            <w:vAlign w:val="center"/>
            <w:hideMark/>
          </w:tcPr>
          <w:p w:rsidRPr="009E1F32" w:rsidR="009E1F32" w:rsidP="009E1F32" w:rsidRDefault="009E1F32" w14:paraId="2BC7344C" w14:textId="77777777">
            <w:pPr>
              <w:spacing w:before="0" w:after="0"/>
              <w:rPr>
                <w:color w:val="000000"/>
                <w:sz w:val="22"/>
                <w:szCs w:val="22"/>
                <w:lang w:bidi="lo-LA"/>
              </w:rPr>
            </w:pPr>
            <w:r w:rsidRPr="009E1F32">
              <w:rPr>
                <w:color w:val="000000"/>
                <w:sz w:val="22"/>
                <w:szCs w:val="22"/>
                <w:lang w:bidi="lo-LA"/>
              </w:rPr>
              <w:t>Z_TH_CORE_New (DS)</w:t>
            </w:r>
          </w:p>
        </w:tc>
        <w:tc>
          <w:tcPr>
            <w:tcW w:w="1796" w:type="pct"/>
            <w:tcBorders>
              <w:top w:val="nil"/>
              <w:left w:val="nil"/>
              <w:bottom w:val="single" w:color="auto" w:sz="4" w:space="0"/>
              <w:right w:val="single" w:color="auto" w:sz="4" w:space="0"/>
            </w:tcBorders>
            <w:shd w:val="clear" w:color="auto" w:fill="auto"/>
            <w:vAlign w:val="center"/>
            <w:hideMark/>
          </w:tcPr>
          <w:p w:rsidRPr="009E1F32" w:rsidR="009E1F32" w:rsidP="009E1F32" w:rsidRDefault="009E1F32" w14:paraId="142E1158" w14:textId="77777777">
            <w:pPr>
              <w:spacing w:before="0" w:after="0"/>
              <w:rPr>
                <w:color w:val="000000"/>
                <w:sz w:val="22"/>
                <w:szCs w:val="22"/>
                <w:lang w:bidi="lo-LA"/>
              </w:rPr>
            </w:pPr>
            <w:r w:rsidRPr="009E1F32">
              <w:rPr>
                <w:color w:val="000000"/>
                <w:sz w:val="22"/>
                <w:szCs w:val="22"/>
                <w:lang w:bidi="lo-LA"/>
              </w:rPr>
              <w:t>Z_TH_CORE_New (DS)</w:t>
            </w:r>
          </w:p>
        </w:tc>
      </w:tr>
      <w:tr w:rsidRPr="009E1F32" w:rsidR="009E1F32" w:rsidTr="009E1F32" w14:paraId="0DE92F97" w14:textId="77777777">
        <w:trPr>
          <w:trHeight w:val="630"/>
        </w:trPr>
        <w:tc>
          <w:tcPr>
            <w:tcW w:w="1747" w:type="pct"/>
            <w:tcBorders>
              <w:top w:val="nil"/>
              <w:left w:val="single" w:color="auto" w:sz="4" w:space="0"/>
              <w:bottom w:val="single" w:color="auto" w:sz="4" w:space="0"/>
              <w:right w:val="single" w:color="auto" w:sz="4" w:space="0"/>
            </w:tcBorders>
            <w:shd w:val="clear" w:color="auto" w:fill="auto"/>
            <w:noWrap/>
            <w:vAlign w:val="bottom"/>
            <w:hideMark/>
          </w:tcPr>
          <w:p w:rsidRPr="009E1F32" w:rsidR="009E1F32" w:rsidP="009E1F32" w:rsidRDefault="009E1F32" w14:paraId="5368C8AC" w14:textId="77777777">
            <w:pPr>
              <w:spacing w:before="0" w:after="0"/>
              <w:rPr>
                <w:color w:val="000000"/>
                <w:sz w:val="22"/>
                <w:szCs w:val="22"/>
                <w:lang w:bidi="lo-LA"/>
              </w:rPr>
            </w:pPr>
            <w:r w:rsidRPr="009E1F32">
              <w:rPr>
                <w:color w:val="000000"/>
                <w:sz w:val="22"/>
                <w:szCs w:val="22"/>
                <w:lang w:bidi="lo-LA"/>
              </w:rPr>
              <w:t>Z_TH_CORE_New (BD)</w:t>
            </w:r>
          </w:p>
        </w:tc>
        <w:tc>
          <w:tcPr>
            <w:tcW w:w="1457" w:type="pct"/>
            <w:tcBorders>
              <w:top w:val="nil"/>
              <w:left w:val="nil"/>
              <w:bottom w:val="single" w:color="auto" w:sz="4" w:space="0"/>
              <w:right w:val="single" w:color="auto" w:sz="4" w:space="0"/>
            </w:tcBorders>
            <w:shd w:val="clear" w:color="auto" w:fill="auto"/>
            <w:vAlign w:val="center"/>
            <w:hideMark/>
          </w:tcPr>
          <w:p w:rsidRPr="009E1F32" w:rsidR="009E1F32" w:rsidP="009E1F32" w:rsidRDefault="009E1F32" w14:paraId="75E75F40" w14:textId="77777777">
            <w:pPr>
              <w:spacing w:before="0" w:after="0"/>
              <w:rPr>
                <w:color w:val="000000"/>
                <w:sz w:val="22"/>
                <w:szCs w:val="22"/>
                <w:lang w:bidi="lo-LA"/>
              </w:rPr>
            </w:pPr>
            <w:r w:rsidRPr="009E1F32">
              <w:rPr>
                <w:color w:val="000000"/>
                <w:sz w:val="22"/>
                <w:szCs w:val="22"/>
                <w:lang w:bidi="lo-LA"/>
              </w:rPr>
              <w:t>Z_TH_CORE_New (BD)</w:t>
            </w:r>
          </w:p>
        </w:tc>
        <w:tc>
          <w:tcPr>
            <w:tcW w:w="1796" w:type="pct"/>
            <w:tcBorders>
              <w:top w:val="nil"/>
              <w:left w:val="nil"/>
              <w:bottom w:val="single" w:color="auto" w:sz="4" w:space="0"/>
              <w:right w:val="single" w:color="auto" w:sz="4" w:space="0"/>
            </w:tcBorders>
            <w:shd w:val="clear" w:color="auto" w:fill="auto"/>
            <w:vAlign w:val="center"/>
            <w:hideMark/>
          </w:tcPr>
          <w:p w:rsidRPr="009E1F32" w:rsidR="009E1F32" w:rsidP="009E1F32" w:rsidRDefault="009E1F32" w14:paraId="483E0240" w14:textId="77777777">
            <w:pPr>
              <w:spacing w:before="0" w:after="0"/>
              <w:rPr>
                <w:color w:val="000000"/>
                <w:sz w:val="22"/>
                <w:szCs w:val="22"/>
                <w:lang w:bidi="lo-LA"/>
              </w:rPr>
            </w:pPr>
            <w:r w:rsidRPr="009E1F32">
              <w:rPr>
                <w:color w:val="000000"/>
                <w:sz w:val="22"/>
                <w:szCs w:val="22"/>
                <w:lang w:bidi="lo-LA"/>
              </w:rPr>
              <w:t>Z_TH_CORE_New (BD)</w:t>
            </w:r>
          </w:p>
        </w:tc>
      </w:tr>
      <w:tr w:rsidRPr="009E1F32" w:rsidR="009E1F32" w:rsidTr="009E1F32" w14:paraId="7019379D" w14:textId="77777777">
        <w:trPr>
          <w:trHeight w:val="630"/>
        </w:trPr>
        <w:tc>
          <w:tcPr>
            <w:tcW w:w="1747" w:type="pct"/>
            <w:tcBorders>
              <w:top w:val="nil"/>
              <w:left w:val="single" w:color="auto" w:sz="4" w:space="0"/>
              <w:bottom w:val="single" w:color="auto" w:sz="4" w:space="0"/>
              <w:right w:val="single" w:color="auto" w:sz="4" w:space="0"/>
            </w:tcBorders>
            <w:shd w:val="clear" w:color="auto" w:fill="auto"/>
            <w:noWrap/>
            <w:vAlign w:val="bottom"/>
            <w:hideMark/>
          </w:tcPr>
          <w:p w:rsidRPr="009E1F32" w:rsidR="009E1F32" w:rsidP="009E1F32" w:rsidRDefault="009E1F32" w14:paraId="45D35B45" w14:textId="77777777">
            <w:pPr>
              <w:spacing w:before="0" w:after="0"/>
              <w:rPr>
                <w:color w:val="000000"/>
                <w:sz w:val="22"/>
                <w:szCs w:val="22"/>
                <w:lang w:bidi="lo-LA"/>
              </w:rPr>
            </w:pPr>
            <w:r w:rsidRPr="009E1F32">
              <w:rPr>
                <w:color w:val="000000"/>
                <w:sz w:val="22"/>
                <w:szCs w:val="22"/>
                <w:lang w:bidi="lo-LA"/>
              </w:rPr>
              <w:t>Z_TH_CORE_New (GW)</w:t>
            </w:r>
          </w:p>
        </w:tc>
        <w:tc>
          <w:tcPr>
            <w:tcW w:w="1457" w:type="pct"/>
            <w:tcBorders>
              <w:top w:val="nil"/>
              <w:left w:val="nil"/>
              <w:bottom w:val="single" w:color="auto" w:sz="4" w:space="0"/>
              <w:right w:val="single" w:color="auto" w:sz="4" w:space="0"/>
            </w:tcBorders>
            <w:shd w:val="clear" w:color="auto" w:fill="auto"/>
            <w:vAlign w:val="center"/>
            <w:hideMark/>
          </w:tcPr>
          <w:p w:rsidRPr="009E1F32" w:rsidR="009E1F32" w:rsidP="009E1F32" w:rsidRDefault="009E1F32" w14:paraId="58612E5F" w14:textId="77777777">
            <w:pPr>
              <w:spacing w:before="0" w:after="0"/>
              <w:rPr>
                <w:color w:val="000000"/>
                <w:sz w:val="22"/>
                <w:szCs w:val="22"/>
                <w:lang w:bidi="lo-LA"/>
              </w:rPr>
            </w:pPr>
            <w:r w:rsidRPr="009E1F32">
              <w:rPr>
                <w:color w:val="000000"/>
                <w:sz w:val="22"/>
                <w:szCs w:val="22"/>
                <w:lang w:bidi="lo-LA"/>
              </w:rPr>
              <w:t>Z_TH_CORE_New (GW)</w:t>
            </w:r>
          </w:p>
        </w:tc>
        <w:tc>
          <w:tcPr>
            <w:tcW w:w="1796" w:type="pct"/>
            <w:tcBorders>
              <w:top w:val="nil"/>
              <w:left w:val="nil"/>
              <w:bottom w:val="single" w:color="auto" w:sz="4" w:space="0"/>
              <w:right w:val="single" w:color="auto" w:sz="4" w:space="0"/>
            </w:tcBorders>
            <w:shd w:val="clear" w:color="auto" w:fill="auto"/>
            <w:vAlign w:val="center"/>
            <w:hideMark/>
          </w:tcPr>
          <w:p w:rsidRPr="009E1F32" w:rsidR="009E1F32" w:rsidP="009E1F32" w:rsidRDefault="009E1F32" w14:paraId="233CD738" w14:textId="77777777">
            <w:pPr>
              <w:spacing w:before="0" w:after="0"/>
              <w:rPr>
                <w:color w:val="000000"/>
                <w:sz w:val="22"/>
                <w:szCs w:val="22"/>
                <w:lang w:bidi="lo-LA"/>
              </w:rPr>
            </w:pPr>
            <w:r w:rsidRPr="009E1F32">
              <w:rPr>
                <w:color w:val="000000"/>
                <w:sz w:val="22"/>
                <w:szCs w:val="22"/>
                <w:lang w:bidi="lo-LA"/>
              </w:rPr>
              <w:t>Z_TH_CORE_New (GW)</w:t>
            </w:r>
          </w:p>
        </w:tc>
      </w:tr>
      <w:tr w:rsidRPr="009E1F32" w:rsidR="009E1F32" w:rsidTr="009E1F32" w14:paraId="405BF58A"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hideMark/>
          </w:tcPr>
          <w:p w:rsidRPr="009E1F32" w:rsidR="009E1F32" w:rsidP="009E1F32" w:rsidRDefault="009E1F32" w14:paraId="12776BB0" w14:textId="77777777">
            <w:pPr>
              <w:spacing w:before="0" w:after="0"/>
              <w:rPr>
                <w:color w:val="000000"/>
                <w:sz w:val="22"/>
                <w:szCs w:val="22"/>
                <w:lang w:bidi="lo-LA"/>
              </w:rPr>
            </w:pPr>
            <w:r w:rsidRPr="009E1F32">
              <w:rPr>
                <w:color w:val="000000"/>
                <w:sz w:val="22"/>
                <w:szCs w:val="22"/>
                <w:lang w:bidi="lo-LA"/>
              </w:rPr>
              <w:t>ZCGL26</w:t>
            </w:r>
          </w:p>
        </w:tc>
        <w:tc>
          <w:tcPr>
            <w:tcW w:w="1457" w:type="pct"/>
            <w:tcBorders>
              <w:top w:val="nil"/>
              <w:left w:val="nil"/>
              <w:bottom w:val="single" w:color="auto" w:sz="4" w:space="0"/>
              <w:right w:val="single" w:color="auto" w:sz="4" w:space="0"/>
            </w:tcBorders>
            <w:shd w:val="clear" w:color="auto" w:fill="auto"/>
            <w:vAlign w:val="center"/>
            <w:hideMark/>
          </w:tcPr>
          <w:p w:rsidRPr="009E1F32" w:rsidR="009E1F32" w:rsidP="009E1F32" w:rsidRDefault="009E1F32" w14:paraId="0A6AF6EA" w14:textId="74B1490A">
            <w:pPr>
              <w:spacing w:before="0" w:after="0"/>
              <w:rPr>
                <w:color w:val="000000"/>
                <w:sz w:val="22"/>
                <w:szCs w:val="22"/>
                <w:lang w:bidi="lo-LA"/>
              </w:rPr>
            </w:pPr>
            <w:r w:rsidRPr="009E1F32">
              <w:rPr>
                <w:color w:val="000000"/>
                <w:sz w:val="22"/>
                <w:szCs w:val="22"/>
                <w:lang w:bidi="lo-LA"/>
              </w:rPr>
              <w:t>ZCGL15</w:t>
            </w:r>
            <w:r w:rsidR="001462E6">
              <w:rPr>
                <w:color w:val="000000"/>
                <w:sz w:val="22"/>
                <w:szCs w:val="22"/>
                <w:lang w:bidi="lo-LA"/>
              </w:rPr>
              <w:t xml:space="preserve"> </w:t>
            </w:r>
            <w:commentRangeStart w:id="45"/>
            <w:r w:rsidRPr="001462E6" w:rsidR="001462E6">
              <w:rPr>
                <w:b/>
                <w:color w:val="000000"/>
                <w:sz w:val="22"/>
                <w:szCs w:val="22"/>
                <w:lang w:bidi="lo-LA"/>
              </w:rPr>
              <w:t>(chạy cả sổ tự doanh và sổ Sales)</w:t>
            </w:r>
            <w:commentRangeEnd w:id="45"/>
            <w:r w:rsidR="001462E6">
              <w:rPr>
                <w:rStyle w:val="CommentReference"/>
                <w:lang w:val="x-none" w:eastAsia="x-none"/>
              </w:rPr>
              <w:commentReference w:id="45"/>
            </w:r>
          </w:p>
        </w:tc>
        <w:tc>
          <w:tcPr>
            <w:tcW w:w="1796" w:type="pct"/>
            <w:tcBorders>
              <w:top w:val="nil"/>
              <w:left w:val="nil"/>
              <w:bottom w:val="single" w:color="auto" w:sz="4" w:space="0"/>
              <w:right w:val="single" w:color="auto" w:sz="4" w:space="0"/>
            </w:tcBorders>
            <w:shd w:val="clear" w:color="auto" w:fill="auto"/>
            <w:vAlign w:val="center"/>
            <w:hideMark/>
          </w:tcPr>
          <w:p w:rsidRPr="009E1F32" w:rsidR="009E1F32" w:rsidP="009E1F32" w:rsidRDefault="009E1F32" w14:paraId="448F166C" w14:textId="77777777">
            <w:pPr>
              <w:spacing w:before="0" w:after="0"/>
              <w:rPr>
                <w:color w:val="000000"/>
                <w:sz w:val="22"/>
                <w:szCs w:val="22"/>
                <w:lang w:bidi="lo-LA"/>
              </w:rPr>
            </w:pPr>
            <w:r w:rsidRPr="009E1F32">
              <w:rPr>
                <w:color w:val="000000"/>
                <w:sz w:val="22"/>
                <w:szCs w:val="22"/>
                <w:lang w:bidi="lo-LA"/>
              </w:rPr>
              <w:t>Z_TH_PHAC</w:t>
            </w:r>
          </w:p>
        </w:tc>
      </w:tr>
      <w:tr w:rsidRPr="009E1F32" w:rsidR="0006422C" w:rsidTr="009E1F32" w14:paraId="5729DDDD"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hideMark/>
          </w:tcPr>
          <w:p w:rsidRPr="009E1F32" w:rsidR="0006422C" w:rsidP="0006422C" w:rsidRDefault="0006422C" w14:paraId="22E793D7" w14:textId="77777777">
            <w:pPr>
              <w:spacing w:before="0" w:after="0"/>
              <w:rPr>
                <w:color w:val="000000"/>
                <w:sz w:val="22"/>
                <w:szCs w:val="22"/>
                <w:lang w:bidi="lo-LA"/>
              </w:rPr>
            </w:pPr>
            <w:r w:rsidRPr="009E1F32">
              <w:rPr>
                <w:color w:val="000000"/>
                <w:sz w:val="22"/>
                <w:szCs w:val="22"/>
                <w:lang w:bidi="lo-LA"/>
              </w:rPr>
              <w:t>ZCGL13</w:t>
            </w:r>
          </w:p>
        </w:tc>
        <w:tc>
          <w:tcPr>
            <w:tcW w:w="1457" w:type="pct"/>
            <w:tcBorders>
              <w:top w:val="nil"/>
              <w:left w:val="nil"/>
              <w:bottom w:val="single" w:color="auto" w:sz="4" w:space="0"/>
              <w:right w:val="single" w:color="auto" w:sz="4" w:space="0"/>
            </w:tcBorders>
            <w:shd w:val="clear" w:color="auto" w:fill="auto"/>
            <w:vAlign w:val="center"/>
            <w:hideMark/>
          </w:tcPr>
          <w:p w:rsidRPr="009E1F32" w:rsidR="0006422C" w:rsidP="0006422C" w:rsidRDefault="0006422C" w14:paraId="291F5761" w14:textId="099C4FAF">
            <w:pPr>
              <w:spacing w:before="0" w:after="0"/>
              <w:rPr>
                <w:color w:val="000000"/>
                <w:sz w:val="22"/>
                <w:szCs w:val="22"/>
                <w:lang w:bidi="lo-LA"/>
              </w:rPr>
            </w:pPr>
            <w:r w:rsidRPr="009E1F32">
              <w:rPr>
                <w:color w:val="000000"/>
                <w:sz w:val="22"/>
                <w:szCs w:val="22"/>
                <w:lang w:bidi="lo-LA"/>
              </w:rPr>
              <w:t>ZCGL11</w:t>
            </w:r>
            <w:r w:rsidR="00536185">
              <w:rPr>
                <w:color w:val="000000"/>
                <w:sz w:val="22"/>
                <w:szCs w:val="22"/>
                <w:lang w:bidi="lo-LA"/>
              </w:rPr>
              <w:t xml:space="preserve"> </w:t>
            </w:r>
            <w:commentRangeStart w:id="46"/>
            <w:r w:rsidRPr="001462E6" w:rsidR="00536185">
              <w:rPr>
                <w:b/>
                <w:color w:val="000000"/>
                <w:sz w:val="22"/>
                <w:szCs w:val="22"/>
                <w:lang w:bidi="lo-LA"/>
              </w:rPr>
              <w:t>(chạy cả sổ tự doanh và sổ Sales)</w:t>
            </w:r>
            <w:commentRangeEnd w:id="46"/>
            <w:r w:rsidR="00536185">
              <w:rPr>
                <w:rStyle w:val="CommentReference"/>
                <w:lang w:val="x-none" w:eastAsia="x-none"/>
              </w:rPr>
              <w:commentReference w:id="46"/>
            </w:r>
          </w:p>
        </w:tc>
        <w:tc>
          <w:tcPr>
            <w:tcW w:w="1796" w:type="pct"/>
            <w:tcBorders>
              <w:top w:val="nil"/>
              <w:left w:val="nil"/>
              <w:bottom w:val="single" w:color="auto" w:sz="4" w:space="0"/>
              <w:right w:val="single" w:color="auto" w:sz="4" w:space="0"/>
            </w:tcBorders>
            <w:shd w:val="clear" w:color="auto" w:fill="auto"/>
            <w:vAlign w:val="center"/>
            <w:hideMark/>
          </w:tcPr>
          <w:p w:rsidRPr="009E1F32" w:rsidR="0006422C" w:rsidP="0006422C" w:rsidRDefault="0006422C" w14:paraId="3267E786" w14:textId="5D60241C">
            <w:pPr>
              <w:spacing w:before="0" w:after="0"/>
              <w:rPr>
                <w:color w:val="000000"/>
                <w:sz w:val="22"/>
                <w:szCs w:val="22"/>
                <w:lang w:bidi="lo-LA"/>
              </w:rPr>
            </w:pPr>
            <w:r w:rsidRPr="009E1F32">
              <w:rPr>
                <w:color w:val="000000"/>
                <w:sz w:val="22"/>
                <w:szCs w:val="22"/>
                <w:lang w:bidi="lo-LA"/>
              </w:rPr>
              <w:t>ZCGL03_3</w:t>
            </w:r>
          </w:p>
        </w:tc>
      </w:tr>
      <w:tr w:rsidRPr="009E1F32" w:rsidR="0006422C" w:rsidTr="0006422C" w14:paraId="0B97128E"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hideMark/>
          </w:tcPr>
          <w:p w:rsidRPr="009E1F32" w:rsidR="0006422C" w:rsidP="0006422C" w:rsidRDefault="0006422C" w14:paraId="7C314D7C" w14:textId="77777777">
            <w:pPr>
              <w:spacing w:before="0" w:after="0"/>
              <w:rPr>
                <w:color w:val="000000"/>
                <w:sz w:val="22"/>
                <w:szCs w:val="22"/>
                <w:lang w:bidi="lo-LA"/>
              </w:rPr>
            </w:pPr>
            <w:r w:rsidRPr="009E1F32">
              <w:rPr>
                <w:color w:val="000000"/>
                <w:sz w:val="22"/>
                <w:szCs w:val="22"/>
                <w:lang w:bidi="lo-LA"/>
              </w:rPr>
              <w:t>ZCGL25</w:t>
            </w:r>
          </w:p>
        </w:tc>
        <w:tc>
          <w:tcPr>
            <w:tcW w:w="1457" w:type="pct"/>
            <w:tcBorders>
              <w:top w:val="nil"/>
              <w:left w:val="nil"/>
              <w:bottom w:val="single" w:color="auto" w:sz="4" w:space="0"/>
              <w:right w:val="single" w:color="auto" w:sz="4" w:space="0"/>
            </w:tcBorders>
            <w:shd w:val="clear" w:color="auto" w:fill="auto"/>
            <w:vAlign w:val="center"/>
            <w:hideMark/>
          </w:tcPr>
          <w:p w:rsidRPr="009E1F32" w:rsidR="0006422C" w:rsidP="0006422C" w:rsidRDefault="0006422C" w14:paraId="0A7684F6" w14:textId="77777777">
            <w:pPr>
              <w:spacing w:before="0" w:after="0"/>
              <w:rPr>
                <w:color w:val="000000"/>
                <w:sz w:val="22"/>
                <w:szCs w:val="22"/>
                <w:lang w:bidi="lo-LA"/>
              </w:rPr>
            </w:pPr>
            <w:r w:rsidRPr="009E1F32">
              <w:rPr>
                <w:color w:val="000000"/>
                <w:sz w:val="22"/>
                <w:szCs w:val="22"/>
                <w:lang w:bidi="lo-LA"/>
              </w:rPr>
              <w:t>Z_TH_PHAC</w:t>
            </w:r>
          </w:p>
        </w:tc>
        <w:tc>
          <w:tcPr>
            <w:tcW w:w="1796"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7FD78F08" w14:textId="4C56300C">
            <w:pPr>
              <w:spacing w:before="0" w:after="0"/>
              <w:rPr>
                <w:color w:val="000000"/>
                <w:sz w:val="22"/>
                <w:szCs w:val="22"/>
                <w:lang w:bidi="lo-LA"/>
              </w:rPr>
            </w:pPr>
            <w:r w:rsidRPr="009E1F32">
              <w:rPr>
                <w:color w:val="000000"/>
                <w:sz w:val="22"/>
                <w:szCs w:val="22"/>
                <w:lang w:bidi="lo-LA"/>
              </w:rPr>
              <w:t>FAGLGVTR</w:t>
            </w:r>
          </w:p>
        </w:tc>
      </w:tr>
      <w:tr w:rsidRPr="009E1F32" w:rsidR="0006422C" w:rsidTr="0006422C" w14:paraId="1D2CBCA8"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hideMark/>
          </w:tcPr>
          <w:p w:rsidRPr="009E1F32" w:rsidR="0006422C" w:rsidP="0006422C" w:rsidRDefault="0006422C" w14:paraId="3DAF93C0" w14:textId="77777777">
            <w:pPr>
              <w:spacing w:before="0" w:after="0"/>
              <w:rPr>
                <w:color w:val="000000"/>
                <w:sz w:val="22"/>
                <w:szCs w:val="22"/>
                <w:lang w:bidi="lo-LA"/>
              </w:rPr>
            </w:pPr>
            <w:r w:rsidRPr="009E1F32">
              <w:rPr>
                <w:color w:val="000000"/>
                <w:sz w:val="22"/>
                <w:szCs w:val="22"/>
                <w:lang w:bidi="lo-LA"/>
              </w:rPr>
              <w:t>ZCGL08</w:t>
            </w:r>
          </w:p>
        </w:tc>
        <w:tc>
          <w:tcPr>
            <w:tcW w:w="1457" w:type="pct"/>
            <w:tcBorders>
              <w:top w:val="nil"/>
              <w:left w:val="nil"/>
              <w:bottom w:val="single" w:color="auto" w:sz="4" w:space="0"/>
              <w:right w:val="single" w:color="auto" w:sz="4" w:space="0"/>
            </w:tcBorders>
            <w:shd w:val="clear" w:color="auto" w:fill="auto"/>
            <w:vAlign w:val="center"/>
            <w:hideMark/>
          </w:tcPr>
          <w:p w:rsidRPr="009E1F32" w:rsidR="0006422C" w:rsidP="0006422C" w:rsidRDefault="0006422C" w14:paraId="13C3EF24" w14:textId="77777777">
            <w:pPr>
              <w:spacing w:before="0" w:after="0"/>
              <w:rPr>
                <w:color w:val="000000"/>
                <w:sz w:val="22"/>
                <w:szCs w:val="22"/>
                <w:lang w:bidi="lo-LA"/>
              </w:rPr>
            </w:pPr>
            <w:r w:rsidRPr="009E1F32">
              <w:rPr>
                <w:color w:val="000000"/>
                <w:sz w:val="22"/>
                <w:szCs w:val="22"/>
                <w:lang w:bidi="lo-LA"/>
              </w:rPr>
              <w:t>ZCGL03_1</w:t>
            </w:r>
          </w:p>
        </w:tc>
        <w:tc>
          <w:tcPr>
            <w:tcW w:w="1796"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5EB9E901" w14:textId="217E0917">
            <w:pPr>
              <w:spacing w:before="0" w:after="0"/>
              <w:rPr>
                <w:color w:val="000000"/>
                <w:sz w:val="22"/>
                <w:szCs w:val="22"/>
                <w:lang w:bidi="lo-LA"/>
              </w:rPr>
            </w:pPr>
            <w:r w:rsidRPr="009E1F32">
              <w:rPr>
                <w:color w:val="000000"/>
                <w:sz w:val="22"/>
                <w:szCs w:val="22"/>
                <w:lang w:bidi="lo-LA"/>
              </w:rPr>
              <w:t>ZCGL26</w:t>
            </w:r>
          </w:p>
        </w:tc>
      </w:tr>
      <w:tr w:rsidRPr="009E1F32" w:rsidR="0006422C" w:rsidTr="0006422C" w14:paraId="23666CA6"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hideMark/>
          </w:tcPr>
          <w:p w:rsidRPr="009E1F32" w:rsidR="0006422C" w:rsidP="0006422C" w:rsidRDefault="0006422C" w14:paraId="584E4515" w14:textId="77777777">
            <w:pPr>
              <w:spacing w:before="0" w:after="0"/>
              <w:rPr>
                <w:color w:val="000000"/>
                <w:sz w:val="22"/>
                <w:szCs w:val="22"/>
                <w:lang w:bidi="lo-LA"/>
              </w:rPr>
            </w:pPr>
            <w:r w:rsidRPr="009E1F32">
              <w:rPr>
                <w:color w:val="000000"/>
                <w:sz w:val="22"/>
                <w:szCs w:val="22"/>
                <w:lang w:bidi="lo-LA"/>
              </w:rPr>
              <w:t>ZCGL07_1</w:t>
            </w:r>
          </w:p>
        </w:tc>
        <w:tc>
          <w:tcPr>
            <w:tcW w:w="1457" w:type="pct"/>
            <w:tcBorders>
              <w:top w:val="nil"/>
              <w:left w:val="nil"/>
              <w:bottom w:val="single" w:color="auto" w:sz="4" w:space="0"/>
              <w:right w:val="single" w:color="auto" w:sz="4" w:space="0"/>
            </w:tcBorders>
            <w:shd w:val="clear" w:color="auto" w:fill="auto"/>
            <w:vAlign w:val="center"/>
            <w:hideMark/>
          </w:tcPr>
          <w:p w:rsidRPr="009E1F32" w:rsidR="0006422C" w:rsidP="0006422C" w:rsidRDefault="0006422C" w14:paraId="4DBD1E7B" w14:textId="67493AFA">
            <w:pPr>
              <w:spacing w:before="0" w:after="0"/>
              <w:rPr>
                <w:color w:val="000000"/>
                <w:sz w:val="22"/>
                <w:szCs w:val="22"/>
                <w:lang w:bidi="lo-LA"/>
              </w:rPr>
            </w:pPr>
            <w:r w:rsidRPr="009E1F32">
              <w:rPr>
                <w:color w:val="000000"/>
                <w:sz w:val="22"/>
                <w:szCs w:val="22"/>
                <w:lang w:bidi="lo-LA"/>
              </w:rPr>
              <w:t>ZCGL03_3</w:t>
            </w:r>
          </w:p>
        </w:tc>
        <w:tc>
          <w:tcPr>
            <w:tcW w:w="1796"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6B472514" w14:textId="7B2F6AD4">
            <w:pPr>
              <w:spacing w:before="0" w:after="0"/>
              <w:rPr>
                <w:color w:val="000000"/>
                <w:sz w:val="22"/>
                <w:szCs w:val="22"/>
                <w:lang w:bidi="lo-LA"/>
              </w:rPr>
            </w:pPr>
            <w:r w:rsidRPr="009E1F32">
              <w:rPr>
                <w:color w:val="000000"/>
                <w:sz w:val="22"/>
                <w:szCs w:val="22"/>
                <w:lang w:bidi="lo-LA"/>
              </w:rPr>
              <w:t>ZCGL13</w:t>
            </w:r>
          </w:p>
        </w:tc>
      </w:tr>
      <w:tr w:rsidRPr="009E1F32" w:rsidR="0006422C" w:rsidTr="0006422C" w14:paraId="772B80D8"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hideMark/>
          </w:tcPr>
          <w:p w:rsidRPr="009E1F32" w:rsidR="0006422C" w:rsidP="0006422C" w:rsidRDefault="0006422C" w14:paraId="2B62E3DD" w14:textId="77777777">
            <w:pPr>
              <w:spacing w:before="0" w:after="0"/>
              <w:rPr>
                <w:color w:val="000000"/>
                <w:sz w:val="22"/>
                <w:szCs w:val="22"/>
                <w:lang w:bidi="lo-LA"/>
              </w:rPr>
            </w:pPr>
            <w:r w:rsidRPr="009E1F32">
              <w:rPr>
                <w:color w:val="000000"/>
                <w:sz w:val="22"/>
                <w:szCs w:val="22"/>
                <w:lang w:bidi="lo-LA"/>
              </w:rPr>
              <w:t>ZCGL07</w:t>
            </w:r>
          </w:p>
        </w:tc>
        <w:tc>
          <w:tcPr>
            <w:tcW w:w="1457"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0BCC5AAC" w14:textId="7F688007">
            <w:pPr>
              <w:spacing w:before="0" w:after="0"/>
              <w:rPr>
                <w:color w:val="000000"/>
                <w:sz w:val="22"/>
                <w:szCs w:val="22"/>
                <w:lang w:bidi="lo-LA"/>
              </w:rPr>
            </w:pPr>
            <w:r w:rsidRPr="009E1F32">
              <w:rPr>
                <w:color w:val="000000"/>
                <w:sz w:val="22"/>
                <w:szCs w:val="22"/>
                <w:lang w:bidi="lo-LA"/>
              </w:rPr>
              <w:t>FAGLGVTR</w:t>
            </w:r>
          </w:p>
        </w:tc>
        <w:tc>
          <w:tcPr>
            <w:tcW w:w="1796"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39BF339A" w14:textId="65223F0C">
            <w:pPr>
              <w:spacing w:before="0" w:after="0"/>
              <w:rPr>
                <w:color w:val="000000"/>
                <w:sz w:val="22"/>
                <w:szCs w:val="22"/>
                <w:lang w:bidi="lo-LA"/>
              </w:rPr>
            </w:pPr>
            <w:r w:rsidRPr="009E1F32">
              <w:rPr>
                <w:color w:val="000000"/>
                <w:sz w:val="22"/>
                <w:szCs w:val="22"/>
                <w:lang w:bidi="lo-LA"/>
              </w:rPr>
              <w:t>ZCGL25</w:t>
            </w:r>
          </w:p>
        </w:tc>
      </w:tr>
      <w:tr w:rsidRPr="009E1F32" w:rsidR="0006422C" w:rsidTr="0006422C" w14:paraId="55D96218"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hideMark/>
          </w:tcPr>
          <w:p w:rsidRPr="009E1F32" w:rsidR="0006422C" w:rsidP="0006422C" w:rsidRDefault="0006422C" w14:paraId="5AFADFDE" w14:textId="77777777">
            <w:pPr>
              <w:spacing w:before="0" w:after="0"/>
              <w:rPr>
                <w:color w:val="000000"/>
                <w:sz w:val="22"/>
                <w:szCs w:val="22"/>
                <w:lang w:bidi="lo-LA"/>
              </w:rPr>
            </w:pPr>
            <w:r w:rsidRPr="009E1F32">
              <w:rPr>
                <w:color w:val="000000"/>
                <w:sz w:val="22"/>
                <w:szCs w:val="22"/>
                <w:lang w:bidi="lo-LA"/>
              </w:rPr>
              <w:t>ZCGL27_1</w:t>
            </w:r>
          </w:p>
        </w:tc>
        <w:tc>
          <w:tcPr>
            <w:tcW w:w="1457"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656B3C29" w14:textId="67048C5E">
            <w:pPr>
              <w:spacing w:before="0" w:after="0"/>
              <w:rPr>
                <w:color w:val="000000"/>
                <w:sz w:val="22"/>
                <w:szCs w:val="22"/>
                <w:lang w:bidi="lo-LA"/>
              </w:rPr>
            </w:pPr>
            <w:r w:rsidRPr="009E1F32">
              <w:rPr>
                <w:color w:val="000000"/>
                <w:sz w:val="22"/>
                <w:szCs w:val="22"/>
                <w:lang w:bidi="lo-LA"/>
              </w:rPr>
              <w:t>ZCGL26</w:t>
            </w:r>
          </w:p>
        </w:tc>
        <w:tc>
          <w:tcPr>
            <w:tcW w:w="1796"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5DEFDC0A" w14:textId="6DD9AF42">
            <w:pPr>
              <w:spacing w:before="0" w:after="0"/>
              <w:rPr>
                <w:color w:val="000000"/>
                <w:sz w:val="22"/>
                <w:szCs w:val="22"/>
                <w:lang w:bidi="lo-LA"/>
              </w:rPr>
            </w:pPr>
            <w:r w:rsidRPr="009E1F32">
              <w:rPr>
                <w:color w:val="000000"/>
                <w:sz w:val="22"/>
                <w:szCs w:val="22"/>
                <w:lang w:bidi="lo-LA"/>
              </w:rPr>
              <w:t>ZCGL08</w:t>
            </w:r>
          </w:p>
        </w:tc>
      </w:tr>
      <w:tr w:rsidRPr="009E1F32" w:rsidR="0006422C" w:rsidTr="0006422C" w14:paraId="494B1470"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hideMark/>
          </w:tcPr>
          <w:p w:rsidRPr="009E1F32" w:rsidR="0006422C" w:rsidP="0006422C" w:rsidRDefault="0006422C" w14:paraId="0F95133B" w14:textId="77777777">
            <w:pPr>
              <w:spacing w:before="0" w:after="0"/>
              <w:rPr>
                <w:color w:val="000000"/>
                <w:sz w:val="22"/>
                <w:szCs w:val="22"/>
                <w:lang w:bidi="lo-LA"/>
              </w:rPr>
            </w:pPr>
            <w:r w:rsidRPr="009E1F32">
              <w:rPr>
                <w:color w:val="000000"/>
                <w:sz w:val="22"/>
                <w:szCs w:val="22"/>
                <w:lang w:bidi="lo-LA"/>
              </w:rPr>
              <w:t>ZCGL27</w:t>
            </w:r>
          </w:p>
        </w:tc>
        <w:tc>
          <w:tcPr>
            <w:tcW w:w="1457"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650F701C" w14:textId="3489EDDB">
            <w:pPr>
              <w:spacing w:before="0" w:after="0"/>
              <w:rPr>
                <w:color w:val="000000"/>
                <w:sz w:val="22"/>
                <w:szCs w:val="22"/>
                <w:lang w:bidi="lo-LA"/>
              </w:rPr>
            </w:pPr>
            <w:r w:rsidRPr="009E1F32">
              <w:rPr>
                <w:color w:val="000000"/>
                <w:sz w:val="22"/>
                <w:szCs w:val="22"/>
                <w:lang w:bidi="lo-LA"/>
              </w:rPr>
              <w:t>ZCGL13</w:t>
            </w:r>
          </w:p>
        </w:tc>
        <w:tc>
          <w:tcPr>
            <w:tcW w:w="1796"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1C4CCC6C" w14:textId="53257980">
            <w:pPr>
              <w:spacing w:before="0" w:after="0"/>
              <w:rPr>
                <w:color w:val="000000"/>
                <w:sz w:val="22"/>
                <w:szCs w:val="22"/>
                <w:lang w:bidi="lo-LA"/>
              </w:rPr>
            </w:pPr>
            <w:r w:rsidRPr="009E1F32">
              <w:rPr>
                <w:color w:val="000000"/>
                <w:sz w:val="22"/>
                <w:szCs w:val="22"/>
                <w:lang w:bidi="lo-LA"/>
              </w:rPr>
              <w:t>ZCGL07_1</w:t>
            </w:r>
          </w:p>
        </w:tc>
      </w:tr>
      <w:tr w:rsidRPr="009E1F32" w:rsidR="0006422C" w:rsidTr="0006422C" w14:paraId="66FD744A"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hideMark/>
          </w:tcPr>
          <w:p w:rsidRPr="009E1F32" w:rsidR="0006422C" w:rsidP="0006422C" w:rsidRDefault="0006422C" w14:paraId="605BF848" w14:textId="77777777">
            <w:pPr>
              <w:spacing w:before="0" w:after="0"/>
              <w:rPr>
                <w:color w:val="000000"/>
                <w:sz w:val="22"/>
                <w:szCs w:val="22"/>
                <w:lang w:bidi="lo-LA"/>
              </w:rPr>
            </w:pPr>
            <w:r w:rsidRPr="009E1F32">
              <w:rPr>
                <w:color w:val="000000"/>
                <w:sz w:val="22"/>
                <w:szCs w:val="22"/>
                <w:lang w:bidi="lo-LA"/>
              </w:rPr>
              <w:t xml:space="preserve">ZCGL28_NB </w:t>
            </w:r>
          </w:p>
        </w:tc>
        <w:tc>
          <w:tcPr>
            <w:tcW w:w="1457"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4350DC11" w14:textId="2A76C021">
            <w:pPr>
              <w:spacing w:before="0" w:after="0"/>
              <w:rPr>
                <w:color w:val="000000"/>
                <w:sz w:val="22"/>
                <w:szCs w:val="22"/>
                <w:lang w:bidi="lo-LA"/>
              </w:rPr>
            </w:pPr>
            <w:r w:rsidRPr="009E1F32">
              <w:rPr>
                <w:color w:val="000000"/>
                <w:sz w:val="22"/>
                <w:szCs w:val="22"/>
                <w:lang w:bidi="lo-LA"/>
              </w:rPr>
              <w:t>ZCGL25</w:t>
            </w:r>
          </w:p>
        </w:tc>
        <w:tc>
          <w:tcPr>
            <w:tcW w:w="1796"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10173FF6" w14:textId="5FB30D86">
            <w:pPr>
              <w:spacing w:before="0" w:after="0"/>
              <w:rPr>
                <w:color w:val="000000"/>
                <w:sz w:val="22"/>
                <w:szCs w:val="22"/>
                <w:lang w:bidi="lo-LA"/>
              </w:rPr>
            </w:pPr>
            <w:r w:rsidRPr="009E1F32">
              <w:rPr>
                <w:color w:val="000000"/>
                <w:sz w:val="22"/>
                <w:szCs w:val="22"/>
                <w:lang w:bidi="lo-LA"/>
              </w:rPr>
              <w:t>ZCGL07</w:t>
            </w:r>
          </w:p>
        </w:tc>
      </w:tr>
      <w:tr w:rsidRPr="009E1F32" w:rsidR="0006422C" w:rsidTr="0006422C" w14:paraId="7DA0D641"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hideMark/>
          </w:tcPr>
          <w:p w:rsidRPr="009E1F32" w:rsidR="0006422C" w:rsidP="0006422C" w:rsidRDefault="0006422C" w14:paraId="2463365E" w14:textId="77777777">
            <w:pPr>
              <w:spacing w:before="0" w:after="0"/>
              <w:rPr>
                <w:color w:val="000000"/>
                <w:sz w:val="22"/>
                <w:szCs w:val="22"/>
                <w:lang w:bidi="lo-LA"/>
              </w:rPr>
            </w:pPr>
            <w:r w:rsidRPr="009E1F32">
              <w:rPr>
                <w:color w:val="000000"/>
                <w:sz w:val="22"/>
                <w:szCs w:val="22"/>
                <w:lang w:bidi="lo-LA"/>
              </w:rPr>
              <w:t>ZCGL28_NGB</w:t>
            </w:r>
          </w:p>
        </w:tc>
        <w:tc>
          <w:tcPr>
            <w:tcW w:w="1457"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0D2974D1" w14:textId="28B5761A">
            <w:pPr>
              <w:spacing w:before="0" w:after="0"/>
              <w:rPr>
                <w:color w:val="000000"/>
                <w:sz w:val="22"/>
                <w:szCs w:val="22"/>
                <w:lang w:bidi="lo-LA"/>
              </w:rPr>
            </w:pPr>
            <w:r w:rsidRPr="009E1F32">
              <w:rPr>
                <w:color w:val="000000"/>
                <w:sz w:val="22"/>
                <w:szCs w:val="22"/>
                <w:lang w:bidi="lo-LA"/>
              </w:rPr>
              <w:t>ZCGL08</w:t>
            </w:r>
          </w:p>
        </w:tc>
        <w:tc>
          <w:tcPr>
            <w:tcW w:w="1796"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0A73200A" w14:textId="731AA857">
            <w:pPr>
              <w:spacing w:before="0" w:after="0"/>
              <w:rPr>
                <w:color w:val="000000"/>
                <w:sz w:val="22"/>
                <w:szCs w:val="22"/>
                <w:lang w:bidi="lo-LA"/>
              </w:rPr>
            </w:pPr>
            <w:r w:rsidRPr="009E1F32">
              <w:rPr>
                <w:color w:val="000000"/>
                <w:sz w:val="22"/>
                <w:szCs w:val="22"/>
                <w:lang w:bidi="lo-LA"/>
              </w:rPr>
              <w:t>ZCGL27_1</w:t>
            </w:r>
          </w:p>
        </w:tc>
      </w:tr>
      <w:tr w:rsidRPr="009E1F32" w:rsidR="0006422C" w:rsidTr="0006422C" w14:paraId="0D74420F"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hideMark/>
          </w:tcPr>
          <w:p w:rsidRPr="009E1F32" w:rsidR="0006422C" w:rsidP="0006422C" w:rsidRDefault="0006422C" w14:paraId="1E48656A" w14:textId="77777777">
            <w:pPr>
              <w:spacing w:before="0" w:after="0"/>
              <w:rPr>
                <w:color w:val="000000"/>
                <w:sz w:val="22"/>
                <w:szCs w:val="22"/>
                <w:lang w:bidi="lo-LA"/>
              </w:rPr>
            </w:pPr>
            <w:r w:rsidRPr="009E1F32">
              <w:rPr>
                <w:color w:val="000000"/>
                <w:sz w:val="22"/>
                <w:szCs w:val="22"/>
                <w:lang w:bidi="lo-LA"/>
              </w:rPr>
              <w:t>ZCGL09</w:t>
            </w:r>
          </w:p>
        </w:tc>
        <w:tc>
          <w:tcPr>
            <w:tcW w:w="1457"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5A675944" w14:textId="54807B31">
            <w:pPr>
              <w:spacing w:before="0" w:after="0"/>
              <w:rPr>
                <w:color w:val="000000"/>
                <w:sz w:val="22"/>
                <w:szCs w:val="22"/>
                <w:lang w:bidi="lo-LA"/>
              </w:rPr>
            </w:pPr>
            <w:r w:rsidRPr="009E1F32">
              <w:rPr>
                <w:color w:val="000000"/>
                <w:sz w:val="22"/>
                <w:szCs w:val="22"/>
                <w:lang w:bidi="lo-LA"/>
              </w:rPr>
              <w:t>ZCGL07_1</w:t>
            </w:r>
          </w:p>
        </w:tc>
        <w:tc>
          <w:tcPr>
            <w:tcW w:w="1796"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49D863AA" w14:textId="60B90990">
            <w:pPr>
              <w:spacing w:before="0" w:after="0"/>
              <w:rPr>
                <w:color w:val="000000"/>
                <w:sz w:val="22"/>
                <w:szCs w:val="22"/>
                <w:lang w:bidi="lo-LA"/>
              </w:rPr>
            </w:pPr>
            <w:r w:rsidRPr="009E1F32">
              <w:rPr>
                <w:color w:val="000000"/>
                <w:sz w:val="22"/>
                <w:szCs w:val="22"/>
                <w:lang w:bidi="lo-LA"/>
              </w:rPr>
              <w:t>ZCGL27</w:t>
            </w:r>
          </w:p>
        </w:tc>
      </w:tr>
      <w:tr w:rsidRPr="009E1F32" w:rsidR="0006422C" w:rsidTr="0006422C" w14:paraId="6A48DC8A"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hideMark/>
          </w:tcPr>
          <w:p w:rsidRPr="009E1F32" w:rsidR="0006422C" w:rsidP="0006422C" w:rsidRDefault="0006422C" w14:paraId="4016EFFF" w14:textId="77777777">
            <w:pPr>
              <w:spacing w:before="0" w:after="0"/>
              <w:rPr>
                <w:color w:val="000000"/>
                <w:sz w:val="22"/>
                <w:szCs w:val="22"/>
                <w:lang w:bidi="lo-LA"/>
              </w:rPr>
            </w:pPr>
            <w:r w:rsidRPr="009E1F32">
              <w:rPr>
                <w:color w:val="000000"/>
                <w:sz w:val="22"/>
                <w:szCs w:val="22"/>
                <w:lang w:bidi="lo-LA"/>
              </w:rPr>
              <w:t>Z_TH_PHAC</w:t>
            </w:r>
          </w:p>
        </w:tc>
        <w:tc>
          <w:tcPr>
            <w:tcW w:w="1457"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4B01EC77" w14:textId="6002E608">
            <w:pPr>
              <w:spacing w:before="0" w:after="0"/>
              <w:rPr>
                <w:color w:val="000000"/>
                <w:sz w:val="22"/>
                <w:szCs w:val="22"/>
                <w:lang w:bidi="lo-LA"/>
              </w:rPr>
            </w:pPr>
            <w:r w:rsidRPr="009E1F32">
              <w:rPr>
                <w:color w:val="000000"/>
                <w:sz w:val="22"/>
                <w:szCs w:val="22"/>
                <w:lang w:bidi="lo-LA"/>
              </w:rPr>
              <w:t>ZCGL07</w:t>
            </w:r>
          </w:p>
        </w:tc>
        <w:tc>
          <w:tcPr>
            <w:tcW w:w="1796"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23D9817A" w14:textId="35B0D22C">
            <w:pPr>
              <w:spacing w:before="0" w:after="0"/>
              <w:rPr>
                <w:color w:val="000000"/>
                <w:sz w:val="22"/>
                <w:szCs w:val="22"/>
                <w:lang w:bidi="lo-LA"/>
              </w:rPr>
            </w:pPr>
            <w:r w:rsidRPr="009E1F32">
              <w:rPr>
                <w:color w:val="000000"/>
                <w:sz w:val="22"/>
                <w:szCs w:val="22"/>
                <w:lang w:bidi="lo-LA"/>
              </w:rPr>
              <w:t>ZCGL28_NB</w:t>
            </w:r>
          </w:p>
        </w:tc>
      </w:tr>
      <w:tr w:rsidRPr="009E1F32" w:rsidR="0006422C" w:rsidTr="0006422C" w14:paraId="1FF171B2"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hideMark/>
          </w:tcPr>
          <w:p w:rsidRPr="009E1F32" w:rsidR="0006422C" w:rsidP="0006422C" w:rsidRDefault="0006422C" w14:paraId="08419552" w14:textId="64C34442">
            <w:pPr>
              <w:spacing w:before="0" w:after="0"/>
              <w:rPr>
                <w:color w:val="000000"/>
                <w:sz w:val="22"/>
                <w:szCs w:val="22"/>
                <w:lang w:bidi="lo-LA"/>
              </w:rPr>
            </w:pPr>
            <w:r w:rsidRPr="009E1F32">
              <w:rPr>
                <w:color w:val="000000"/>
                <w:sz w:val="22"/>
                <w:szCs w:val="22"/>
                <w:lang w:bidi="lo-LA"/>
              </w:rPr>
              <w:t>ZCGL03_3</w:t>
            </w:r>
          </w:p>
        </w:tc>
        <w:tc>
          <w:tcPr>
            <w:tcW w:w="1457"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570A0F94" w14:textId="6A3FBBF0">
            <w:pPr>
              <w:spacing w:before="0" w:after="0"/>
              <w:rPr>
                <w:color w:val="000000"/>
                <w:sz w:val="22"/>
                <w:szCs w:val="22"/>
                <w:lang w:bidi="lo-LA"/>
              </w:rPr>
            </w:pPr>
            <w:r w:rsidRPr="009E1F32">
              <w:rPr>
                <w:color w:val="000000"/>
                <w:sz w:val="22"/>
                <w:szCs w:val="22"/>
                <w:lang w:bidi="lo-LA"/>
              </w:rPr>
              <w:t>ZCGL27_1</w:t>
            </w:r>
          </w:p>
        </w:tc>
        <w:tc>
          <w:tcPr>
            <w:tcW w:w="1796"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380481B9" w14:textId="5B7BBB4C">
            <w:pPr>
              <w:spacing w:before="0" w:after="0"/>
              <w:rPr>
                <w:color w:val="000000"/>
                <w:sz w:val="22"/>
                <w:szCs w:val="22"/>
                <w:lang w:bidi="lo-LA"/>
              </w:rPr>
            </w:pPr>
            <w:r w:rsidRPr="009E1F32">
              <w:rPr>
                <w:color w:val="000000"/>
                <w:sz w:val="22"/>
                <w:szCs w:val="22"/>
                <w:lang w:bidi="lo-LA"/>
              </w:rPr>
              <w:t>ZCGL28_NGB</w:t>
            </w:r>
          </w:p>
        </w:tc>
      </w:tr>
      <w:tr w:rsidRPr="009E1F32" w:rsidR="0006422C" w:rsidTr="0006422C" w14:paraId="11D81EC4"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tcPr>
          <w:p w:rsidRPr="009E1F32" w:rsidR="0006422C" w:rsidP="0006422C" w:rsidRDefault="0006422C" w14:paraId="0CA38B31" w14:textId="321E958F">
            <w:pPr>
              <w:spacing w:before="0" w:after="0"/>
              <w:rPr>
                <w:color w:val="000000"/>
                <w:sz w:val="22"/>
                <w:szCs w:val="22"/>
                <w:lang w:bidi="lo-LA"/>
              </w:rPr>
            </w:pPr>
            <w:r w:rsidRPr="009E1F32">
              <w:rPr>
                <w:color w:val="000000"/>
                <w:sz w:val="22"/>
                <w:szCs w:val="22"/>
                <w:lang w:bidi="lo-LA"/>
              </w:rPr>
              <w:t>ZTHCD_SBV</w:t>
            </w:r>
          </w:p>
        </w:tc>
        <w:tc>
          <w:tcPr>
            <w:tcW w:w="1457"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791F7BE3" w14:textId="2A19C9C5">
            <w:pPr>
              <w:spacing w:before="0" w:after="0"/>
              <w:rPr>
                <w:color w:val="000000"/>
                <w:sz w:val="22"/>
                <w:szCs w:val="22"/>
                <w:lang w:bidi="lo-LA"/>
              </w:rPr>
            </w:pPr>
            <w:r w:rsidRPr="009E1F32">
              <w:rPr>
                <w:color w:val="000000"/>
                <w:sz w:val="22"/>
                <w:szCs w:val="22"/>
                <w:lang w:bidi="lo-LA"/>
              </w:rPr>
              <w:t>ZCGL27</w:t>
            </w:r>
          </w:p>
        </w:tc>
        <w:tc>
          <w:tcPr>
            <w:tcW w:w="1796"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47E0B04C" w14:textId="34CD403B">
            <w:pPr>
              <w:spacing w:before="0" w:after="0"/>
              <w:rPr>
                <w:color w:val="000000"/>
                <w:sz w:val="22"/>
                <w:szCs w:val="22"/>
                <w:lang w:bidi="lo-LA"/>
              </w:rPr>
            </w:pPr>
            <w:r w:rsidRPr="009E1F32">
              <w:rPr>
                <w:color w:val="000000"/>
                <w:sz w:val="22"/>
                <w:szCs w:val="22"/>
                <w:lang w:bidi="lo-LA"/>
              </w:rPr>
              <w:t>ZCGL09</w:t>
            </w:r>
          </w:p>
        </w:tc>
      </w:tr>
      <w:tr w:rsidRPr="009E1F32" w:rsidR="0006422C" w:rsidTr="0006422C" w14:paraId="48D5CA43"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tcPr>
          <w:p w:rsidRPr="009E1F32" w:rsidR="0006422C" w:rsidP="0006422C" w:rsidRDefault="0006422C" w14:paraId="2B20FFCC" w14:textId="5A5C52E8">
            <w:pPr>
              <w:spacing w:before="0" w:after="0"/>
              <w:rPr>
                <w:color w:val="000000"/>
                <w:sz w:val="22"/>
                <w:szCs w:val="22"/>
                <w:lang w:bidi="lo-LA"/>
              </w:rPr>
            </w:pPr>
            <w:r w:rsidRPr="009E1F32">
              <w:rPr>
                <w:color w:val="000000"/>
                <w:sz w:val="22"/>
                <w:szCs w:val="22"/>
                <w:lang w:bidi="lo-LA"/>
              </w:rPr>
              <w:t>Z_TH_DW_New (DS)</w:t>
            </w:r>
          </w:p>
        </w:tc>
        <w:tc>
          <w:tcPr>
            <w:tcW w:w="1457"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2C021099" w14:textId="3A5E4D67">
            <w:pPr>
              <w:spacing w:before="0" w:after="0"/>
              <w:rPr>
                <w:color w:val="000000"/>
                <w:sz w:val="22"/>
                <w:szCs w:val="22"/>
                <w:lang w:bidi="lo-LA"/>
              </w:rPr>
            </w:pPr>
            <w:r w:rsidRPr="009E1F32">
              <w:rPr>
                <w:color w:val="000000"/>
                <w:sz w:val="22"/>
                <w:szCs w:val="22"/>
                <w:lang w:bidi="lo-LA"/>
              </w:rPr>
              <w:t>ZCGL28_NB</w:t>
            </w:r>
          </w:p>
        </w:tc>
        <w:tc>
          <w:tcPr>
            <w:tcW w:w="1796"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66438F1A" w14:textId="4125E74F">
            <w:pPr>
              <w:spacing w:before="0" w:after="0"/>
              <w:rPr>
                <w:color w:val="000000"/>
                <w:sz w:val="22"/>
                <w:szCs w:val="22"/>
                <w:lang w:bidi="lo-LA"/>
              </w:rPr>
            </w:pPr>
            <w:r w:rsidRPr="009E1F32">
              <w:rPr>
                <w:color w:val="000000"/>
                <w:sz w:val="22"/>
                <w:szCs w:val="22"/>
                <w:lang w:bidi="lo-LA"/>
              </w:rPr>
              <w:t>ZTHCD_SBV</w:t>
            </w:r>
          </w:p>
        </w:tc>
      </w:tr>
      <w:tr w:rsidRPr="009E1F32" w:rsidR="0006422C" w:rsidTr="0006422C" w14:paraId="20337160"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tcPr>
          <w:p w:rsidRPr="009E1F32" w:rsidR="0006422C" w:rsidP="0006422C" w:rsidRDefault="0006422C" w14:paraId="4CBD42CF" w14:textId="22E584D2">
            <w:pPr>
              <w:spacing w:before="0" w:after="0"/>
              <w:rPr>
                <w:color w:val="000000"/>
                <w:sz w:val="22"/>
                <w:szCs w:val="22"/>
                <w:lang w:bidi="lo-LA"/>
              </w:rPr>
            </w:pPr>
            <w:r w:rsidRPr="009E1F32">
              <w:rPr>
                <w:color w:val="000000"/>
                <w:sz w:val="22"/>
                <w:szCs w:val="22"/>
                <w:lang w:bidi="lo-LA"/>
              </w:rPr>
              <w:t>Z_TH_DW_New (TL)</w:t>
            </w:r>
          </w:p>
        </w:tc>
        <w:tc>
          <w:tcPr>
            <w:tcW w:w="1457"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13B8CA35" w14:textId="4ECC4328">
            <w:pPr>
              <w:spacing w:before="0" w:after="0"/>
              <w:rPr>
                <w:color w:val="000000"/>
                <w:sz w:val="22"/>
                <w:szCs w:val="22"/>
                <w:lang w:bidi="lo-LA"/>
              </w:rPr>
            </w:pPr>
            <w:r w:rsidRPr="009E1F32">
              <w:rPr>
                <w:color w:val="000000"/>
                <w:sz w:val="22"/>
                <w:szCs w:val="22"/>
                <w:lang w:bidi="lo-LA"/>
              </w:rPr>
              <w:t>ZCGL28_NGB</w:t>
            </w:r>
          </w:p>
        </w:tc>
        <w:tc>
          <w:tcPr>
            <w:tcW w:w="1796"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3331FFEA" w14:textId="66278D4D">
            <w:pPr>
              <w:spacing w:before="0" w:after="0"/>
              <w:rPr>
                <w:color w:val="000000"/>
                <w:sz w:val="22"/>
                <w:szCs w:val="22"/>
                <w:lang w:bidi="lo-LA"/>
              </w:rPr>
            </w:pPr>
            <w:r w:rsidRPr="009E1F32">
              <w:rPr>
                <w:color w:val="000000"/>
                <w:sz w:val="22"/>
                <w:szCs w:val="22"/>
                <w:lang w:bidi="lo-LA"/>
              </w:rPr>
              <w:t>Z_TH_DW_New (DS)</w:t>
            </w:r>
          </w:p>
        </w:tc>
      </w:tr>
      <w:tr w:rsidRPr="009E1F32" w:rsidR="0006422C" w:rsidTr="0006422C" w14:paraId="51609B82"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tcPr>
          <w:p w:rsidRPr="009E1F32" w:rsidR="0006422C" w:rsidP="0006422C" w:rsidRDefault="0006422C" w14:paraId="709140A5" w14:textId="5A252D67">
            <w:pPr>
              <w:spacing w:before="0" w:after="0"/>
              <w:rPr>
                <w:color w:val="000000"/>
                <w:sz w:val="22"/>
                <w:szCs w:val="22"/>
                <w:lang w:bidi="lo-LA"/>
              </w:rPr>
            </w:pPr>
            <w:r w:rsidRPr="009E1F32">
              <w:rPr>
                <w:color w:val="000000"/>
                <w:sz w:val="22"/>
                <w:szCs w:val="22"/>
                <w:lang w:bidi="lo-LA"/>
              </w:rPr>
              <w:t>Z_TH_DW_New (DG)</w:t>
            </w:r>
          </w:p>
        </w:tc>
        <w:tc>
          <w:tcPr>
            <w:tcW w:w="1457"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0F69F2CE" w14:textId="0D392E1A">
            <w:pPr>
              <w:spacing w:before="0" w:after="0"/>
              <w:rPr>
                <w:color w:val="000000"/>
                <w:sz w:val="22"/>
                <w:szCs w:val="22"/>
                <w:lang w:bidi="lo-LA"/>
              </w:rPr>
            </w:pPr>
            <w:r w:rsidRPr="009E1F32">
              <w:rPr>
                <w:color w:val="000000"/>
                <w:sz w:val="22"/>
                <w:szCs w:val="22"/>
                <w:lang w:bidi="lo-LA"/>
              </w:rPr>
              <w:t>ZCGL09</w:t>
            </w:r>
          </w:p>
        </w:tc>
        <w:tc>
          <w:tcPr>
            <w:tcW w:w="1796"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6E947BDC" w14:textId="1664A761">
            <w:pPr>
              <w:spacing w:before="0" w:after="0"/>
              <w:rPr>
                <w:color w:val="000000"/>
                <w:sz w:val="22"/>
                <w:szCs w:val="22"/>
                <w:lang w:bidi="lo-LA"/>
              </w:rPr>
            </w:pPr>
            <w:r w:rsidRPr="009E1F32">
              <w:rPr>
                <w:color w:val="000000"/>
                <w:sz w:val="22"/>
                <w:szCs w:val="22"/>
                <w:lang w:bidi="lo-LA"/>
              </w:rPr>
              <w:t>Z_TH_DW_New (TL)</w:t>
            </w:r>
          </w:p>
        </w:tc>
      </w:tr>
      <w:tr w:rsidRPr="009E1F32" w:rsidR="0006422C" w:rsidTr="0006422C" w14:paraId="641850A1"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tcPr>
          <w:p w:rsidRPr="009E1F32" w:rsidR="0006422C" w:rsidP="0006422C" w:rsidRDefault="0006422C" w14:paraId="023ABC59" w14:textId="5F4B9C56">
            <w:pPr>
              <w:spacing w:before="0" w:after="0"/>
              <w:rPr>
                <w:color w:val="000000"/>
                <w:sz w:val="22"/>
                <w:szCs w:val="22"/>
                <w:lang w:bidi="lo-LA"/>
              </w:rPr>
            </w:pPr>
            <w:r w:rsidRPr="009E1F32">
              <w:rPr>
                <w:color w:val="000000"/>
                <w:sz w:val="22"/>
                <w:szCs w:val="22"/>
                <w:lang w:bidi="lo-LA"/>
              </w:rPr>
              <w:t>Z_TH_DW_New (STL)</w:t>
            </w:r>
          </w:p>
        </w:tc>
        <w:tc>
          <w:tcPr>
            <w:tcW w:w="1457"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225847F3" w14:textId="65AA4361">
            <w:pPr>
              <w:spacing w:before="0" w:after="0"/>
              <w:rPr>
                <w:color w:val="000000"/>
                <w:sz w:val="22"/>
                <w:szCs w:val="22"/>
                <w:lang w:bidi="lo-LA"/>
              </w:rPr>
            </w:pPr>
            <w:r w:rsidRPr="009E1F32">
              <w:rPr>
                <w:color w:val="000000"/>
                <w:sz w:val="22"/>
                <w:szCs w:val="22"/>
                <w:lang w:bidi="lo-LA"/>
              </w:rPr>
              <w:t>ZTHCD_SBV</w:t>
            </w:r>
          </w:p>
        </w:tc>
        <w:tc>
          <w:tcPr>
            <w:tcW w:w="1796"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2FCCEFCD" w14:textId="2E75F700">
            <w:pPr>
              <w:spacing w:before="0" w:after="0"/>
              <w:rPr>
                <w:color w:val="000000"/>
                <w:sz w:val="22"/>
                <w:szCs w:val="22"/>
                <w:lang w:bidi="lo-LA"/>
              </w:rPr>
            </w:pPr>
            <w:r w:rsidRPr="009E1F32">
              <w:rPr>
                <w:color w:val="000000"/>
                <w:sz w:val="22"/>
                <w:szCs w:val="22"/>
                <w:lang w:bidi="lo-LA"/>
              </w:rPr>
              <w:t>Z_TH_DW_New (DG)</w:t>
            </w:r>
          </w:p>
        </w:tc>
      </w:tr>
      <w:tr w:rsidRPr="009E1F32" w:rsidR="0006422C" w:rsidTr="0006422C" w14:paraId="559A032B"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tcPr>
          <w:p w:rsidRPr="009E1F32" w:rsidR="0006422C" w:rsidP="0006422C" w:rsidRDefault="0006422C" w14:paraId="13DA236E" w14:textId="72B979DD">
            <w:pPr>
              <w:spacing w:before="0" w:after="0"/>
              <w:rPr>
                <w:color w:val="000000"/>
                <w:sz w:val="22"/>
                <w:szCs w:val="22"/>
                <w:lang w:bidi="lo-LA"/>
              </w:rPr>
            </w:pPr>
            <w:r w:rsidRPr="009E1F32">
              <w:rPr>
                <w:color w:val="000000"/>
                <w:sz w:val="22"/>
                <w:szCs w:val="22"/>
                <w:lang w:bidi="lo-LA"/>
              </w:rPr>
              <w:t>Z_TH_0205</w:t>
            </w:r>
          </w:p>
        </w:tc>
        <w:tc>
          <w:tcPr>
            <w:tcW w:w="1457"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328DFEDD" w14:textId="4FE7D952">
            <w:pPr>
              <w:spacing w:before="0" w:after="0"/>
              <w:rPr>
                <w:color w:val="000000"/>
                <w:sz w:val="22"/>
                <w:szCs w:val="22"/>
                <w:lang w:bidi="lo-LA"/>
              </w:rPr>
            </w:pPr>
            <w:r w:rsidRPr="009E1F32">
              <w:rPr>
                <w:color w:val="000000"/>
                <w:sz w:val="22"/>
                <w:szCs w:val="22"/>
                <w:lang w:bidi="lo-LA"/>
              </w:rPr>
              <w:t>Z_TH_DW_New (DS)</w:t>
            </w:r>
          </w:p>
        </w:tc>
        <w:tc>
          <w:tcPr>
            <w:tcW w:w="1796"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0C773E34" w14:textId="7E918EC4">
            <w:pPr>
              <w:spacing w:before="0" w:after="0"/>
              <w:rPr>
                <w:color w:val="000000"/>
                <w:sz w:val="22"/>
                <w:szCs w:val="22"/>
                <w:lang w:bidi="lo-LA"/>
              </w:rPr>
            </w:pPr>
            <w:r w:rsidRPr="009E1F32">
              <w:rPr>
                <w:color w:val="000000"/>
                <w:sz w:val="22"/>
                <w:szCs w:val="22"/>
                <w:lang w:bidi="lo-LA"/>
              </w:rPr>
              <w:t>Z_TH_DW_New (STL)</w:t>
            </w:r>
          </w:p>
        </w:tc>
      </w:tr>
      <w:tr w:rsidRPr="009E1F32" w:rsidR="0006422C" w:rsidTr="0006422C" w14:paraId="1B863B8A"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tcPr>
          <w:p w:rsidRPr="009E1F32" w:rsidR="0006422C" w:rsidP="0006422C" w:rsidRDefault="0006422C" w14:paraId="10785DE5" w14:textId="5084FF55">
            <w:pPr>
              <w:spacing w:before="0" w:after="0"/>
              <w:rPr>
                <w:color w:val="000000"/>
                <w:sz w:val="22"/>
                <w:szCs w:val="22"/>
                <w:lang w:bidi="lo-LA"/>
              </w:rPr>
            </w:pPr>
            <w:r w:rsidRPr="009E1F32">
              <w:rPr>
                <w:color w:val="000000"/>
                <w:sz w:val="22"/>
                <w:szCs w:val="22"/>
                <w:lang w:bidi="lo-LA"/>
              </w:rPr>
              <w:t>FAGLGVTR</w:t>
            </w:r>
          </w:p>
        </w:tc>
        <w:tc>
          <w:tcPr>
            <w:tcW w:w="1457"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74B6C26D" w14:textId="0C890D03">
            <w:pPr>
              <w:spacing w:before="0" w:after="0"/>
              <w:rPr>
                <w:color w:val="000000"/>
                <w:sz w:val="22"/>
                <w:szCs w:val="22"/>
                <w:lang w:bidi="lo-LA"/>
              </w:rPr>
            </w:pPr>
            <w:r w:rsidRPr="009E1F32">
              <w:rPr>
                <w:color w:val="000000"/>
                <w:sz w:val="22"/>
                <w:szCs w:val="22"/>
                <w:lang w:bidi="lo-LA"/>
              </w:rPr>
              <w:t>Z_TH_DW_New (TL)</w:t>
            </w:r>
          </w:p>
        </w:tc>
        <w:tc>
          <w:tcPr>
            <w:tcW w:w="1796"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224DBE32" w14:textId="311EF841">
            <w:pPr>
              <w:spacing w:before="0" w:after="0"/>
              <w:rPr>
                <w:color w:val="000000"/>
                <w:sz w:val="22"/>
                <w:szCs w:val="22"/>
                <w:lang w:bidi="lo-LA"/>
              </w:rPr>
            </w:pPr>
            <w:r w:rsidRPr="009E1F32">
              <w:rPr>
                <w:color w:val="000000"/>
                <w:sz w:val="22"/>
                <w:szCs w:val="22"/>
                <w:lang w:bidi="lo-LA"/>
              </w:rPr>
              <w:t>Z_TH_0205</w:t>
            </w:r>
          </w:p>
        </w:tc>
      </w:tr>
      <w:tr w:rsidRPr="009E1F32" w:rsidR="0006422C" w:rsidTr="0006422C" w14:paraId="187676C7"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tcPr>
          <w:p w:rsidRPr="009E1F32" w:rsidR="0006422C" w:rsidP="0006422C" w:rsidRDefault="0006422C" w14:paraId="07A6D987" w14:textId="71BB1233">
            <w:pPr>
              <w:spacing w:before="0" w:after="0"/>
              <w:rPr>
                <w:color w:val="000000"/>
                <w:sz w:val="22"/>
                <w:szCs w:val="22"/>
                <w:lang w:bidi="lo-LA"/>
              </w:rPr>
            </w:pPr>
          </w:p>
        </w:tc>
        <w:tc>
          <w:tcPr>
            <w:tcW w:w="1457"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26F3D2F5" w14:textId="00C4E6FD">
            <w:pPr>
              <w:spacing w:before="0" w:after="0"/>
              <w:rPr>
                <w:color w:val="000000"/>
                <w:sz w:val="22"/>
                <w:szCs w:val="22"/>
                <w:lang w:bidi="lo-LA"/>
              </w:rPr>
            </w:pPr>
            <w:r w:rsidRPr="009E1F32">
              <w:rPr>
                <w:color w:val="000000"/>
                <w:sz w:val="22"/>
                <w:szCs w:val="22"/>
                <w:lang w:bidi="lo-LA"/>
              </w:rPr>
              <w:t>Z_TH_DW_New (DG)</w:t>
            </w:r>
          </w:p>
        </w:tc>
        <w:tc>
          <w:tcPr>
            <w:tcW w:w="1796"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72F0BC58" w14:textId="5996DB27">
            <w:pPr>
              <w:spacing w:before="0" w:after="0"/>
              <w:rPr>
                <w:color w:val="000000"/>
                <w:sz w:val="22"/>
                <w:szCs w:val="22"/>
                <w:lang w:bidi="lo-LA"/>
              </w:rPr>
            </w:pPr>
            <w:r w:rsidRPr="0006422C">
              <w:rPr>
                <w:color w:val="000000"/>
                <w:sz w:val="22"/>
                <w:szCs w:val="22"/>
                <w:lang w:bidi="lo-LA"/>
              </w:rPr>
              <w:t>ZCGL03_6</w:t>
            </w:r>
            <w:r w:rsidR="00BA63BA">
              <w:rPr>
                <w:color w:val="000000"/>
                <w:sz w:val="22"/>
                <w:szCs w:val="22"/>
                <w:lang w:bidi="lo-LA"/>
              </w:rPr>
              <w:t xml:space="preserve"> </w:t>
            </w:r>
            <w:commentRangeStart w:id="47"/>
            <w:r w:rsidR="00BA63BA">
              <w:rPr>
                <w:color w:val="000000"/>
                <w:sz w:val="22"/>
                <w:szCs w:val="22"/>
                <w:lang w:bidi="lo-LA"/>
              </w:rPr>
              <w:t>(Nghiệp vụ chạy thủ công không theo Process tự động)</w:t>
            </w:r>
            <w:commentRangeEnd w:id="47"/>
            <w:r w:rsidR="00344F2D">
              <w:rPr>
                <w:rStyle w:val="CommentReference"/>
                <w:lang w:val="x-none" w:eastAsia="x-none"/>
              </w:rPr>
              <w:commentReference w:id="47"/>
            </w:r>
          </w:p>
        </w:tc>
      </w:tr>
      <w:tr w:rsidRPr="009E1F32" w:rsidR="0006422C" w:rsidTr="00E628D7" w14:paraId="26952042"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hideMark/>
          </w:tcPr>
          <w:p w:rsidRPr="009E1F32" w:rsidR="0006422C" w:rsidP="0006422C" w:rsidRDefault="0006422C" w14:paraId="13B77F0C" w14:textId="77777777">
            <w:pPr>
              <w:spacing w:before="0" w:after="0"/>
              <w:rPr>
                <w:color w:val="000000"/>
                <w:sz w:val="22"/>
                <w:szCs w:val="22"/>
                <w:lang w:bidi="lo-LA"/>
              </w:rPr>
            </w:pPr>
            <w:r w:rsidRPr="009E1F32">
              <w:rPr>
                <w:color w:val="000000"/>
                <w:sz w:val="22"/>
                <w:szCs w:val="22"/>
                <w:lang w:bidi="lo-LA"/>
              </w:rPr>
              <w:t> </w:t>
            </w:r>
          </w:p>
        </w:tc>
        <w:tc>
          <w:tcPr>
            <w:tcW w:w="1457"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01919F2B" w14:textId="1CDE228C">
            <w:pPr>
              <w:spacing w:before="0" w:after="0"/>
              <w:rPr>
                <w:color w:val="000000"/>
                <w:sz w:val="22"/>
                <w:szCs w:val="22"/>
                <w:lang w:bidi="lo-LA"/>
              </w:rPr>
            </w:pPr>
            <w:r w:rsidRPr="009E1F32">
              <w:rPr>
                <w:color w:val="000000"/>
                <w:sz w:val="22"/>
                <w:szCs w:val="22"/>
                <w:lang w:bidi="lo-LA"/>
              </w:rPr>
              <w:t>Z_TH_DW_New (STL)</w:t>
            </w:r>
          </w:p>
        </w:tc>
        <w:tc>
          <w:tcPr>
            <w:tcW w:w="1796" w:type="pct"/>
            <w:tcBorders>
              <w:top w:val="nil"/>
              <w:left w:val="nil"/>
              <w:bottom w:val="single" w:color="auto" w:sz="4" w:space="0"/>
              <w:right w:val="single" w:color="auto" w:sz="4" w:space="0"/>
            </w:tcBorders>
            <w:shd w:val="clear" w:color="auto" w:fill="auto"/>
            <w:noWrap/>
            <w:vAlign w:val="bottom"/>
            <w:hideMark/>
          </w:tcPr>
          <w:p w:rsidRPr="009E1F32" w:rsidR="0006422C" w:rsidP="0006422C" w:rsidRDefault="0006422C" w14:paraId="4A93E3C0" w14:textId="77777777">
            <w:pPr>
              <w:spacing w:before="0" w:after="0"/>
              <w:rPr>
                <w:color w:val="000000"/>
                <w:sz w:val="22"/>
                <w:szCs w:val="22"/>
                <w:lang w:bidi="lo-LA"/>
              </w:rPr>
            </w:pPr>
            <w:r w:rsidRPr="009E1F32">
              <w:rPr>
                <w:color w:val="000000"/>
                <w:sz w:val="22"/>
                <w:szCs w:val="22"/>
                <w:lang w:bidi="lo-LA"/>
              </w:rPr>
              <w:t> </w:t>
            </w:r>
          </w:p>
        </w:tc>
      </w:tr>
      <w:tr w:rsidRPr="009E1F32" w:rsidR="0006422C" w:rsidTr="00E628D7" w14:paraId="322AF69A"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hideMark/>
          </w:tcPr>
          <w:p w:rsidRPr="009E1F32" w:rsidR="0006422C" w:rsidP="0006422C" w:rsidRDefault="0006422C" w14:paraId="42034B4F" w14:textId="77777777">
            <w:pPr>
              <w:spacing w:before="0" w:after="0"/>
              <w:rPr>
                <w:color w:val="000000"/>
                <w:sz w:val="22"/>
                <w:szCs w:val="22"/>
                <w:lang w:bidi="lo-LA"/>
              </w:rPr>
            </w:pPr>
            <w:r w:rsidRPr="009E1F32">
              <w:rPr>
                <w:color w:val="000000"/>
                <w:sz w:val="22"/>
                <w:szCs w:val="22"/>
                <w:lang w:bidi="lo-LA"/>
              </w:rPr>
              <w:t> </w:t>
            </w:r>
          </w:p>
        </w:tc>
        <w:tc>
          <w:tcPr>
            <w:tcW w:w="1457"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136CEC8B" w14:textId="10E015E7">
            <w:pPr>
              <w:spacing w:before="0" w:after="0"/>
              <w:rPr>
                <w:color w:val="000000"/>
                <w:sz w:val="22"/>
                <w:szCs w:val="22"/>
                <w:lang w:bidi="lo-LA"/>
              </w:rPr>
            </w:pPr>
            <w:r w:rsidRPr="009E1F32">
              <w:rPr>
                <w:color w:val="000000"/>
                <w:sz w:val="22"/>
                <w:szCs w:val="22"/>
                <w:lang w:bidi="lo-LA"/>
              </w:rPr>
              <w:t>Z_TH_0205</w:t>
            </w:r>
          </w:p>
        </w:tc>
        <w:tc>
          <w:tcPr>
            <w:tcW w:w="1796" w:type="pct"/>
            <w:tcBorders>
              <w:top w:val="nil"/>
              <w:left w:val="nil"/>
              <w:bottom w:val="single" w:color="auto" w:sz="4" w:space="0"/>
              <w:right w:val="single" w:color="auto" w:sz="4" w:space="0"/>
            </w:tcBorders>
            <w:shd w:val="clear" w:color="auto" w:fill="auto"/>
            <w:noWrap/>
            <w:vAlign w:val="bottom"/>
            <w:hideMark/>
          </w:tcPr>
          <w:p w:rsidRPr="009E1F32" w:rsidR="0006422C" w:rsidP="0006422C" w:rsidRDefault="0006422C" w14:paraId="54BB57FA" w14:textId="77777777">
            <w:pPr>
              <w:spacing w:before="0" w:after="0"/>
              <w:rPr>
                <w:color w:val="000000"/>
                <w:sz w:val="22"/>
                <w:szCs w:val="22"/>
                <w:lang w:bidi="lo-LA"/>
              </w:rPr>
            </w:pPr>
            <w:r w:rsidRPr="009E1F32">
              <w:rPr>
                <w:color w:val="000000"/>
                <w:sz w:val="22"/>
                <w:szCs w:val="22"/>
                <w:lang w:bidi="lo-LA"/>
              </w:rPr>
              <w:t> </w:t>
            </w:r>
          </w:p>
        </w:tc>
      </w:tr>
      <w:tr w:rsidRPr="009E1F32" w:rsidR="0006422C" w:rsidTr="00E628D7" w14:paraId="438A86B2" w14:textId="77777777">
        <w:trPr>
          <w:trHeight w:val="315"/>
        </w:trPr>
        <w:tc>
          <w:tcPr>
            <w:tcW w:w="1747" w:type="pct"/>
            <w:tcBorders>
              <w:top w:val="nil"/>
              <w:left w:val="single" w:color="auto" w:sz="4" w:space="0"/>
              <w:bottom w:val="single" w:color="auto" w:sz="4" w:space="0"/>
              <w:right w:val="single" w:color="auto" w:sz="4" w:space="0"/>
            </w:tcBorders>
            <w:shd w:val="clear" w:color="auto" w:fill="auto"/>
            <w:noWrap/>
            <w:vAlign w:val="bottom"/>
            <w:hideMark/>
          </w:tcPr>
          <w:p w:rsidRPr="009E1F32" w:rsidR="0006422C" w:rsidP="0006422C" w:rsidRDefault="0006422C" w14:paraId="35433130" w14:textId="77777777">
            <w:pPr>
              <w:spacing w:before="0" w:after="0"/>
              <w:rPr>
                <w:color w:val="000000"/>
                <w:sz w:val="22"/>
                <w:szCs w:val="22"/>
                <w:lang w:bidi="lo-LA"/>
              </w:rPr>
            </w:pPr>
            <w:r w:rsidRPr="009E1F32">
              <w:rPr>
                <w:color w:val="000000"/>
                <w:sz w:val="22"/>
                <w:szCs w:val="22"/>
                <w:lang w:bidi="lo-LA"/>
              </w:rPr>
              <w:t> </w:t>
            </w:r>
          </w:p>
        </w:tc>
        <w:tc>
          <w:tcPr>
            <w:tcW w:w="1457" w:type="pct"/>
            <w:tcBorders>
              <w:top w:val="nil"/>
              <w:left w:val="nil"/>
              <w:bottom w:val="single" w:color="auto" w:sz="4" w:space="0"/>
              <w:right w:val="single" w:color="auto" w:sz="4" w:space="0"/>
            </w:tcBorders>
            <w:shd w:val="clear" w:color="auto" w:fill="auto"/>
            <w:vAlign w:val="center"/>
          </w:tcPr>
          <w:p w:rsidRPr="009E1F32" w:rsidR="0006422C" w:rsidP="0006422C" w:rsidRDefault="0006422C" w14:paraId="6DC2BD99" w14:textId="7F079362">
            <w:pPr>
              <w:spacing w:before="0" w:after="0"/>
              <w:rPr>
                <w:color w:val="000000"/>
                <w:sz w:val="22"/>
                <w:szCs w:val="22"/>
                <w:lang w:bidi="lo-LA"/>
              </w:rPr>
            </w:pPr>
          </w:p>
        </w:tc>
        <w:tc>
          <w:tcPr>
            <w:tcW w:w="1796" w:type="pct"/>
            <w:tcBorders>
              <w:top w:val="nil"/>
              <w:left w:val="nil"/>
              <w:bottom w:val="single" w:color="auto" w:sz="4" w:space="0"/>
              <w:right w:val="single" w:color="auto" w:sz="4" w:space="0"/>
            </w:tcBorders>
            <w:shd w:val="clear" w:color="auto" w:fill="auto"/>
            <w:noWrap/>
            <w:vAlign w:val="bottom"/>
            <w:hideMark/>
          </w:tcPr>
          <w:p w:rsidRPr="009E1F32" w:rsidR="0006422C" w:rsidP="0006422C" w:rsidRDefault="0006422C" w14:paraId="62F09B81" w14:textId="77777777">
            <w:pPr>
              <w:spacing w:before="0" w:after="0"/>
              <w:rPr>
                <w:color w:val="000000"/>
                <w:sz w:val="22"/>
                <w:szCs w:val="22"/>
                <w:lang w:bidi="lo-LA"/>
              </w:rPr>
            </w:pPr>
            <w:r w:rsidRPr="009E1F32">
              <w:rPr>
                <w:color w:val="000000"/>
                <w:sz w:val="22"/>
                <w:szCs w:val="22"/>
                <w:lang w:bidi="lo-LA"/>
              </w:rPr>
              <w:t> </w:t>
            </w:r>
          </w:p>
        </w:tc>
      </w:tr>
    </w:tbl>
    <w:p w:rsidR="0068416D" w:rsidP="004575E4" w:rsidRDefault="0068416D" w14:paraId="667D4C60" w14:textId="2FED45E8">
      <w:pPr>
        <w:pStyle w:val="ListParagraph"/>
        <w:numPr>
          <w:ilvl w:val="0"/>
          <w:numId w:val="49"/>
        </w:numPr>
        <w:spacing w:line="276" w:lineRule="auto"/>
        <w:rPr>
          <w:b/>
          <w:bCs/>
        </w:rPr>
      </w:pPr>
      <w:r w:rsidRPr="00227A22">
        <w:rPr>
          <w:b/>
          <w:bCs/>
        </w:rPr>
        <w:t xml:space="preserve">Xây dựng chương trình xử lý </w:t>
      </w:r>
      <w:r w:rsidR="006F33CE">
        <w:rPr>
          <w:b/>
          <w:bCs/>
        </w:rPr>
        <w:t>đóng</w:t>
      </w:r>
      <w:r w:rsidRPr="00227A22">
        <w:rPr>
          <w:b/>
          <w:bCs/>
        </w:rPr>
        <w:t xml:space="preserve"> ngày </w:t>
      </w:r>
      <w:r>
        <w:rPr>
          <w:b/>
          <w:bCs/>
        </w:rPr>
        <w:t>31</w:t>
      </w:r>
      <w:r w:rsidRPr="00227A22">
        <w:rPr>
          <w:b/>
          <w:bCs/>
        </w:rPr>
        <w:t>/</w:t>
      </w:r>
      <w:r>
        <w:rPr>
          <w:b/>
          <w:bCs/>
        </w:rPr>
        <w:t>12:</w:t>
      </w:r>
    </w:p>
    <w:p w:rsidR="0068416D" w:rsidP="0068416D" w:rsidRDefault="0068416D" w14:paraId="35D99C85" w14:textId="4CCDF9D7">
      <w:pPr>
        <w:spacing w:line="276" w:lineRule="auto"/>
        <w:ind w:firstLine="360"/>
        <w:rPr>
          <w:b/>
          <w:bCs/>
        </w:rPr>
      </w:pPr>
      <w:r w:rsidRPr="00B93DA0">
        <w:t xml:space="preserve">Tên chương trình: </w:t>
      </w:r>
      <w:r w:rsidRPr="0068416D">
        <w:rPr>
          <w:b/>
          <w:bCs/>
        </w:rPr>
        <w:t>ZPG_JOB_TH_NEW_3112</w:t>
      </w:r>
    </w:p>
    <w:p w:rsidR="0068416D" w:rsidP="00FD3325" w:rsidRDefault="0068416D" w14:paraId="62E77BE7" w14:textId="194B3182">
      <w:pPr>
        <w:spacing w:line="276" w:lineRule="auto"/>
        <w:ind w:left="360"/>
        <w:jc w:val="both"/>
      </w:pPr>
      <w:r>
        <w:t xml:space="preserve">Cán bộ phụ trách đặt lịch thực hiện cho chương trình (tại Tcode SM36), thời gian thực hiện là ngày </w:t>
      </w:r>
      <w:r w:rsidRPr="00224F90">
        <w:rPr>
          <w:b/>
          <w:bCs/>
        </w:rPr>
        <w:t>01/01</w:t>
      </w:r>
      <w:r>
        <w:t>, giờ bắt đầu là trước giờ bắt đầu của Job tích hợp tỷ giá (Z_TH_TYGIA).</w:t>
      </w:r>
    </w:p>
    <w:p w:rsidR="0068416D" w:rsidP="00FD3325" w:rsidRDefault="0068416D" w14:paraId="14F67EDB" w14:textId="389B0E9E">
      <w:pPr>
        <w:spacing w:line="276" w:lineRule="auto"/>
        <w:ind w:left="360"/>
        <w:jc w:val="both"/>
      </w:pPr>
      <w:r>
        <w:t>Chương trình đến thời điểm đặt lịch sẽ được kích hoạt, và tự động thực hiện các chức năng theo thứ tự và điều kiện như sau:</w:t>
      </w:r>
    </w:p>
    <w:tbl>
      <w:tblPr>
        <w:tblW w:w="5159" w:type="pct"/>
        <w:tblLook w:val="04A0" w:firstRow="1" w:lastRow="0" w:firstColumn="1" w:lastColumn="0" w:noHBand="0" w:noVBand="1"/>
      </w:tblPr>
      <w:tblGrid>
        <w:gridCol w:w="632"/>
        <w:gridCol w:w="3048"/>
        <w:gridCol w:w="5670"/>
      </w:tblGrid>
      <w:tr w:rsidRPr="006B5C50" w:rsidR="0068416D" w:rsidTr="009A6165" w14:paraId="21219723" w14:textId="77777777">
        <w:trPr>
          <w:trHeight w:val="300"/>
        </w:trPr>
        <w:tc>
          <w:tcPr>
            <w:tcW w:w="338" w:type="pct"/>
            <w:tcBorders>
              <w:top w:val="single" w:color="auto" w:sz="4" w:space="0"/>
              <w:left w:val="single" w:color="auto" w:sz="4" w:space="0"/>
              <w:bottom w:val="single" w:color="auto" w:sz="4" w:space="0"/>
              <w:right w:val="single" w:color="auto" w:sz="4" w:space="0"/>
            </w:tcBorders>
            <w:shd w:val="clear" w:color="auto" w:fill="auto"/>
            <w:hideMark/>
          </w:tcPr>
          <w:p w:rsidRPr="006B5C50" w:rsidR="0068416D" w:rsidP="009A6165" w:rsidRDefault="0068416D" w14:paraId="4AEE2871" w14:textId="77777777">
            <w:pPr>
              <w:spacing w:before="0" w:after="0" w:line="276" w:lineRule="auto"/>
              <w:jc w:val="center"/>
              <w:rPr>
                <w:b/>
                <w:bCs/>
                <w:sz w:val="22"/>
                <w:szCs w:val="22"/>
                <w:lang w:bidi="lo-LA"/>
              </w:rPr>
            </w:pPr>
            <w:r w:rsidRPr="006B5C50">
              <w:rPr>
                <w:b/>
                <w:bCs/>
                <w:sz w:val="22"/>
                <w:szCs w:val="22"/>
                <w:lang w:bidi="lo-LA"/>
              </w:rPr>
              <w:t>STT</w:t>
            </w:r>
          </w:p>
        </w:tc>
        <w:tc>
          <w:tcPr>
            <w:tcW w:w="1630" w:type="pct"/>
            <w:tcBorders>
              <w:top w:val="single" w:color="auto" w:sz="4" w:space="0"/>
              <w:left w:val="nil"/>
              <w:bottom w:val="single" w:color="auto" w:sz="4" w:space="0"/>
              <w:right w:val="single" w:color="auto" w:sz="4" w:space="0"/>
            </w:tcBorders>
            <w:shd w:val="clear" w:color="auto" w:fill="auto"/>
            <w:hideMark/>
          </w:tcPr>
          <w:p w:rsidRPr="006B5C50" w:rsidR="0068416D" w:rsidP="009A6165" w:rsidRDefault="0068416D" w14:paraId="2D9243B4" w14:textId="77777777">
            <w:pPr>
              <w:spacing w:before="0" w:after="0" w:line="276" w:lineRule="auto"/>
              <w:jc w:val="center"/>
              <w:rPr>
                <w:b/>
                <w:bCs/>
                <w:sz w:val="22"/>
                <w:szCs w:val="22"/>
                <w:lang w:bidi="lo-LA"/>
              </w:rPr>
            </w:pPr>
            <w:r w:rsidRPr="006B5C50">
              <w:rPr>
                <w:b/>
                <w:bCs/>
                <w:sz w:val="22"/>
                <w:szCs w:val="22"/>
                <w:lang w:bidi="lo-LA"/>
              </w:rPr>
              <w:t>Chức năng</w:t>
            </w:r>
          </w:p>
        </w:tc>
        <w:tc>
          <w:tcPr>
            <w:tcW w:w="3032" w:type="pct"/>
            <w:tcBorders>
              <w:top w:val="single" w:color="auto" w:sz="4" w:space="0"/>
              <w:left w:val="nil"/>
              <w:bottom w:val="single" w:color="auto" w:sz="4" w:space="0"/>
              <w:right w:val="single" w:color="auto" w:sz="4" w:space="0"/>
            </w:tcBorders>
            <w:shd w:val="clear" w:color="auto" w:fill="auto"/>
            <w:hideMark/>
          </w:tcPr>
          <w:p w:rsidRPr="006B5C50" w:rsidR="0068416D" w:rsidP="009A6165" w:rsidRDefault="0068416D" w14:paraId="5F3C2342" w14:textId="77777777">
            <w:pPr>
              <w:spacing w:before="0" w:after="0" w:line="276" w:lineRule="auto"/>
              <w:jc w:val="center"/>
              <w:rPr>
                <w:b/>
                <w:bCs/>
                <w:sz w:val="22"/>
                <w:szCs w:val="22"/>
                <w:lang w:bidi="lo-LA"/>
              </w:rPr>
            </w:pPr>
            <w:r w:rsidRPr="006B5C50">
              <w:rPr>
                <w:b/>
                <w:bCs/>
                <w:sz w:val="22"/>
                <w:szCs w:val="22"/>
                <w:lang w:bidi="lo-LA"/>
              </w:rPr>
              <w:t>Thời gian thực hiện</w:t>
            </w:r>
          </w:p>
        </w:tc>
      </w:tr>
      <w:tr w:rsidRPr="006B5C50" w:rsidR="0068416D" w:rsidTr="009A6165" w14:paraId="19061354" w14:textId="77777777">
        <w:trPr>
          <w:trHeight w:val="300"/>
        </w:trPr>
        <w:tc>
          <w:tcPr>
            <w:tcW w:w="338" w:type="pct"/>
            <w:tcBorders>
              <w:top w:val="nil"/>
              <w:left w:val="single" w:color="auto" w:sz="4" w:space="0"/>
              <w:bottom w:val="single" w:color="auto" w:sz="4" w:space="0"/>
              <w:right w:val="single" w:color="auto" w:sz="4" w:space="0"/>
            </w:tcBorders>
            <w:shd w:val="clear" w:color="auto" w:fill="auto"/>
            <w:noWrap/>
            <w:hideMark/>
          </w:tcPr>
          <w:p w:rsidRPr="006B5C50" w:rsidR="0068416D" w:rsidP="009A6165" w:rsidRDefault="0068416D" w14:paraId="20AFCC5E" w14:textId="77777777">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w:t>
            </w:r>
          </w:p>
        </w:tc>
        <w:tc>
          <w:tcPr>
            <w:tcW w:w="1630" w:type="pct"/>
            <w:tcBorders>
              <w:top w:val="nil"/>
              <w:left w:val="nil"/>
              <w:bottom w:val="single" w:color="auto" w:sz="4" w:space="0"/>
              <w:right w:val="single" w:color="auto" w:sz="4" w:space="0"/>
            </w:tcBorders>
            <w:shd w:val="clear" w:color="auto" w:fill="auto"/>
            <w:hideMark/>
          </w:tcPr>
          <w:p w:rsidR="0068416D" w:rsidP="009A6165" w:rsidRDefault="0068416D" w14:paraId="0A6D6E5F" w14:textId="77777777">
            <w:pPr>
              <w:spacing w:before="0" w:after="0" w:line="276" w:lineRule="auto"/>
              <w:rPr>
                <w:color w:val="000000"/>
                <w:sz w:val="22"/>
                <w:szCs w:val="22"/>
                <w:lang w:bidi="lo-LA"/>
              </w:rPr>
            </w:pPr>
            <w:r w:rsidRPr="006B5C50">
              <w:rPr>
                <w:color w:val="000000"/>
                <w:sz w:val="22"/>
                <w:szCs w:val="22"/>
                <w:lang w:bidi="lo-LA"/>
              </w:rPr>
              <w:t>Z_TH_TYGIA</w:t>
            </w:r>
          </w:p>
          <w:p w:rsidRPr="006B5C50" w:rsidR="00DE5709" w:rsidP="009A6165" w:rsidRDefault="00DE5709" w14:paraId="134003E6" w14:textId="784469BC">
            <w:pPr>
              <w:spacing w:before="0" w:after="0" w:line="276" w:lineRule="auto"/>
              <w:rPr>
                <w:color w:val="000000"/>
                <w:sz w:val="22"/>
                <w:szCs w:val="22"/>
                <w:lang w:bidi="lo-LA"/>
              </w:rPr>
            </w:pPr>
            <w:r>
              <w:rPr>
                <w:color w:val="000000"/>
                <w:sz w:val="22"/>
                <w:szCs w:val="22"/>
                <w:lang w:bidi="lo-LA"/>
              </w:rPr>
              <w:t>Tham số ngày: 31/12/YYYY-1</w:t>
            </w:r>
          </w:p>
        </w:tc>
        <w:tc>
          <w:tcPr>
            <w:tcW w:w="3032" w:type="pct"/>
            <w:tcBorders>
              <w:top w:val="nil"/>
              <w:left w:val="nil"/>
              <w:bottom w:val="single" w:color="auto" w:sz="4" w:space="0"/>
              <w:right w:val="single" w:color="auto" w:sz="4" w:space="0"/>
            </w:tcBorders>
            <w:shd w:val="clear" w:color="auto" w:fill="auto"/>
            <w:hideMark/>
          </w:tcPr>
          <w:p w:rsidRPr="006B5C50" w:rsidR="0068416D" w:rsidP="009A6165" w:rsidRDefault="0068416D" w14:paraId="19E2488D" w14:textId="77777777">
            <w:pPr>
              <w:spacing w:before="0" w:after="0" w:line="276" w:lineRule="auto"/>
              <w:rPr>
                <w:sz w:val="22"/>
                <w:szCs w:val="22"/>
                <w:lang w:bidi="lo-LA"/>
              </w:rPr>
            </w:pPr>
            <w:r w:rsidRPr="006B5C50">
              <w:rPr>
                <w:b/>
                <w:bCs/>
                <w:sz w:val="22"/>
                <w:szCs w:val="22"/>
                <w:lang w:bidi="lo-LA"/>
              </w:rPr>
              <w:t>(30)</w:t>
            </w:r>
            <w:r w:rsidRPr="006B5C50">
              <w:rPr>
                <w:sz w:val="22"/>
                <w:szCs w:val="22"/>
                <w:lang w:bidi="lo-LA"/>
              </w:rPr>
              <w:t xml:space="preserve"> Job cách nhau </w:t>
            </w:r>
            <w:r w:rsidRPr="006B5C50">
              <w:rPr>
                <w:b/>
                <w:bCs/>
                <w:sz w:val="22"/>
                <w:szCs w:val="22"/>
                <w:lang w:bidi="lo-LA"/>
              </w:rPr>
              <w:t>15</w:t>
            </w:r>
            <w:r w:rsidRPr="006B5C50">
              <w:rPr>
                <w:sz w:val="22"/>
                <w:szCs w:val="22"/>
                <w:lang w:bidi="lo-LA"/>
              </w:rPr>
              <w:t xml:space="preserve"> phút /1 lần: Bắt đầu từ </w:t>
            </w:r>
            <w:r w:rsidRPr="006B5C50">
              <w:rPr>
                <w:b/>
                <w:bCs/>
                <w:sz w:val="22"/>
                <w:szCs w:val="22"/>
                <w:lang w:bidi="lo-LA"/>
              </w:rPr>
              <w:t>01:30</w:t>
            </w:r>
            <w:r w:rsidRPr="006B5C50">
              <w:rPr>
                <w:sz w:val="22"/>
                <w:szCs w:val="22"/>
                <w:lang w:bidi="lo-LA"/>
              </w:rPr>
              <w:t xml:space="preserve"> Am</w:t>
            </w:r>
          </w:p>
        </w:tc>
      </w:tr>
      <w:tr w:rsidRPr="006B5C50" w:rsidR="0068416D" w:rsidTr="009A6165" w14:paraId="0081B347" w14:textId="77777777">
        <w:trPr>
          <w:trHeight w:val="300"/>
        </w:trPr>
        <w:tc>
          <w:tcPr>
            <w:tcW w:w="338" w:type="pct"/>
            <w:tcBorders>
              <w:top w:val="nil"/>
              <w:left w:val="single" w:color="auto" w:sz="4" w:space="0"/>
              <w:bottom w:val="single" w:color="auto" w:sz="4" w:space="0"/>
              <w:right w:val="single" w:color="auto" w:sz="4" w:space="0"/>
            </w:tcBorders>
            <w:shd w:val="clear" w:color="auto" w:fill="auto"/>
            <w:noWrap/>
            <w:hideMark/>
          </w:tcPr>
          <w:p w:rsidRPr="006B5C50" w:rsidR="0068416D" w:rsidP="009A6165" w:rsidRDefault="0068416D" w14:paraId="192049A5" w14:textId="77777777">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2</w:t>
            </w:r>
          </w:p>
        </w:tc>
        <w:tc>
          <w:tcPr>
            <w:tcW w:w="1630" w:type="pct"/>
            <w:tcBorders>
              <w:top w:val="nil"/>
              <w:left w:val="nil"/>
              <w:bottom w:val="single" w:color="auto" w:sz="4" w:space="0"/>
              <w:right w:val="single" w:color="auto" w:sz="4" w:space="0"/>
            </w:tcBorders>
            <w:shd w:val="clear" w:color="auto" w:fill="auto"/>
            <w:hideMark/>
          </w:tcPr>
          <w:p w:rsidR="0068416D" w:rsidP="009A6165" w:rsidRDefault="0068416D" w14:paraId="64AB7104" w14:textId="77777777">
            <w:pPr>
              <w:spacing w:before="0" w:after="0" w:line="276" w:lineRule="auto"/>
              <w:rPr>
                <w:color w:val="000000"/>
                <w:sz w:val="22"/>
                <w:szCs w:val="22"/>
                <w:lang w:bidi="lo-LA"/>
              </w:rPr>
            </w:pPr>
            <w:r w:rsidRPr="006B5C50">
              <w:rPr>
                <w:color w:val="000000"/>
                <w:sz w:val="22"/>
                <w:szCs w:val="22"/>
                <w:lang w:bidi="lo-LA"/>
              </w:rPr>
              <w:t xml:space="preserve">Z_TH_CORE_New (DS) </w:t>
            </w:r>
          </w:p>
          <w:p w:rsidRPr="006B5C50" w:rsidR="00DE5709" w:rsidP="009A6165" w:rsidRDefault="00DE5709" w14:paraId="06B60767" w14:textId="3535E998">
            <w:pPr>
              <w:spacing w:before="0" w:after="0" w:line="276" w:lineRule="auto"/>
              <w:rPr>
                <w:color w:val="000000"/>
                <w:sz w:val="22"/>
                <w:szCs w:val="22"/>
                <w:lang w:bidi="lo-LA"/>
              </w:rPr>
            </w:pPr>
            <w:r>
              <w:rPr>
                <w:color w:val="000000"/>
                <w:sz w:val="22"/>
                <w:szCs w:val="22"/>
                <w:lang w:bidi="lo-LA"/>
              </w:rPr>
              <w:t>Tham số ngày: 31/12/YYYY-1</w:t>
            </w:r>
          </w:p>
        </w:tc>
        <w:tc>
          <w:tcPr>
            <w:tcW w:w="3032" w:type="pct"/>
            <w:tcBorders>
              <w:top w:val="nil"/>
              <w:left w:val="nil"/>
              <w:bottom w:val="single" w:color="auto" w:sz="4" w:space="0"/>
              <w:right w:val="single" w:color="auto" w:sz="4" w:space="0"/>
            </w:tcBorders>
            <w:shd w:val="clear" w:color="auto" w:fill="auto"/>
            <w:hideMark/>
          </w:tcPr>
          <w:p w:rsidRPr="006B5C50" w:rsidR="0068416D" w:rsidP="009A6165" w:rsidRDefault="0068416D" w14:paraId="1046A056" w14:textId="77777777">
            <w:pPr>
              <w:spacing w:before="0" w:after="0" w:line="276" w:lineRule="auto"/>
              <w:rPr>
                <w:sz w:val="22"/>
                <w:szCs w:val="22"/>
                <w:lang w:bidi="lo-LA"/>
              </w:rPr>
            </w:pPr>
            <w:r w:rsidRPr="006B5C50">
              <w:rPr>
                <w:sz w:val="22"/>
                <w:szCs w:val="22"/>
                <w:lang w:bidi="lo-LA"/>
              </w:rPr>
              <w:t>(</w:t>
            </w:r>
            <w:r w:rsidRPr="006B5C50">
              <w:rPr>
                <w:b/>
                <w:bCs/>
                <w:sz w:val="22"/>
                <w:szCs w:val="22"/>
                <w:lang w:bidi="lo-LA"/>
              </w:rPr>
              <w:t>100</w:t>
            </w:r>
            <w:r w:rsidRPr="006B5C50">
              <w:rPr>
                <w:sz w:val="22"/>
                <w:szCs w:val="22"/>
                <w:lang w:bidi="lo-LA"/>
              </w:rPr>
              <w:t xml:space="preserve">) Job cách nhau </w:t>
            </w:r>
            <w:r w:rsidRPr="006B5C50">
              <w:rPr>
                <w:b/>
                <w:bCs/>
                <w:sz w:val="22"/>
                <w:szCs w:val="22"/>
                <w:lang w:bidi="lo-LA"/>
              </w:rPr>
              <w:t>05</w:t>
            </w:r>
            <w:r w:rsidRPr="006B5C50">
              <w:rPr>
                <w:sz w:val="22"/>
                <w:szCs w:val="22"/>
                <w:lang w:bidi="lo-LA"/>
              </w:rPr>
              <w:t xml:space="preserve"> phút/ lần: Bắt đầu từ </w:t>
            </w:r>
            <w:r w:rsidRPr="006B5C50">
              <w:rPr>
                <w:b/>
                <w:bCs/>
                <w:sz w:val="22"/>
                <w:szCs w:val="22"/>
                <w:lang w:bidi="lo-LA"/>
              </w:rPr>
              <w:t xml:space="preserve">02:00 </w:t>
            </w:r>
          </w:p>
        </w:tc>
      </w:tr>
      <w:tr w:rsidRPr="006B5C50" w:rsidR="0068416D" w:rsidTr="009A6165" w14:paraId="7E910C16" w14:textId="77777777">
        <w:trPr>
          <w:trHeight w:val="300"/>
        </w:trPr>
        <w:tc>
          <w:tcPr>
            <w:tcW w:w="338" w:type="pct"/>
            <w:tcBorders>
              <w:top w:val="nil"/>
              <w:left w:val="single" w:color="auto" w:sz="4" w:space="0"/>
              <w:bottom w:val="single" w:color="auto" w:sz="4" w:space="0"/>
              <w:right w:val="single" w:color="auto" w:sz="4" w:space="0"/>
            </w:tcBorders>
            <w:shd w:val="clear" w:color="auto" w:fill="auto"/>
            <w:noWrap/>
            <w:hideMark/>
          </w:tcPr>
          <w:p w:rsidRPr="006B5C50" w:rsidR="0068416D" w:rsidP="009A6165" w:rsidRDefault="0068416D" w14:paraId="0AC74878" w14:textId="77777777">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3</w:t>
            </w:r>
          </w:p>
        </w:tc>
        <w:tc>
          <w:tcPr>
            <w:tcW w:w="1630" w:type="pct"/>
            <w:tcBorders>
              <w:top w:val="nil"/>
              <w:left w:val="nil"/>
              <w:bottom w:val="single" w:color="auto" w:sz="4" w:space="0"/>
              <w:right w:val="single" w:color="auto" w:sz="4" w:space="0"/>
            </w:tcBorders>
            <w:shd w:val="clear" w:color="auto" w:fill="auto"/>
            <w:hideMark/>
          </w:tcPr>
          <w:p w:rsidR="0068416D" w:rsidP="009A6165" w:rsidRDefault="0068416D" w14:paraId="60CD5698" w14:textId="77777777">
            <w:pPr>
              <w:spacing w:before="0" w:after="0" w:line="276" w:lineRule="auto"/>
              <w:rPr>
                <w:color w:val="000000"/>
                <w:sz w:val="22"/>
                <w:szCs w:val="22"/>
                <w:lang w:bidi="lo-LA"/>
              </w:rPr>
            </w:pPr>
            <w:r w:rsidRPr="006B5C50">
              <w:rPr>
                <w:color w:val="000000"/>
                <w:sz w:val="22"/>
                <w:szCs w:val="22"/>
                <w:lang w:bidi="lo-LA"/>
              </w:rPr>
              <w:t>Z_TH_CORE_New (BD)</w:t>
            </w:r>
          </w:p>
          <w:p w:rsidRPr="006B5C50" w:rsidR="00AD5FC9" w:rsidP="009A6165" w:rsidRDefault="00AD5FC9" w14:paraId="1A33D460" w14:textId="69D2157F">
            <w:pPr>
              <w:spacing w:before="0" w:after="0" w:line="276" w:lineRule="auto"/>
              <w:rPr>
                <w:color w:val="000000"/>
                <w:sz w:val="22"/>
                <w:szCs w:val="22"/>
                <w:lang w:bidi="lo-LA"/>
              </w:rPr>
            </w:pPr>
            <w:r>
              <w:rPr>
                <w:color w:val="000000"/>
                <w:sz w:val="22"/>
                <w:szCs w:val="22"/>
                <w:lang w:bidi="lo-LA"/>
              </w:rPr>
              <w:t>Tham số ngày: 31/12/YYYY-1</w:t>
            </w:r>
          </w:p>
        </w:tc>
        <w:tc>
          <w:tcPr>
            <w:tcW w:w="3032" w:type="pct"/>
            <w:tcBorders>
              <w:top w:val="nil"/>
              <w:left w:val="nil"/>
              <w:bottom w:val="single" w:color="auto" w:sz="4" w:space="0"/>
              <w:right w:val="single" w:color="auto" w:sz="4" w:space="0"/>
            </w:tcBorders>
            <w:shd w:val="clear" w:color="auto" w:fill="auto"/>
            <w:hideMark/>
          </w:tcPr>
          <w:p w:rsidRPr="006B5C50" w:rsidR="0068416D" w:rsidP="009A6165" w:rsidRDefault="0068416D" w14:paraId="51672F5E" w14:textId="77777777">
            <w:pPr>
              <w:spacing w:before="0" w:after="0" w:line="276" w:lineRule="auto"/>
              <w:rPr>
                <w:sz w:val="22"/>
                <w:szCs w:val="22"/>
                <w:lang w:bidi="lo-LA"/>
              </w:rPr>
            </w:pPr>
            <w:r w:rsidRPr="006B5C50">
              <w:rPr>
                <w:b/>
                <w:bCs/>
                <w:sz w:val="22"/>
                <w:szCs w:val="22"/>
                <w:lang w:bidi="lo-LA"/>
              </w:rPr>
              <w:t>(150)</w:t>
            </w:r>
            <w:r w:rsidRPr="006B5C50">
              <w:rPr>
                <w:sz w:val="22"/>
                <w:szCs w:val="22"/>
                <w:lang w:bidi="lo-LA"/>
              </w:rPr>
              <w:t xml:space="preserve"> Job cách nhau </w:t>
            </w:r>
            <w:r w:rsidRPr="006B5C50">
              <w:rPr>
                <w:b/>
                <w:bCs/>
                <w:sz w:val="22"/>
                <w:szCs w:val="22"/>
                <w:lang w:bidi="lo-LA"/>
              </w:rPr>
              <w:t>03</w:t>
            </w:r>
            <w:r w:rsidRPr="006B5C50">
              <w:rPr>
                <w:sz w:val="22"/>
                <w:szCs w:val="22"/>
                <w:lang w:bidi="lo-LA"/>
              </w:rPr>
              <w:t xml:space="preserve"> phút/ lần: Bắt đầu từ </w:t>
            </w:r>
            <w:r w:rsidRPr="006B5C50">
              <w:rPr>
                <w:b/>
                <w:bCs/>
                <w:sz w:val="22"/>
                <w:szCs w:val="22"/>
                <w:lang w:bidi="lo-LA"/>
              </w:rPr>
              <w:t>02:30</w:t>
            </w:r>
          </w:p>
        </w:tc>
      </w:tr>
      <w:tr w:rsidRPr="006B5C50" w:rsidR="0068416D" w:rsidTr="009A6165" w14:paraId="2694BD77" w14:textId="77777777">
        <w:trPr>
          <w:trHeight w:val="300"/>
        </w:trPr>
        <w:tc>
          <w:tcPr>
            <w:tcW w:w="338" w:type="pct"/>
            <w:tcBorders>
              <w:top w:val="nil"/>
              <w:left w:val="single" w:color="auto" w:sz="4" w:space="0"/>
              <w:bottom w:val="single" w:color="auto" w:sz="4" w:space="0"/>
              <w:right w:val="single" w:color="auto" w:sz="4" w:space="0"/>
            </w:tcBorders>
            <w:shd w:val="clear" w:color="auto" w:fill="auto"/>
            <w:noWrap/>
            <w:hideMark/>
          </w:tcPr>
          <w:p w:rsidRPr="006B5C50" w:rsidR="0068416D" w:rsidP="009A6165" w:rsidRDefault="0068416D" w14:paraId="1D89B5E9" w14:textId="77777777">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4</w:t>
            </w:r>
          </w:p>
        </w:tc>
        <w:tc>
          <w:tcPr>
            <w:tcW w:w="1630" w:type="pct"/>
            <w:tcBorders>
              <w:top w:val="nil"/>
              <w:left w:val="nil"/>
              <w:bottom w:val="single" w:color="auto" w:sz="4" w:space="0"/>
              <w:right w:val="single" w:color="auto" w:sz="4" w:space="0"/>
            </w:tcBorders>
            <w:shd w:val="clear" w:color="auto" w:fill="auto"/>
            <w:hideMark/>
          </w:tcPr>
          <w:p w:rsidR="0068416D" w:rsidP="009A6165" w:rsidRDefault="0068416D" w14:paraId="711642D3" w14:textId="77777777">
            <w:pPr>
              <w:spacing w:before="0" w:after="0" w:line="276" w:lineRule="auto"/>
              <w:rPr>
                <w:color w:val="000000"/>
                <w:sz w:val="22"/>
                <w:szCs w:val="22"/>
                <w:lang w:bidi="lo-LA"/>
              </w:rPr>
            </w:pPr>
            <w:r w:rsidRPr="006B5C50">
              <w:rPr>
                <w:color w:val="000000"/>
                <w:sz w:val="22"/>
                <w:szCs w:val="22"/>
                <w:lang w:bidi="lo-LA"/>
              </w:rPr>
              <w:t>Z_TH_CORE_New (GW)</w:t>
            </w:r>
          </w:p>
          <w:p w:rsidRPr="006B5C50" w:rsidR="00AD5FC9" w:rsidP="009A6165" w:rsidRDefault="00AD5FC9" w14:paraId="47146052" w14:textId="3D6276EF">
            <w:pPr>
              <w:spacing w:before="0" w:after="0" w:line="276" w:lineRule="auto"/>
              <w:rPr>
                <w:color w:val="000000"/>
                <w:sz w:val="22"/>
                <w:szCs w:val="22"/>
                <w:lang w:bidi="lo-LA"/>
              </w:rPr>
            </w:pPr>
            <w:r>
              <w:rPr>
                <w:color w:val="000000"/>
                <w:sz w:val="22"/>
                <w:szCs w:val="22"/>
                <w:lang w:bidi="lo-LA"/>
              </w:rPr>
              <w:t>Tham số ngày: 31/12/YYYY-1</w:t>
            </w:r>
          </w:p>
        </w:tc>
        <w:tc>
          <w:tcPr>
            <w:tcW w:w="3032" w:type="pct"/>
            <w:tcBorders>
              <w:top w:val="nil"/>
              <w:left w:val="nil"/>
              <w:bottom w:val="single" w:color="auto" w:sz="4" w:space="0"/>
              <w:right w:val="single" w:color="auto" w:sz="4" w:space="0"/>
            </w:tcBorders>
            <w:shd w:val="clear" w:color="auto" w:fill="auto"/>
            <w:hideMark/>
          </w:tcPr>
          <w:p w:rsidRPr="006B5C50" w:rsidR="0068416D" w:rsidP="009A6165" w:rsidRDefault="0068416D" w14:paraId="73BFF7DD" w14:textId="77777777">
            <w:pPr>
              <w:spacing w:before="0" w:after="0" w:line="276" w:lineRule="auto"/>
              <w:rPr>
                <w:sz w:val="22"/>
                <w:szCs w:val="22"/>
                <w:lang w:bidi="lo-LA"/>
              </w:rPr>
            </w:pPr>
            <w:r w:rsidRPr="006B5C50">
              <w:rPr>
                <w:b/>
                <w:bCs/>
                <w:sz w:val="22"/>
                <w:szCs w:val="22"/>
                <w:lang w:bidi="lo-LA"/>
              </w:rPr>
              <w:t>(150)</w:t>
            </w:r>
            <w:r w:rsidRPr="006B5C50">
              <w:rPr>
                <w:sz w:val="22"/>
                <w:szCs w:val="22"/>
                <w:lang w:bidi="lo-LA"/>
              </w:rPr>
              <w:t xml:space="preserve"> Job cách nhau </w:t>
            </w:r>
            <w:r w:rsidRPr="006B5C50">
              <w:rPr>
                <w:b/>
                <w:bCs/>
                <w:sz w:val="22"/>
                <w:szCs w:val="22"/>
                <w:lang w:bidi="lo-LA"/>
              </w:rPr>
              <w:t>03</w:t>
            </w:r>
            <w:r w:rsidRPr="006B5C50">
              <w:rPr>
                <w:sz w:val="22"/>
                <w:szCs w:val="22"/>
                <w:lang w:bidi="lo-LA"/>
              </w:rPr>
              <w:t xml:space="preserve"> phút/ lần: Bắt đầu từ </w:t>
            </w:r>
            <w:r w:rsidRPr="006B5C50">
              <w:rPr>
                <w:b/>
                <w:bCs/>
                <w:sz w:val="22"/>
                <w:szCs w:val="22"/>
                <w:lang w:bidi="lo-LA"/>
              </w:rPr>
              <w:t>02:30</w:t>
            </w:r>
          </w:p>
        </w:tc>
      </w:tr>
      <w:tr w:rsidRPr="006B5C50" w:rsidR="0068416D" w:rsidTr="009A6165" w14:paraId="20920F6B" w14:textId="77777777">
        <w:trPr>
          <w:trHeight w:val="600"/>
        </w:trPr>
        <w:tc>
          <w:tcPr>
            <w:tcW w:w="338" w:type="pct"/>
            <w:tcBorders>
              <w:top w:val="nil"/>
              <w:left w:val="single" w:color="auto" w:sz="4" w:space="0"/>
              <w:bottom w:val="single" w:color="auto" w:sz="4" w:space="0"/>
              <w:right w:val="single" w:color="auto" w:sz="4" w:space="0"/>
            </w:tcBorders>
            <w:shd w:val="clear" w:color="auto" w:fill="auto"/>
            <w:noWrap/>
          </w:tcPr>
          <w:p w:rsidRPr="006B5C50" w:rsidR="0068416D" w:rsidP="009A6165" w:rsidRDefault="00AD5FC9" w14:paraId="613133A7" w14:textId="73D9035C">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5</w:t>
            </w:r>
          </w:p>
        </w:tc>
        <w:tc>
          <w:tcPr>
            <w:tcW w:w="1630" w:type="pct"/>
            <w:tcBorders>
              <w:top w:val="nil"/>
              <w:left w:val="nil"/>
              <w:bottom w:val="single" w:color="auto" w:sz="4" w:space="0"/>
              <w:right w:val="single" w:color="auto" w:sz="4" w:space="0"/>
            </w:tcBorders>
            <w:shd w:val="clear" w:color="auto" w:fill="auto"/>
            <w:hideMark/>
          </w:tcPr>
          <w:p w:rsidRPr="006B5C50" w:rsidR="00AD5FC9" w:rsidP="009A6165" w:rsidRDefault="0068416D" w14:paraId="37976D5A" w14:textId="2F4F6411">
            <w:pPr>
              <w:spacing w:before="0" w:after="0" w:line="276" w:lineRule="auto"/>
              <w:rPr>
                <w:color w:val="000000"/>
                <w:sz w:val="22"/>
                <w:szCs w:val="22"/>
                <w:lang w:bidi="lo-LA"/>
              </w:rPr>
            </w:pPr>
            <w:r w:rsidRPr="006B5C50">
              <w:rPr>
                <w:color w:val="000000"/>
                <w:sz w:val="22"/>
                <w:szCs w:val="22"/>
                <w:lang w:bidi="lo-LA"/>
              </w:rPr>
              <w:t>ZCGL26</w:t>
            </w:r>
            <w:r w:rsidRPr="006B5C50">
              <w:rPr>
                <w:color w:val="000000"/>
                <w:sz w:val="22"/>
                <w:szCs w:val="22"/>
                <w:lang w:bidi="lo-LA"/>
              </w:rPr>
              <w:br/>
            </w:r>
            <w:r w:rsidR="00AD5FC9">
              <w:rPr>
                <w:color w:val="000000"/>
                <w:sz w:val="22"/>
                <w:szCs w:val="22"/>
                <w:lang w:bidi="lo-LA"/>
              </w:rPr>
              <w:t>Tham số ngày: 31/12/YYYY-1</w:t>
            </w:r>
          </w:p>
        </w:tc>
        <w:tc>
          <w:tcPr>
            <w:tcW w:w="3032" w:type="pct"/>
            <w:tcBorders>
              <w:top w:val="nil"/>
              <w:left w:val="nil"/>
              <w:bottom w:val="single" w:color="auto" w:sz="4" w:space="0"/>
              <w:right w:val="single" w:color="auto" w:sz="4" w:space="0"/>
            </w:tcBorders>
            <w:shd w:val="clear" w:color="auto" w:fill="auto"/>
            <w:hideMark/>
          </w:tcPr>
          <w:p w:rsidRPr="006B5C50" w:rsidR="0068416D" w:rsidP="009A6165" w:rsidRDefault="0068416D" w14:paraId="474AEDD0" w14:textId="77777777">
            <w:pPr>
              <w:spacing w:before="0" w:after="0" w:line="276" w:lineRule="auto"/>
              <w:rPr>
                <w:sz w:val="22"/>
                <w:szCs w:val="22"/>
                <w:lang w:bidi="lo-LA"/>
              </w:rPr>
            </w:pPr>
            <w:r w:rsidRPr="006B5C50">
              <w:rPr>
                <w:sz w:val="22"/>
                <w:szCs w:val="22"/>
                <w:lang w:bidi="lo-LA"/>
              </w:rPr>
              <w:t>Thực hiện ngay sau khi  FAGLGVTR có Flag = Y.</w:t>
            </w:r>
            <w:r w:rsidRPr="006B5C50">
              <w:rPr>
                <w:sz w:val="22"/>
                <w:szCs w:val="22"/>
                <w:lang w:bidi="lo-LA"/>
              </w:rPr>
              <w:br/>
            </w:r>
            <w:r w:rsidRPr="006B5C50">
              <w:rPr>
                <w:sz w:val="22"/>
                <w:szCs w:val="22"/>
                <w:lang w:bidi="lo-LA"/>
              </w:rPr>
              <w:t xml:space="preserve">Sau khi thực hiện xong thì cập nhật cờ (Y/E) trong bảng FLAG </w:t>
            </w:r>
          </w:p>
        </w:tc>
      </w:tr>
      <w:tr w:rsidRPr="006B5C50" w:rsidR="0068416D" w:rsidTr="009A6165" w14:paraId="7C924FFC" w14:textId="77777777">
        <w:trPr>
          <w:trHeight w:val="1500"/>
        </w:trPr>
        <w:tc>
          <w:tcPr>
            <w:tcW w:w="338" w:type="pct"/>
            <w:tcBorders>
              <w:top w:val="nil"/>
              <w:left w:val="single" w:color="auto" w:sz="4" w:space="0"/>
              <w:bottom w:val="single" w:color="auto" w:sz="4" w:space="0"/>
              <w:right w:val="single" w:color="auto" w:sz="4" w:space="0"/>
            </w:tcBorders>
            <w:shd w:val="clear" w:color="auto" w:fill="auto"/>
            <w:noWrap/>
          </w:tcPr>
          <w:p w:rsidRPr="006B5C50" w:rsidR="0068416D" w:rsidP="009A6165" w:rsidRDefault="00AD5FC9" w14:paraId="1E6640F5" w14:textId="0298229F">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6</w:t>
            </w:r>
          </w:p>
        </w:tc>
        <w:tc>
          <w:tcPr>
            <w:tcW w:w="1630" w:type="pct"/>
            <w:tcBorders>
              <w:top w:val="nil"/>
              <w:left w:val="nil"/>
              <w:bottom w:val="single" w:color="auto" w:sz="4" w:space="0"/>
              <w:right w:val="single" w:color="auto" w:sz="4" w:space="0"/>
            </w:tcBorders>
            <w:shd w:val="clear" w:color="auto" w:fill="auto"/>
            <w:hideMark/>
          </w:tcPr>
          <w:p w:rsidRPr="006B5C50" w:rsidR="00AD5FC9" w:rsidP="009A6165" w:rsidRDefault="0068416D" w14:paraId="53D6BC9D" w14:textId="51873B78">
            <w:pPr>
              <w:spacing w:before="0" w:after="0" w:line="276" w:lineRule="auto"/>
              <w:rPr>
                <w:color w:val="000000"/>
                <w:sz w:val="22"/>
                <w:szCs w:val="22"/>
                <w:lang w:bidi="lo-LA"/>
              </w:rPr>
            </w:pPr>
            <w:r w:rsidRPr="006B5C50">
              <w:rPr>
                <w:color w:val="000000"/>
                <w:sz w:val="22"/>
                <w:szCs w:val="22"/>
                <w:lang w:bidi="lo-LA"/>
              </w:rPr>
              <w:t>ZCGL13</w:t>
            </w:r>
            <w:r w:rsidRPr="006B5C50">
              <w:rPr>
                <w:color w:val="000000"/>
                <w:sz w:val="22"/>
                <w:szCs w:val="22"/>
                <w:lang w:bidi="lo-LA"/>
              </w:rPr>
              <w:br/>
            </w:r>
            <w:r w:rsidR="00AD5FC9">
              <w:rPr>
                <w:color w:val="000000"/>
                <w:sz w:val="22"/>
                <w:szCs w:val="22"/>
                <w:lang w:bidi="lo-LA"/>
              </w:rPr>
              <w:t>Tham số ngày: 31/12/YYYY-1</w:t>
            </w:r>
          </w:p>
        </w:tc>
        <w:tc>
          <w:tcPr>
            <w:tcW w:w="3032" w:type="pct"/>
            <w:tcBorders>
              <w:top w:val="nil"/>
              <w:left w:val="nil"/>
              <w:bottom w:val="single" w:color="auto" w:sz="4" w:space="0"/>
              <w:right w:val="single" w:color="auto" w:sz="4" w:space="0"/>
            </w:tcBorders>
            <w:shd w:val="clear" w:color="auto" w:fill="auto"/>
            <w:hideMark/>
          </w:tcPr>
          <w:p w:rsidRPr="006B5C50" w:rsidR="0068416D" w:rsidP="009A6165" w:rsidRDefault="0068416D" w14:paraId="700EA30E" w14:textId="77777777">
            <w:pPr>
              <w:spacing w:before="0" w:after="0" w:line="276" w:lineRule="auto"/>
              <w:rPr>
                <w:sz w:val="22"/>
                <w:szCs w:val="22"/>
                <w:lang w:bidi="lo-LA"/>
              </w:rPr>
            </w:pPr>
            <w:r w:rsidRPr="006B5C50">
              <w:rPr>
                <w:sz w:val="22"/>
                <w:szCs w:val="22"/>
                <w:lang w:bidi="lo-LA"/>
              </w:rPr>
              <w:t xml:space="preserve">Job bắt đầu lúc </w:t>
            </w:r>
            <w:r w:rsidRPr="006B5C50">
              <w:rPr>
                <w:b/>
                <w:bCs/>
                <w:sz w:val="22"/>
                <w:szCs w:val="22"/>
                <w:lang w:bidi="lo-LA"/>
              </w:rPr>
              <w:t xml:space="preserve">02:50, </w:t>
            </w:r>
            <w:r w:rsidRPr="006B5C50">
              <w:rPr>
                <w:sz w:val="22"/>
                <w:szCs w:val="22"/>
                <w:lang w:bidi="lo-LA"/>
              </w:rPr>
              <w:t>thực hiện quét 2phút/lần.</w:t>
            </w:r>
            <w:r w:rsidRPr="006B5C50">
              <w:rPr>
                <w:sz w:val="22"/>
                <w:szCs w:val="22"/>
                <w:lang w:bidi="lo-LA"/>
              </w:rPr>
              <w:br/>
            </w:r>
            <w:r w:rsidRPr="006B5C50">
              <w:rPr>
                <w:sz w:val="22"/>
                <w:szCs w:val="22"/>
                <w:lang w:bidi="lo-LA"/>
              </w:rPr>
              <w:t>Thực hiện chức năng ZCGL13 ngay khi Z_TH_CORE (DS, BD, GW) và Z_TH_TYGIA; ZCGL26 có Flag = Y.</w:t>
            </w:r>
            <w:r w:rsidRPr="006B5C50">
              <w:rPr>
                <w:sz w:val="22"/>
                <w:szCs w:val="22"/>
                <w:lang w:bidi="lo-LA"/>
              </w:rPr>
              <w:br/>
            </w:r>
            <w:r w:rsidRPr="006B5C50">
              <w:rPr>
                <w:sz w:val="22"/>
                <w:szCs w:val="22"/>
                <w:lang w:bidi="lo-LA"/>
              </w:rPr>
              <w:t xml:space="preserve">Sau khi thực hiện xong thì cập nhật cờ (Y/E) trong bảng FLAG </w:t>
            </w:r>
          </w:p>
        </w:tc>
      </w:tr>
      <w:tr w:rsidRPr="006B5C50" w:rsidR="0068416D" w:rsidTr="009A6165" w14:paraId="2764FDBB" w14:textId="77777777">
        <w:trPr>
          <w:trHeight w:val="900"/>
        </w:trPr>
        <w:tc>
          <w:tcPr>
            <w:tcW w:w="338" w:type="pct"/>
            <w:tcBorders>
              <w:top w:val="nil"/>
              <w:left w:val="single" w:color="auto" w:sz="4" w:space="0"/>
              <w:bottom w:val="single" w:color="auto" w:sz="4" w:space="0"/>
              <w:right w:val="single" w:color="auto" w:sz="4" w:space="0"/>
            </w:tcBorders>
            <w:shd w:val="clear" w:color="auto" w:fill="auto"/>
            <w:noWrap/>
          </w:tcPr>
          <w:p w:rsidRPr="006B5C50" w:rsidR="0068416D" w:rsidP="009A6165" w:rsidRDefault="00AD5FC9" w14:paraId="14137926" w14:textId="02FE3872">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7</w:t>
            </w:r>
          </w:p>
        </w:tc>
        <w:tc>
          <w:tcPr>
            <w:tcW w:w="1630" w:type="pct"/>
            <w:tcBorders>
              <w:top w:val="nil"/>
              <w:left w:val="nil"/>
              <w:bottom w:val="single" w:color="auto" w:sz="4" w:space="0"/>
              <w:right w:val="single" w:color="auto" w:sz="4" w:space="0"/>
            </w:tcBorders>
            <w:shd w:val="clear" w:color="auto" w:fill="auto"/>
            <w:hideMark/>
          </w:tcPr>
          <w:p w:rsidRPr="006B5C50" w:rsidR="00AD5FC9" w:rsidP="009A6165" w:rsidRDefault="0068416D" w14:paraId="4A1B715C" w14:textId="0B1303A2">
            <w:pPr>
              <w:spacing w:before="0" w:after="0" w:line="276" w:lineRule="auto"/>
              <w:rPr>
                <w:color w:val="000000"/>
                <w:sz w:val="22"/>
                <w:szCs w:val="22"/>
                <w:lang w:bidi="lo-LA"/>
              </w:rPr>
            </w:pPr>
            <w:r w:rsidRPr="006B5C50">
              <w:rPr>
                <w:color w:val="000000"/>
                <w:sz w:val="22"/>
                <w:szCs w:val="22"/>
                <w:lang w:bidi="lo-LA"/>
              </w:rPr>
              <w:t>ZCGL25</w:t>
            </w:r>
            <w:r w:rsidRPr="006B5C50">
              <w:rPr>
                <w:color w:val="000000"/>
                <w:sz w:val="22"/>
                <w:szCs w:val="22"/>
                <w:lang w:bidi="lo-LA"/>
              </w:rPr>
              <w:br/>
            </w:r>
            <w:r w:rsidR="00AD5FC9">
              <w:rPr>
                <w:color w:val="000000"/>
                <w:sz w:val="22"/>
                <w:szCs w:val="22"/>
                <w:lang w:bidi="lo-LA"/>
              </w:rPr>
              <w:t>Tham số ngày: 31/12/YYYY-1</w:t>
            </w:r>
          </w:p>
        </w:tc>
        <w:tc>
          <w:tcPr>
            <w:tcW w:w="3032" w:type="pct"/>
            <w:tcBorders>
              <w:top w:val="nil"/>
              <w:left w:val="nil"/>
              <w:bottom w:val="single" w:color="auto" w:sz="4" w:space="0"/>
              <w:right w:val="single" w:color="auto" w:sz="4" w:space="0"/>
            </w:tcBorders>
            <w:shd w:val="clear" w:color="auto" w:fill="auto"/>
            <w:hideMark/>
          </w:tcPr>
          <w:p w:rsidRPr="006B5C50" w:rsidR="0068416D" w:rsidP="009A6165" w:rsidRDefault="0068416D" w14:paraId="19D8A600" w14:textId="77777777">
            <w:pPr>
              <w:spacing w:before="0" w:after="0" w:line="276" w:lineRule="auto"/>
              <w:rPr>
                <w:sz w:val="22"/>
                <w:szCs w:val="22"/>
                <w:lang w:bidi="lo-LA"/>
              </w:rPr>
            </w:pPr>
            <w:r w:rsidRPr="006B5C50">
              <w:rPr>
                <w:sz w:val="22"/>
                <w:szCs w:val="22"/>
                <w:lang w:bidi="lo-LA"/>
              </w:rPr>
              <w:t>Thực hiện ngay sau khi ZCGL13 có Flag = Y.</w:t>
            </w:r>
            <w:r w:rsidRPr="006B5C50">
              <w:rPr>
                <w:sz w:val="22"/>
                <w:szCs w:val="22"/>
                <w:lang w:bidi="lo-LA"/>
              </w:rPr>
              <w:br/>
            </w:r>
            <w:r w:rsidRPr="006B5C50">
              <w:rPr>
                <w:sz w:val="22"/>
                <w:szCs w:val="22"/>
                <w:lang w:bidi="lo-LA"/>
              </w:rPr>
              <w:t>Sau khi thực hiện xong thì cập nhật cờ (Y/E) trong bảng FLAG</w:t>
            </w:r>
          </w:p>
        </w:tc>
      </w:tr>
      <w:tr w:rsidRPr="006B5C50" w:rsidR="00AD5FC9" w:rsidTr="009A6165" w14:paraId="7E3888D9" w14:textId="77777777">
        <w:trPr>
          <w:trHeight w:val="900"/>
        </w:trPr>
        <w:tc>
          <w:tcPr>
            <w:tcW w:w="338" w:type="pct"/>
            <w:tcBorders>
              <w:top w:val="nil"/>
              <w:left w:val="single" w:color="auto" w:sz="4" w:space="0"/>
              <w:bottom w:val="single" w:color="auto" w:sz="4" w:space="0"/>
              <w:right w:val="single" w:color="auto" w:sz="4" w:space="0"/>
            </w:tcBorders>
            <w:shd w:val="clear" w:color="auto" w:fill="auto"/>
            <w:noWrap/>
          </w:tcPr>
          <w:p w:rsidRPr="006B5C50" w:rsidR="00AD5FC9" w:rsidP="009A6165" w:rsidRDefault="00AD5FC9" w14:paraId="6866BD75" w14:textId="7B637D0D">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8</w:t>
            </w:r>
          </w:p>
        </w:tc>
        <w:tc>
          <w:tcPr>
            <w:tcW w:w="1630" w:type="pct"/>
            <w:tcBorders>
              <w:top w:val="nil"/>
              <w:left w:val="nil"/>
              <w:bottom w:val="single" w:color="auto" w:sz="4" w:space="0"/>
              <w:right w:val="single" w:color="auto" w:sz="4" w:space="0"/>
            </w:tcBorders>
            <w:shd w:val="clear" w:color="auto" w:fill="auto"/>
            <w:hideMark/>
          </w:tcPr>
          <w:p w:rsidRPr="006B5C50" w:rsidR="00AD5FC9" w:rsidP="009A6165" w:rsidRDefault="00AD5FC9" w14:paraId="487F1921" w14:textId="61C9F1E2">
            <w:pPr>
              <w:spacing w:before="0" w:after="0" w:line="276" w:lineRule="auto"/>
              <w:rPr>
                <w:color w:val="000000"/>
                <w:sz w:val="22"/>
                <w:szCs w:val="22"/>
                <w:lang w:bidi="lo-LA"/>
              </w:rPr>
            </w:pPr>
            <w:r w:rsidRPr="006B5C50">
              <w:rPr>
                <w:color w:val="000000"/>
                <w:sz w:val="22"/>
                <w:szCs w:val="22"/>
                <w:lang w:bidi="lo-LA"/>
              </w:rPr>
              <w:t>ZCGL08</w:t>
            </w:r>
            <w:r w:rsidRPr="006B5C50">
              <w:rPr>
                <w:color w:val="000000"/>
                <w:sz w:val="22"/>
                <w:szCs w:val="22"/>
                <w:lang w:bidi="lo-LA"/>
              </w:rPr>
              <w:br/>
            </w:r>
            <w:r>
              <w:rPr>
                <w:color w:val="000000"/>
                <w:sz w:val="22"/>
                <w:szCs w:val="22"/>
                <w:lang w:bidi="lo-LA"/>
              </w:rPr>
              <w:t>Tham số ngày: 31/12/YYYY-1</w:t>
            </w:r>
          </w:p>
        </w:tc>
        <w:tc>
          <w:tcPr>
            <w:tcW w:w="3032" w:type="pct"/>
            <w:tcBorders>
              <w:top w:val="nil"/>
              <w:left w:val="nil"/>
              <w:bottom w:val="single" w:color="auto" w:sz="4" w:space="0"/>
              <w:right w:val="single" w:color="auto" w:sz="4" w:space="0"/>
            </w:tcBorders>
            <w:shd w:val="clear" w:color="auto" w:fill="auto"/>
            <w:hideMark/>
          </w:tcPr>
          <w:p w:rsidRPr="006B5C50" w:rsidR="00AD5FC9" w:rsidP="009A6165" w:rsidRDefault="00AD5FC9" w14:paraId="4EF3E8D8" w14:textId="77777777">
            <w:pPr>
              <w:spacing w:before="0" w:after="0" w:line="276" w:lineRule="auto"/>
              <w:rPr>
                <w:sz w:val="22"/>
                <w:szCs w:val="22"/>
                <w:lang w:bidi="lo-LA"/>
              </w:rPr>
            </w:pPr>
            <w:r w:rsidRPr="006B5C50">
              <w:rPr>
                <w:sz w:val="22"/>
                <w:szCs w:val="22"/>
                <w:lang w:bidi="lo-LA"/>
              </w:rPr>
              <w:t>Thực hiện ngay sau khi ZCGL25 có Flag = Y.</w:t>
            </w:r>
            <w:r w:rsidRPr="006B5C50">
              <w:rPr>
                <w:sz w:val="22"/>
                <w:szCs w:val="22"/>
                <w:lang w:bidi="lo-LA"/>
              </w:rPr>
              <w:br/>
            </w:r>
            <w:r w:rsidRPr="006B5C50">
              <w:rPr>
                <w:sz w:val="22"/>
                <w:szCs w:val="22"/>
                <w:lang w:bidi="lo-LA"/>
              </w:rPr>
              <w:t xml:space="preserve">Sau khi thực hiện xong thì cập nhật cờ (Y/E) trong bảng FLAG </w:t>
            </w:r>
          </w:p>
        </w:tc>
      </w:tr>
      <w:tr w:rsidRPr="006B5C50" w:rsidR="00AD5FC9" w:rsidTr="009A6165" w14:paraId="7514C042" w14:textId="77777777">
        <w:trPr>
          <w:trHeight w:val="600"/>
        </w:trPr>
        <w:tc>
          <w:tcPr>
            <w:tcW w:w="338" w:type="pct"/>
            <w:tcBorders>
              <w:top w:val="nil"/>
              <w:left w:val="single" w:color="auto" w:sz="4" w:space="0"/>
              <w:bottom w:val="single" w:color="auto" w:sz="4" w:space="0"/>
              <w:right w:val="single" w:color="auto" w:sz="4" w:space="0"/>
            </w:tcBorders>
            <w:shd w:val="clear" w:color="auto" w:fill="auto"/>
            <w:noWrap/>
          </w:tcPr>
          <w:p w:rsidRPr="006B5C50" w:rsidR="00AD5FC9" w:rsidP="009A6165" w:rsidRDefault="00AD5FC9" w14:paraId="59E6D9A0" w14:textId="32C143A6">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9</w:t>
            </w:r>
          </w:p>
        </w:tc>
        <w:tc>
          <w:tcPr>
            <w:tcW w:w="1630" w:type="pct"/>
            <w:tcBorders>
              <w:top w:val="nil"/>
              <w:left w:val="nil"/>
              <w:bottom w:val="single" w:color="auto" w:sz="4" w:space="0"/>
              <w:right w:val="single" w:color="auto" w:sz="4" w:space="0"/>
            </w:tcBorders>
            <w:shd w:val="clear" w:color="auto" w:fill="auto"/>
            <w:hideMark/>
          </w:tcPr>
          <w:p w:rsidRPr="006B5C50" w:rsidR="00AD5FC9" w:rsidP="009A6165" w:rsidRDefault="00AD5FC9" w14:paraId="0837C571" w14:textId="0A833101">
            <w:pPr>
              <w:spacing w:before="0" w:after="0" w:line="276" w:lineRule="auto"/>
              <w:rPr>
                <w:color w:val="000000"/>
                <w:sz w:val="22"/>
                <w:szCs w:val="22"/>
                <w:lang w:bidi="lo-LA"/>
              </w:rPr>
            </w:pPr>
            <w:r w:rsidRPr="006B5C50">
              <w:rPr>
                <w:color w:val="000000"/>
                <w:sz w:val="22"/>
                <w:szCs w:val="22"/>
                <w:lang w:bidi="lo-LA"/>
              </w:rPr>
              <w:t>ZCGL07_1</w:t>
            </w:r>
            <w:r w:rsidRPr="006B5C50">
              <w:rPr>
                <w:color w:val="000000"/>
                <w:sz w:val="22"/>
                <w:szCs w:val="22"/>
                <w:lang w:bidi="lo-LA"/>
              </w:rPr>
              <w:br/>
            </w:r>
            <w:r>
              <w:rPr>
                <w:color w:val="000000"/>
                <w:sz w:val="22"/>
                <w:szCs w:val="22"/>
                <w:lang w:bidi="lo-LA"/>
              </w:rPr>
              <w:t>Tham số ngày: 31/12/YYYY-1</w:t>
            </w:r>
          </w:p>
        </w:tc>
        <w:tc>
          <w:tcPr>
            <w:tcW w:w="3032" w:type="pct"/>
            <w:tcBorders>
              <w:top w:val="nil"/>
              <w:left w:val="nil"/>
              <w:bottom w:val="single" w:color="auto" w:sz="4" w:space="0"/>
              <w:right w:val="single" w:color="auto" w:sz="4" w:space="0"/>
            </w:tcBorders>
            <w:shd w:val="clear" w:color="auto" w:fill="auto"/>
            <w:hideMark/>
          </w:tcPr>
          <w:p w:rsidRPr="006B5C50" w:rsidR="00AD5FC9" w:rsidP="009A6165" w:rsidRDefault="00AD5FC9" w14:paraId="5E9E2C42" w14:textId="77777777">
            <w:pPr>
              <w:spacing w:before="0" w:after="0" w:line="276" w:lineRule="auto"/>
              <w:rPr>
                <w:sz w:val="22"/>
                <w:szCs w:val="22"/>
                <w:lang w:bidi="lo-LA"/>
              </w:rPr>
            </w:pPr>
            <w:r w:rsidRPr="006B5C50">
              <w:rPr>
                <w:sz w:val="22"/>
                <w:szCs w:val="22"/>
                <w:lang w:bidi="lo-LA"/>
              </w:rPr>
              <w:t>Thực hiện ngay sau khi ZCGL08 có Flag = Y.</w:t>
            </w:r>
            <w:r w:rsidRPr="006B5C50">
              <w:rPr>
                <w:sz w:val="22"/>
                <w:szCs w:val="22"/>
                <w:lang w:bidi="lo-LA"/>
              </w:rPr>
              <w:br/>
            </w:r>
            <w:r w:rsidRPr="006B5C50">
              <w:rPr>
                <w:sz w:val="22"/>
                <w:szCs w:val="22"/>
                <w:lang w:bidi="lo-LA"/>
              </w:rPr>
              <w:t xml:space="preserve">Sau khi thực hiện xong thì cập nhật cờ (Y/E) trong bảng FLAG </w:t>
            </w:r>
          </w:p>
        </w:tc>
      </w:tr>
      <w:tr w:rsidRPr="006B5C50" w:rsidR="00AD5FC9" w:rsidTr="009A6165" w14:paraId="01AB7311" w14:textId="77777777">
        <w:trPr>
          <w:trHeight w:val="600"/>
        </w:trPr>
        <w:tc>
          <w:tcPr>
            <w:tcW w:w="338" w:type="pct"/>
            <w:tcBorders>
              <w:top w:val="nil"/>
              <w:left w:val="single" w:color="auto" w:sz="4" w:space="0"/>
              <w:bottom w:val="single" w:color="auto" w:sz="4" w:space="0"/>
              <w:right w:val="single" w:color="auto" w:sz="4" w:space="0"/>
            </w:tcBorders>
            <w:shd w:val="clear" w:color="auto" w:fill="auto"/>
            <w:noWrap/>
          </w:tcPr>
          <w:p w:rsidRPr="006B5C50" w:rsidR="00AD5FC9" w:rsidP="009A6165" w:rsidRDefault="00AD5FC9" w14:paraId="38208D7A" w14:textId="3B4D0EBF">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10</w:t>
            </w:r>
          </w:p>
        </w:tc>
        <w:tc>
          <w:tcPr>
            <w:tcW w:w="1630" w:type="pct"/>
            <w:tcBorders>
              <w:top w:val="nil"/>
              <w:left w:val="nil"/>
              <w:bottom w:val="single" w:color="auto" w:sz="4" w:space="0"/>
              <w:right w:val="single" w:color="auto" w:sz="4" w:space="0"/>
            </w:tcBorders>
            <w:shd w:val="clear" w:color="auto" w:fill="auto"/>
            <w:hideMark/>
          </w:tcPr>
          <w:p w:rsidRPr="006B5C50" w:rsidR="00AD5FC9" w:rsidP="009A6165" w:rsidRDefault="00AD5FC9" w14:paraId="53E05191" w14:textId="41D22A62">
            <w:pPr>
              <w:spacing w:before="0" w:after="0" w:line="276" w:lineRule="auto"/>
              <w:rPr>
                <w:color w:val="000000"/>
                <w:sz w:val="22"/>
                <w:szCs w:val="22"/>
                <w:lang w:bidi="lo-LA"/>
              </w:rPr>
            </w:pPr>
            <w:r w:rsidRPr="006B5C50">
              <w:rPr>
                <w:color w:val="000000"/>
                <w:sz w:val="22"/>
                <w:szCs w:val="22"/>
                <w:lang w:bidi="lo-LA"/>
              </w:rPr>
              <w:t>ZCGL07</w:t>
            </w:r>
            <w:r w:rsidRPr="006B5C50">
              <w:rPr>
                <w:color w:val="000000"/>
                <w:sz w:val="22"/>
                <w:szCs w:val="22"/>
                <w:lang w:bidi="lo-LA"/>
              </w:rPr>
              <w:br/>
            </w:r>
            <w:r>
              <w:rPr>
                <w:color w:val="000000"/>
                <w:sz w:val="22"/>
                <w:szCs w:val="22"/>
                <w:lang w:bidi="lo-LA"/>
              </w:rPr>
              <w:t>Tham số ngày: 31/12/YYYY-1</w:t>
            </w:r>
          </w:p>
        </w:tc>
        <w:tc>
          <w:tcPr>
            <w:tcW w:w="3032" w:type="pct"/>
            <w:tcBorders>
              <w:top w:val="nil"/>
              <w:left w:val="nil"/>
              <w:bottom w:val="single" w:color="auto" w:sz="4" w:space="0"/>
              <w:right w:val="single" w:color="auto" w:sz="4" w:space="0"/>
            </w:tcBorders>
            <w:shd w:val="clear" w:color="auto" w:fill="auto"/>
            <w:hideMark/>
          </w:tcPr>
          <w:p w:rsidRPr="006B5C50" w:rsidR="00AD5FC9" w:rsidP="009A6165" w:rsidRDefault="00AD5FC9" w14:paraId="5FA6161E" w14:textId="77777777">
            <w:pPr>
              <w:spacing w:before="0" w:after="0" w:line="276" w:lineRule="auto"/>
              <w:rPr>
                <w:sz w:val="22"/>
                <w:szCs w:val="22"/>
                <w:lang w:bidi="lo-LA"/>
              </w:rPr>
            </w:pPr>
            <w:r w:rsidRPr="006B5C50">
              <w:rPr>
                <w:sz w:val="22"/>
                <w:szCs w:val="22"/>
                <w:lang w:bidi="lo-LA"/>
              </w:rPr>
              <w:t>Thực hiện ngay sau khi ZCGL07_1 thành công.</w:t>
            </w:r>
            <w:r w:rsidRPr="006B5C50">
              <w:rPr>
                <w:sz w:val="22"/>
                <w:szCs w:val="22"/>
                <w:lang w:bidi="lo-LA"/>
              </w:rPr>
              <w:br/>
            </w:r>
            <w:r w:rsidRPr="006B5C50">
              <w:rPr>
                <w:sz w:val="22"/>
                <w:szCs w:val="22"/>
                <w:lang w:bidi="lo-LA"/>
              </w:rPr>
              <w:t xml:space="preserve">Sau khi thực hiện xong thì cập nhật cờ (Y/E) trong bảng FLAG </w:t>
            </w:r>
          </w:p>
        </w:tc>
      </w:tr>
      <w:tr w:rsidRPr="006B5C50" w:rsidR="00AD5FC9" w:rsidTr="009A6165" w14:paraId="627E5524" w14:textId="77777777">
        <w:trPr>
          <w:trHeight w:val="1200"/>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AD5FC9" w:rsidP="009A6165" w:rsidRDefault="00AD5FC9" w14:paraId="5393D50B" w14:textId="163B8E41">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11</w:t>
            </w:r>
          </w:p>
        </w:tc>
        <w:tc>
          <w:tcPr>
            <w:tcW w:w="1630" w:type="pct"/>
            <w:tcBorders>
              <w:top w:val="single" w:color="auto" w:sz="4" w:space="0"/>
              <w:left w:val="nil"/>
              <w:bottom w:val="single" w:color="auto" w:sz="4" w:space="0"/>
              <w:right w:val="single" w:color="auto" w:sz="4" w:space="0"/>
            </w:tcBorders>
            <w:shd w:val="clear" w:color="auto" w:fill="auto"/>
            <w:hideMark/>
          </w:tcPr>
          <w:p w:rsidRPr="006B5C50" w:rsidR="00AD5FC9" w:rsidP="009A6165" w:rsidRDefault="00AD5FC9" w14:paraId="6960F956" w14:textId="001A201A">
            <w:pPr>
              <w:spacing w:before="0" w:after="0" w:line="276" w:lineRule="auto"/>
              <w:rPr>
                <w:color w:val="000000"/>
                <w:sz w:val="22"/>
                <w:szCs w:val="22"/>
                <w:lang w:bidi="lo-LA"/>
              </w:rPr>
            </w:pPr>
            <w:r w:rsidRPr="006B5C50">
              <w:rPr>
                <w:color w:val="000000"/>
                <w:sz w:val="22"/>
                <w:szCs w:val="22"/>
                <w:lang w:bidi="lo-LA"/>
              </w:rPr>
              <w:t>ZCGL27_1</w:t>
            </w:r>
            <w:r w:rsidRPr="006B5C50">
              <w:rPr>
                <w:color w:val="000000"/>
                <w:sz w:val="22"/>
                <w:szCs w:val="22"/>
                <w:lang w:bidi="lo-LA"/>
              </w:rPr>
              <w:br/>
            </w:r>
            <w:r>
              <w:rPr>
                <w:color w:val="000000"/>
                <w:sz w:val="22"/>
                <w:szCs w:val="22"/>
                <w:lang w:bidi="lo-LA"/>
              </w:rPr>
              <w:t>Tham số ngày: 31/12/YYYY-1</w:t>
            </w:r>
          </w:p>
        </w:tc>
        <w:tc>
          <w:tcPr>
            <w:tcW w:w="3032" w:type="pct"/>
            <w:tcBorders>
              <w:top w:val="single" w:color="auto" w:sz="4" w:space="0"/>
              <w:left w:val="nil"/>
              <w:bottom w:val="single" w:color="auto" w:sz="4" w:space="0"/>
              <w:right w:val="single" w:color="auto" w:sz="4" w:space="0"/>
            </w:tcBorders>
            <w:shd w:val="clear" w:color="auto" w:fill="auto"/>
            <w:hideMark/>
          </w:tcPr>
          <w:p w:rsidRPr="006B5C50" w:rsidR="00AD5FC9" w:rsidP="009A6165" w:rsidRDefault="00AD5FC9" w14:paraId="484A3920" w14:textId="77777777">
            <w:pPr>
              <w:spacing w:before="0" w:after="0" w:line="276" w:lineRule="auto"/>
              <w:rPr>
                <w:sz w:val="22"/>
                <w:szCs w:val="22"/>
                <w:lang w:bidi="lo-LA"/>
              </w:rPr>
            </w:pPr>
            <w:r w:rsidRPr="006B5C50">
              <w:rPr>
                <w:sz w:val="22"/>
                <w:szCs w:val="22"/>
                <w:lang w:bidi="lo-LA"/>
              </w:rPr>
              <w:t>Thực hiện ngay sau khi ZCGL13 có Flag = Y.</w:t>
            </w:r>
            <w:r w:rsidRPr="006B5C50">
              <w:rPr>
                <w:sz w:val="22"/>
                <w:szCs w:val="22"/>
                <w:lang w:bidi="lo-LA"/>
              </w:rPr>
              <w:br/>
            </w:r>
            <w:r w:rsidRPr="006B5C50">
              <w:rPr>
                <w:sz w:val="22"/>
                <w:szCs w:val="22"/>
                <w:lang w:bidi="lo-LA"/>
              </w:rPr>
              <w:t>Sau khi thực hiện xong thì cập nhật cờ (Y/E) trong bảng FLAG</w:t>
            </w:r>
          </w:p>
        </w:tc>
      </w:tr>
      <w:tr w:rsidRPr="006B5C50" w:rsidR="00AD5FC9" w:rsidTr="009A6165" w14:paraId="3BA64FA7" w14:textId="77777777">
        <w:trPr>
          <w:trHeight w:val="900"/>
        </w:trPr>
        <w:tc>
          <w:tcPr>
            <w:tcW w:w="338" w:type="pct"/>
            <w:tcBorders>
              <w:top w:val="nil"/>
              <w:left w:val="single" w:color="auto" w:sz="4" w:space="0"/>
              <w:bottom w:val="single" w:color="auto" w:sz="4" w:space="0"/>
              <w:right w:val="single" w:color="auto" w:sz="4" w:space="0"/>
            </w:tcBorders>
            <w:shd w:val="clear" w:color="auto" w:fill="auto"/>
            <w:noWrap/>
          </w:tcPr>
          <w:p w:rsidRPr="006B5C50" w:rsidR="00AD5FC9" w:rsidP="009A6165" w:rsidRDefault="00AD5FC9" w14:paraId="23954216" w14:textId="05CD176D">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12</w:t>
            </w:r>
          </w:p>
        </w:tc>
        <w:tc>
          <w:tcPr>
            <w:tcW w:w="1630" w:type="pct"/>
            <w:tcBorders>
              <w:top w:val="nil"/>
              <w:left w:val="nil"/>
              <w:bottom w:val="single" w:color="auto" w:sz="4" w:space="0"/>
              <w:right w:val="single" w:color="auto" w:sz="4" w:space="0"/>
            </w:tcBorders>
            <w:shd w:val="clear" w:color="auto" w:fill="auto"/>
            <w:hideMark/>
          </w:tcPr>
          <w:p w:rsidRPr="006B5C50" w:rsidR="00AD5FC9" w:rsidP="009A6165" w:rsidRDefault="00AD5FC9" w14:paraId="30151112" w14:textId="3A1618FE">
            <w:pPr>
              <w:spacing w:before="0" w:after="0" w:line="276" w:lineRule="auto"/>
              <w:rPr>
                <w:color w:val="000000"/>
                <w:sz w:val="22"/>
                <w:szCs w:val="22"/>
                <w:lang w:bidi="lo-LA"/>
              </w:rPr>
            </w:pPr>
            <w:r w:rsidRPr="006B5C50">
              <w:rPr>
                <w:color w:val="000000"/>
                <w:sz w:val="22"/>
                <w:szCs w:val="22"/>
                <w:lang w:bidi="lo-LA"/>
              </w:rPr>
              <w:t>ZCGL27</w:t>
            </w:r>
            <w:r w:rsidRPr="006B5C50">
              <w:rPr>
                <w:color w:val="000000"/>
                <w:sz w:val="22"/>
                <w:szCs w:val="22"/>
                <w:lang w:bidi="lo-LA"/>
              </w:rPr>
              <w:br/>
            </w:r>
            <w:r>
              <w:rPr>
                <w:color w:val="000000"/>
                <w:sz w:val="22"/>
                <w:szCs w:val="22"/>
                <w:lang w:bidi="lo-LA"/>
              </w:rPr>
              <w:t>Tham số ngày: 31/12/YYYY-1</w:t>
            </w:r>
          </w:p>
        </w:tc>
        <w:tc>
          <w:tcPr>
            <w:tcW w:w="3032" w:type="pct"/>
            <w:tcBorders>
              <w:top w:val="nil"/>
              <w:left w:val="nil"/>
              <w:bottom w:val="single" w:color="auto" w:sz="4" w:space="0"/>
              <w:right w:val="single" w:color="auto" w:sz="4" w:space="0"/>
            </w:tcBorders>
            <w:shd w:val="clear" w:color="auto" w:fill="auto"/>
            <w:hideMark/>
          </w:tcPr>
          <w:p w:rsidRPr="006B5C50" w:rsidR="00AD5FC9" w:rsidP="009A6165" w:rsidRDefault="00AD5FC9" w14:paraId="333CB987" w14:textId="77777777">
            <w:pPr>
              <w:spacing w:before="0" w:after="0" w:line="276" w:lineRule="auto"/>
              <w:rPr>
                <w:sz w:val="22"/>
                <w:szCs w:val="22"/>
                <w:lang w:bidi="lo-LA"/>
              </w:rPr>
            </w:pPr>
            <w:r w:rsidRPr="006B5C50">
              <w:rPr>
                <w:sz w:val="22"/>
                <w:szCs w:val="22"/>
                <w:lang w:bidi="lo-LA"/>
              </w:rPr>
              <w:t>Thực hiện ngay sau khi ZCGL27_1 thành công</w:t>
            </w:r>
            <w:r w:rsidRPr="006B5C50">
              <w:rPr>
                <w:sz w:val="22"/>
                <w:szCs w:val="22"/>
                <w:lang w:bidi="lo-LA"/>
              </w:rPr>
              <w:br/>
            </w:r>
            <w:r w:rsidRPr="006B5C50">
              <w:rPr>
                <w:sz w:val="22"/>
                <w:szCs w:val="22"/>
                <w:lang w:bidi="lo-LA"/>
              </w:rPr>
              <w:t xml:space="preserve">Sau khi thực hiện xong thì cập nhật cờ (Y/E) trong bảng FLAG </w:t>
            </w:r>
          </w:p>
        </w:tc>
      </w:tr>
      <w:tr w:rsidRPr="006B5C50" w:rsidR="00AD5FC9" w:rsidTr="009A6165" w14:paraId="1677155D" w14:textId="77777777">
        <w:trPr>
          <w:trHeight w:val="900"/>
        </w:trPr>
        <w:tc>
          <w:tcPr>
            <w:tcW w:w="338" w:type="pct"/>
            <w:tcBorders>
              <w:top w:val="nil"/>
              <w:left w:val="single" w:color="auto" w:sz="4" w:space="0"/>
              <w:bottom w:val="single" w:color="auto" w:sz="4" w:space="0"/>
              <w:right w:val="single" w:color="auto" w:sz="4" w:space="0"/>
            </w:tcBorders>
            <w:shd w:val="clear" w:color="auto" w:fill="auto"/>
            <w:noWrap/>
          </w:tcPr>
          <w:p w:rsidRPr="006B5C50" w:rsidR="00AD5FC9" w:rsidP="009A6165" w:rsidRDefault="00AD5FC9" w14:paraId="764A8AD0" w14:textId="280872D6">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13</w:t>
            </w:r>
          </w:p>
        </w:tc>
        <w:tc>
          <w:tcPr>
            <w:tcW w:w="1630" w:type="pct"/>
            <w:tcBorders>
              <w:top w:val="nil"/>
              <w:left w:val="nil"/>
              <w:bottom w:val="single" w:color="auto" w:sz="4" w:space="0"/>
              <w:right w:val="single" w:color="auto" w:sz="4" w:space="0"/>
            </w:tcBorders>
            <w:shd w:val="clear" w:color="auto" w:fill="auto"/>
            <w:hideMark/>
          </w:tcPr>
          <w:p w:rsidR="00AD5FC9" w:rsidP="009A6165" w:rsidRDefault="00AD5FC9" w14:paraId="15E40619" w14:textId="77777777">
            <w:pPr>
              <w:spacing w:before="0" w:after="0" w:line="276" w:lineRule="auto"/>
              <w:rPr>
                <w:color w:val="000000"/>
                <w:sz w:val="22"/>
                <w:szCs w:val="22"/>
                <w:lang w:bidi="lo-LA"/>
              </w:rPr>
            </w:pPr>
            <w:r w:rsidRPr="006B5C50">
              <w:rPr>
                <w:color w:val="000000"/>
                <w:sz w:val="22"/>
                <w:szCs w:val="22"/>
                <w:lang w:bidi="lo-LA"/>
              </w:rPr>
              <w:t xml:space="preserve">ZCGL28_NB </w:t>
            </w:r>
          </w:p>
          <w:p w:rsidRPr="006B5C50" w:rsidR="00AD5FC9" w:rsidP="009A6165" w:rsidRDefault="00AD5FC9" w14:paraId="24BC42E7" w14:textId="3BBACAAC">
            <w:pPr>
              <w:spacing w:before="0" w:after="0" w:line="276" w:lineRule="auto"/>
              <w:rPr>
                <w:color w:val="000000"/>
                <w:sz w:val="22"/>
                <w:szCs w:val="22"/>
                <w:lang w:bidi="lo-LA"/>
              </w:rPr>
            </w:pPr>
            <w:r>
              <w:rPr>
                <w:color w:val="000000"/>
                <w:sz w:val="22"/>
                <w:szCs w:val="22"/>
                <w:lang w:bidi="lo-LA"/>
              </w:rPr>
              <w:t>Tham số ngày: 31/12/YYYY-1</w:t>
            </w:r>
          </w:p>
        </w:tc>
        <w:tc>
          <w:tcPr>
            <w:tcW w:w="3032" w:type="pct"/>
            <w:tcBorders>
              <w:top w:val="nil"/>
              <w:left w:val="nil"/>
              <w:bottom w:val="single" w:color="auto" w:sz="4" w:space="0"/>
              <w:right w:val="single" w:color="auto" w:sz="4" w:space="0"/>
            </w:tcBorders>
            <w:shd w:val="clear" w:color="auto" w:fill="auto"/>
            <w:hideMark/>
          </w:tcPr>
          <w:p w:rsidRPr="006B5C50" w:rsidR="00AD5FC9" w:rsidP="009A6165" w:rsidRDefault="00AD5FC9" w14:paraId="655F5CC6" w14:textId="77777777">
            <w:pPr>
              <w:spacing w:before="0" w:after="0" w:line="276" w:lineRule="auto"/>
              <w:rPr>
                <w:sz w:val="22"/>
                <w:szCs w:val="22"/>
                <w:lang w:bidi="lo-LA"/>
              </w:rPr>
            </w:pPr>
            <w:r w:rsidRPr="006B5C50">
              <w:rPr>
                <w:sz w:val="22"/>
                <w:szCs w:val="22"/>
                <w:lang w:bidi="lo-LA"/>
              </w:rPr>
              <w:t>Thực hiện ngay sau khi ZCGL07 có FLAG = Y</w:t>
            </w:r>
            <w:r w:rsidRPr="006B5C50">
              <w:rPr>
                <w:sz w:val="22"/>
                <w:szCs w:val="22"/>
                <w:lang w:bidi="lo-LA"/>
              </w:rPr>
              <w:br/>
            </w:r>
            <w:r w:rsidRPr="006B5C50">
              <w:rPr>
                <w:sz w:val="22"/>
                <w:szCs w:val="22"/>
                <w:lang w:bidi="lo-LA"/>
              </w:rPr>
              <w:t>Sau khi thực hiện xong thì cập nhật cờ (Y/E) trong bảng FLAG</w:t>
            </w:r>
          </w:p>
        </w:tc>
      </w:tr>
      <w:tr w:rsidRPr="006B5C50" w:rsidR="00AD5FC9" w:rsidTr="009A6165" w14:paraId="3B227CEF" w14:textId="77777777">
        <w:trPr>
          <w:trHeight w:val="900"/>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AD5FC9" w:rsidP="009A6165" w:rsidRDefault="00AD5FC9" w14:paraId="1DCF941A" w14:textId="672A4518">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15</w:t>
            </w:r>
          </w:p>
        </w:tc>
        <w:tc>
          <w:tcPr>
            <w:tcW w:w="1630" w:type="pct"/>
            <w:tcBorders>
              <w:top w:val="single" w:color="auto" w:sz="4" w:space="0"/>
              <w:left w:val="single" w:color="auto" w:sz="4" w:space="0"/>
              <w:bottom w:val="single" w:color="auto" w:sz="4" w:space="0"/>
              <w:right w:val="single" w:color="auto" w:sz="4" w:space="0"/>
            </w:tcBorders>
            <w:shd w:val="clear" w:color="auto" w:fill="auto"/>
          </w:tcPr>
          <w:p w:rsidR="00AD5FC9" w:rsidP="009A6165" w:rsidRDefault="00AD5FC9" w14:paraId="4C0FBEBB" w14:textId="77777777">
            <w:pPr>
              <w:spacing w:before="0" w:after="0" w:line="276" w:lineRule="auto"/>
              <w:rPr>
                <w:color w:val="000000"/>
                <w:sz w:val="22"/>
                <w:szCs w:val="22"/>
                <w:lang w:bidi="lo-LA"/>
              </w:rPr>
            </w:pPr>
            <w:r>
              <w:rPr>
                <w:color w:val="000000"/>
                <w:sz w:val="22"/>
                <w:szCs w:val="22"/>
                <w:lang w:bidi="lo-LA"/>
              </w:rPr>
              <w:t>ZCGL28_NGB</w:t>
            </w:r>
          </w:p>
          <w:p w:rsidRPr="006B5C50" w:rsidR="00AD5FC9" w:rsidP="009A6165" w:rsidRDefault="00AD5FC9" w14:paraId="3F7173B3" w14:textId="736DF3F3">
            <w:pPr>
              <w:spacing w:before="0" w:after="0" w:line="276" w:lineRule="auto"/>
              <w:rPr>
                <w:color w:val="000000"/>
                <w:sz w:val="22"/>
                <w:szCs w:val="22"/>
                <w:lang w:bidi="lo-LA"/>
              </w:rPr>
            </w:pPr>
            <w:r>
              <w:rPr>
                <w:color w:val="000000"/>
                <w:sz w:val="22"/>
                <w:szCs w:val="22"/>
                <w:lang w:bidi="lo-LA"/>
              </w:rPr>
              <w:t>Tham số ngày: 31/12/YYYY-1</w:t>
            </w:r>
          </w:p>
        </w:tc>
        <w:tc>
          <w:tcPr>
            <w:tcW w:w="3032" w:type="pct"/>
            <w:tcBorders>
              <w:top w:val="single" w:color="auto" w:sz="4" w:space="0"/>
              <w:left w:val="single" w:color="auto" w:sz="4" w:space="0"/>
              <w:bottom w:val="single" w:color="auto" w:sz="4" w:space="0"/>
              <w:right w:val="single" w:color="auto" w:sz="4" w:space="0"/>
            </w:tcBorders>
            <w:shd w:val="clear" w:color="auto" w:fill="auto"/>
          </w:tcPr>
          <w:p w:rsidRPr="006B5C50" w:rsidR="00AD5FC9" w:rsidP="009A6165" w:rsidRDefault="00AD5FC9" w14:paraId="7E707416" w14:textId="667EDD6C">
            <w:pPr>
              <w:spacing w:before="0" w:after="0" w:line="276" w:lineRule="auto"/>
              <w:rPr>
                <w:sz w:val="22"/>
                <w:szCs w:val="22"/>
                <w:lang w:bidi="lo-LA"/>
              </w:rPr>
            </w:pPr>
            <w:r w:rsidRPr="006B5C50">
              <w:rPr>
                <w:sz w:val="22"/>
                <w:szCs w:val="22"/>
                <w:lang w:bidi="lo-LA"/>
              </w:rPr>
              <w:t>Thực hiện ngay sau khi ZCGL27 có FLAG = Y</w:t>
            </w:r>
            <w:r w:rsidRPr="006B5C50">
              <w:rPr>
                <w:sz w:val="22"/>
                <w:szCs w:val="22"/>
                <w:lang w:bidi="lo-LA"/>
              </w:rPr>
              <w:br/>
            </w:r>
            <w:r w:rsidRPr="006B5C50">
              <w:rPr>
                <w:sz w:val="22"/>
                <w:szCs w:val="22"/>
                <w:lang w:bidi="lo-LA"/>
              </w:rPr>
              <w:t>Sau khi thực hiện xong thì cập nhật cờ (Y/E) trong bảng FLAG</w:t>
            </w:r>
          </w:p>
        </w:tc>
      </w:tr>
      <w:tr w:rsidRPr="006B5C50" w:rsidR="00AD5FC9" w:rsidTr="009A6165" w14:paraId="6E7891A0" w14:textId="77777777">
        <w:trPr>
          <w:trHeight w:val="900"/>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AD5FC9" w:rsidP="009A6165" w:rsidRDefault="00AD5FC9" w14:paraId="1BB42DAB" w14:textId="5BA9A340">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16</w:t>
            </w:r>
          </w:p>
        </w:tc>
        <w:tc>
          <w:tcPr>
            <w:tcW w:w="1630" w:type="pct"/>
            <w:tcBorders>
              <w:top w:val="single" w:color="auto" w:sz="4" w:space="0"/>
              <w:left w:val="single" w:color="auto" w:sz="4" w:space="0"/>
              <w:bottom w:val="single" w:color="auto" w:sz="4" w:space="0"/>
              <w:right w:val="single" w:color="auto" w:sz="4" w:space="0"/>
            </w:tcBorders>
            <w:shd w:val="clear" w:color="auto" w:fill="auto"/>
          </w:tcPr>
          <w:p w:rsidRPr="006B5C50" w:rsidR="00AD5FC9" w:rsidP="009A6165" w:rsidRDefault="00AD5FC9" w14:paraId="6A48AF97" w14:textId="4B360284">
            <w:pPr>
              <w:spacing w:before="0" w:after="0" w:line="276" w:lineRule="auto"/>
              <w:rPr>
                <w:color w:val="000000"/>
                <w:sz w:val="22"/>
                <w:szCs w:val="22"/>
                <w:lang w:bidi="lo-LA"/>
              </w:rPr>
            </w:pPr>
            <w:r w:rsidRPr="006B5C50">
              <w:rPr>
                <w:color w:val="000000"/>
                <w:sz w:val="22"/>
                <w:szCs w:val="22"/>
                <w:lang w:bidi="lo-LA"/>
              </w:rPr>
              <w:t>ZCGL09</w:t>
            </w:r>
            <w:r w:rsidRPr="006B5C50">
              <w:rPr>
                <w:color w:val="000000"/>
                <w:sz w:val="22"/>
                <w:szCs w:val="22"/>
                <w:lang w:bidi="lo-LA"/>
              </w:rPr>
              <w:br/>
            </w:r>
            <w:r>
              <w:rPr>
                <w:color w:val="000000"/>
                <w:sz w:val="22"/>
                <w:szCs w:val="22"/>
                <w:lang w:bidi="lo-LA"/>
              </w:rPr>
              <w:t>Tham số ngày: 31/12/YYYY-1</w:t>
            </w:r>
          </w:p>
        </w:tc>
        <w:tc>
          <w:tcPr>
            <w:tcW w:w="3032" w:type="pct"/>
            <w:tcBorders>
              <w:top w:val="single" w:color="auto" w:sz="4" w:space="0"/>
              <w:left w:val="single" w:color="auto" w:sz="4" w:space="0"/>
              <w:bottom w:val="single" w:color="auto" w:sz="4" w:space="0"/>
              <w:right w:val="single" w:color="auto" w:sz="4" w:space="0"/>
            </w:tcBorders>
            <w:shd w:val="clear" w:color="auto" w:fill="auto"/>
          </w:tcPr>
          <w:p w:rsidRPr="006B5C50" w:rsidR="00AD5FC9" w:rsidP="009A6165" w:rsidRDefault="00AD5FC9" w14:paraId="01853616" w14:textId="7E87274C">
            <w:pPr>
              <w:spacing w:before="0" w:after="0" w:line="276" w:lineRule="auto"/>
              <w:rPr>
                <w:sz w:val="22"/>
                <w:szCs w:val="22"/>
                <w:lang w:bidi="lo-LA"/>
              </w:rPr>
            </w:pPr>
            <w:r w:rsidRPr="006B5C50">
              <w:rPr>
                <w:sz w:val="22"/>
                <w:szCs w:val="22"/>
                <w:lang w:bidi="lo-LA"/>
              </w:rPr>
              <w:t>Start Job sau khi ZCGL28_NB có FLAG=Y, thực hiện quét 2p/lần</w:t>
            </w:r>
            <w:r w:rsidRPr="006B5C50">
              <w:rPr>
                <w:sz w:val="22"/>
                <w:szCs w:val="22"/>
                <w:lang w:bidi="lo-LA"/>
              </w:rPr>
              <w:br/>
            </w:r>
            <w:r w:rsidRPr="006B5C50">
              <w:rPr>
                <w:sz w:val="22"/>
                <w:szCs w:val="22"/>
                <w:lang w:bidi="lo-LA"/>
              </w:rPr>
              <w:t>Thực hiện chức năng khi ZCGL28_NGB có FLAG=Y.</w:t>
            </w:r>
            <w:r w:rsidRPr="006B5C50">
              <w:rPr>
                <w:sz w:val="22"/>
                <w:szCs w:val="22"/>
                <w:lang w:bidi="lo-LA"/>
              </w:rPr>
              <w:br/>
            </w:r>
            <w:r w:rsidRPr="006B5C50">
              <w:rPr>
                <w:sz w:val="22"/>
                <w:szCs w:val="22"/>
                <w:lang w:bidi="lo-LA"/>
              </w:rPr>
              <w:t xml:space="preserve">Sau khi thực hiện xong thì cập nhật cờ (Y/E) trong bảng FLAG </w:t>
            </w:r>
          </w:p>
        </w:tc>
      </w:tr>
      <w:tr w:rsidRPr="006B5C50" w:rsidR="00AD5FC9" w:rsidTr="009A6165" w14:paraId="474008F4" w14:textId="77777777">
        <w:trPr>
          <w:trHeight w:val="900"/>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AD5FC9" w:rsidP="009A6165" w:rsidRDefault="00AD5FC9" w14:paraId="75749598" w14:textId="15E8BFEB">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17</w:t>
            </w:r>
          </w:p>
        </w:tc>
        <w:tc>
          <w:tcPr>
            <w:tcW w:w="1630" w:type="pct"/>
            <w:tcBorders>
              <w:top w:val="single" w:color="auto" w:sz="4" w:space="0"/>
              <w:left w:val="nil"/>
              <w:bottom w:val="single" w:color="auto" w:sz="4" w:space="0"/>
              <w:right w:val="single" w:color="auto" w:sz="4" w:space="0"/>
            </w:tcBorders>
            <w:shd w:val="clear" w:color="auto" w:fill="auto"/>
          </w:tcPr>
          <w:p w:rsidR="00AD5FC9" w:rsidP="009A6165" w:rsidRDefault="00AD5FC9" w14:paraId="247FCC50" w14:textId="77777777">
            <w:pPr>
              <w:spacing w:before="0" w:after="0" w:line="276" w:lineRule="auto"/>
              <w:rPr>
                <w:color w:val="000000"/>
                <w:sz w:val="22"/>
                <w:szCs w:val="22"/>
                <w:lang w:bidi="lo-LA"/>
              </w:rPr>
            </w:pPr>
            <w:r w:rsidRPr="006B5C50">
              <w:rPr>
                <w:color w:val="000000"/>
                <w:sz w:val="22"/>
                <w:szCs w:val="22"/>
                <w:lang w:bidi="lo-LA"/>
              </w:rPr>
              <w:t>ZCGL03_3 - Kết chuyển lợi nhuận TSCN</w:t>
            </w:r>
          </w:p>
          <w:p w:rsidRPr="006B5C50" w:rsidR="00AD5FC9" w:rsidP="009A6165" w:rsidRDefault="00AD5FC9" w14:paraId="149BD9AA" w14:textId="227D221C">
            <w:pPr>
              <w:spacing w:before="0" w:after="0" w:line="276" w:lineRule="auto"/>
              <w:rPr>
                <w:color w:val="000000"/>
                <w:sz w:val="22"/>
                <w:szCs w:val="22"/>
                <w:lang w:bidi="lo-LA"/>
              </w:rPr>
            </w:pPr>
            <w:r>
              <w:rPr>
                <w:color w:val="000000"/>
                <w:sz w:val="22"/>
                <w:szCs w:val="22"/>
                <w:lang w:bidi="lo-LA"/>
              </w:rPr>
              <w:t>Tham số ngày: 31/12/YYYY-1</w:t>
            </w:r>
          </w:p>
        </w:tc>
        <w:tc>
          <w:tcPr>
            <w:tcW w:w="3032" w:type="pct"/>
            <w:tcBorders>
              <w:top w:val="single" w:color="auto" w:sz="4" w:space="0"/>
              <w:left w:val="nil"/>
              <w:bottom w:val="single" w:color="auto" w:sz="4" w:space="0"/>
              <w:right w:val="single" w:color="auto" w:sz="4" w:space="0"/>
            </w:tcBorders>
            <w:shd w:val="clear" w:color="auto" w:fill="auto"/>
          </w:tcPr>
          <w:p w:rsidR="00AD5FC9" w:rsidP="009A6165" w:rsidRDefault="00AD5FC9" w14:paraId="3E60737B" w14:textId="77777777">
            <w:pPr>
              <w:spacing w:before="0" w:after="0" w:line="276" w:lineRule="auto"/>
              <w:rPr>
                <w:sz w:val="22"/>
                <w:szCs w:val="22"/>
                <w:lang w:bidi="lo-LA"/>
              </w:rPr>
            </w:pPr>
            <w:r w:rsidRPr="006B5C50">
              <w:rPr>
                <w:sz w:val="22"/>
                <w:szCs w:val="22"/>
                <w:lang w:bidi="lo-LA"/>
              </w:rPr>
              <w:t xml:space="preserve">Thực hiện ngay sau khi </w:t>
            </w:r>
            <w:r w:rsidRPr="00FD3325">
              <w:rPr>
                <w:sz w:val="22"/>
                <w:szCs w:val="22"/>
                <w:lang w:bidi="lo-LA"/>
              </w:rPr>
              <w:t>ZCGL09 có Flag = Y</w:t>
            </w:r>
            <w:r w:rsidRPr="006B5C50">
              <w:rPr>
                <w:sz w:val="22"/>
                <w:szCs w:val="22"/>
                <w:lang w:bidi="lo-LA"/>
              </w:rPr>
              <w:t>.</w:t>
            </w:r>
          </w:p>
          <w:p w:rsidR="00AD5FC9" w:rsidP="009A6165" w:rsidRDefault="00AD5FC9" w14:paraId="153B01AA" w14:textId="77777777">
            <w:pPr>
              <w:spacing w:before="0" w:after="0" w:line="276" w:lineRule="auto"/>
              <w:rPr>
                <w:sz w:val="22"/>
                <w:szCs w:val="22"/>
                <w:lang w:bidi="lo-LA"/>
              </w:rPr>
            </w:pPr>
            <w:r>
              <w:rPr>
                <w:sz w:val="22"/>
                <w:szCs w:val="22"/>
                <w:lang w:bidi="lo-LA"/>
              </w:rPr>
              <w:t>Quét 2 phút</w:t>
            </w:r>
            <w:r w:rsidRPr="00FD3325">
              <w:rPr>
                <w:sz w:val="22"/>
                <w:szCs w:val="22"/>
                <w:lang w:bidi="lo-LA"/>
              </w:rPr>
              <w:t>/lần</w:t>
            </w:r>
            <w:r>
              <w:rPr>
                <w:sz w:val="22"/>
                <w:szCs w:val="22"/>
                <w:lang w:bidi="lo-LA"/>
              </w:rPr>
              <w:t>.</w:t>
            </w:r>
          </w:p>
          <w:p w:rsidRPr="006B5C50" w:rsidR="00AD5FC9" w:rsidP="009A6165" w:rsidRDefault="00AD5FC9" w14:paraId="39FA0289" w14:textId="13BB9148">
            <w:pPr>
              <w:spacing w:before="0" w:after="0" w:line="276" w:lineRule="auto"/>
              <w:rPr>
                <w:sz w:val="22"/>
                <w:szCs w:val="22"/>
                <w:lang w:bidi="lo-LA"/>
              </w:rPr>
            </w:pPr>
            <w:r w:rsidRPr="00FD3325">
              <w:rPr>
                <w:sz w:val="22"/>
                <w:szCs w:val="22"/>
                <w:lang w:bidi="lo-LA"/>
              </w:rPr>
              <w:t>Thực hiện khi ZCGL09 có Flag=Y và Z_TH_PHAC có Flag = Y/E</w:t>
            </w:r>
            <w:r w:rsidRPr="006B5C50">
              <w:rPr>
                <w:sz w:val="22"/>
                <w:szCs w:val="22"/>
                <w:lang w:bidi="lo-LA"/>
              </w:rPr>
              <w:br/>
            </w:r>
            <w:r w:rsidRPr="006B5C50">
              <w:rPr>
                <w:sz w:val="22"/>
                <w:szCs w:val="22"/>
                <w:lang w:bidi="lo-LA"/>
              </w:rPr>
              <w:t>Sau khi thực hiện xong thì cập nhật cờ (Y/E) trong bảng FLAG</w:t>
            </w:r>
          </w:p>
        </w:tc>
      </w:tr>
      <w:tr w:rsidRPr="006B5C50" w:rsidR="00AD5FC9" w:rsidTr="009A6165" w14:paraId="3659E21A" w14:textId="77777777">
        <w:trPr>
          <w:trHeight w:val="385"/>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AD5FC9" w:rsidP="009A6165" w:rsidRDefault="00AD5FC9" w14:paraId="10707B65" w14:textId="1D1762E7">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18</w:t>
            </w:r>
          </w:p>
        </w:tc>
        <w:tc>
          <w:tcPr>
            <w:tcW w:w="1630" w:type="pct"/>
            <w:tcBorders>
              <w:top w:val="single" w:color="auto" w:sz="4" w:space="0"/>
              <w:left w:val="nil"/>
              <w:bottom w:val="single" w:color="auto" w:sz="4" w:space="0"/>
              <w:right w:val="single" w:color="auto" w:sz="4" w:space="0"/>
            </w:tcBorders>
            <w:shd w:val="clear" w:color="auto" w:fill="auto"/>
          </w:tcPr>
          <w:p w:rsidR="00AD5FC9" w:rsidP="009A6165" w:rsidRDefault="00AD5FC9" w14:paraId="0FB8882F" w14:textId="77777777">
            <w:pPr>
              <w:spacing w:before="0" w:after="0" w:line="276" w:lineRule="auto"/>
              <w:rPr>
                <w:color w:val="000000"/>
                <w:sz w:val="22"/>
                <w:szCs w:val="22"/>
                <w:lang w:bidi="lo-LA"/>
              </w:rPr>
            </w:pPr>
            <w:r w:rsidRPr="00FD3325">
              <w:rPr>
                <w:color w:val="000000"/>
                <w:sz w:val="22"/>
                <w:szCs w:val="22"/>
                <w:lang w:bidi="lo-LA"/>
              </w:rPr>
              <w:t>ZTHCD_SBV</w:t>
            </w:r>
          </w:p>
          <w:p w:rsidRPr="006B5C50" w:rsidR="00AD5FC9" w:rsidP="009A6165" w:rsidRDefault="00AD5FC9" w14:paraId="463A9803" w14:textId="75AFE0C8">
            <w:pPr>
              <w:spacing w:before="0" w:after="0" w:line="276" w:lineRule="auto"/>
              <w:rPr>
                <w:color w:val="000000"/>
                <w:sz w:val="22"/>
                <w:szCs w:val="22"/>
                <w:lang w:bidi="lo-LA"/>
              </w:rPr>
            </w:pPr>
            <w:r>
              <w:rPr>
                <w:color w:val="000000"/>
                <w:sz w:val="22"/>
                <w:szCs w:val="22"/>
                <w:lang w:bidi="lo-LA"/>
              </w:rPr>
              <w:t>Tham số ngày: 31/12/YYYY-1</w:t>
            </w:r>
          </w:p>
        </w:tc>
        <w:tc>
          <w:tcPr>
            <w:tcW w:w="3032" w:type="pct"/>
            <w:tcBorders>
              <w:top w:val="single" w:color="auto" w:sz="4" w:space="0"/>
              <w:left w:val="nil"/>
              <w:bottom w:val="single" w:color="auto" w:sz="4" w:space="0"/>
              <w:right w:val="single" w:color="auto" w:sz="4" w:space="0"/>
            </w:tcBorders>
            <w:shd w:val="clear" w:color="auto" w:fill="auto"/>
          </w:tcPr>
          <w:p w:rsidRPr="006B5C50" w:rsidR="00AD5FC9" w:rsidP="009A6165" w:rsidRDefault="00AD5FC9" w14:paraId="50E683C4" w14:textId="40881EF0">
            <w:pPr>
              <w:spacing w:before="0" w:after="0" w:line="276" w:lineRule="auto"/>
              <w:rPr>
                <w:sz w:val="22"/>
                <w:szCs w:val="22"/>
                <w:lang w:bidi="lo-LA"/>
              </w:rPr>
            </w:pPr>
            <w:r w:rsidRPr="00FD3325">
              <w:rPr>
                <w:sz w:val="22"/>
                <w:szCs w:val="22"/>
                <w:lang w:bidi="lo-LA"/>
              </w:rPr>
              <w:t>Thực hiện sau khi ZCGL03_3 có Flag = Y</w:t>
            </w:r>
          </w:p>
        </w:tc>
      </w:tr>
      <w:tr w:rsidRPr="006B5C50" w:rsidR="00AD5FC9" w:rsidTr="009A6165" w14:paraId="4B5777F6" w14:textId="77777777">
        <w:trPr>
          <w:trHeight w:val="419"/>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AD5FC9" w:rsidP="009A6165" w:rsidRDefault="00AD5FC9" w14:paraId="226AFDF4" w14:textId="1BE59E2D">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19</w:t>
            </w:r>
          </w:p>
        </w:tc>
        <w:tc>
          <w:tcPr>
            <w:tcW w:w="1630" w:type="pct"/>
            <w:tcBorders>
              <w:top w:val="single" w:color="auto" w:sz="4" w:space="0"/>
              <w:left w:val="nil"/>
              <w:bottom w:val="single" w:color="auto" w:sz="4" w:space="0"/>
              <w:right w:val="single" w:color="auto" w:sz="4" w:space="0"/>
            </w:tcBorders>
            <w:shd w:val="clear" w:color="auto" w:fill="auto"/>
          </w:tcPr>
          <w:p w:rsidR="00AD5FC9" w:rsidP="009A6165" w:rsidRDefault="00AD5FC9" w14:paraId="359D44F0" w14:textId="77777777">
            <w:pPr>
              <w:spacing w:before="0" w:after="0" w:line="276" w:lineRule="auto"/>
              <w:rPr>
                <w:sz w:val="22"/>
                <w:szCs w:val="22"/>
                <w:lang w:bidi="lo-LA"/>
              </w:rPr>
            </w:pPr>
            <w:r w:rsidRPr="00FD3325">
              <w:rPr>
                <w:sz w:val="22"/>
                <w:szCs w:val="22"/>
                <w:lang w:bidi="lo-LA"/>
              </w:rPr>
              <w:t>Z_TH_DW_New (DS)</w:t>
            </w:r>
          </w:p>
          <w:p w:rsidRPr="00FD3325" w:rsidR="00AD5FC9" w:rsidP="009A6165" w:rsidRDefault="00AD5FC9" w14:paraId="7D9D3D4C" w14:textId="43846127">
            <w:pPr>
              <w:spacing w:before="0" w:after="0" w:line="276" w:lineRule="auto"/>
              <w:rPr>
                <w:sz w:val="22"/>
                <w:szCs w:val="22"/>
                <w:lang w:bidi="lo-LA"/>
              </w:rPr>
            </w:pPr>
            <w:r>
              <w:rPr>
                <w:color w:val="000000"/>
                <w:sz w:val="22"/>
                <w:szCs w:val="22"/>
                <w:lang w:bidi="lo-LA"/>
              </w:rPr>
              <w:t>Tham số ngày: 31/12/YYYY-1</w:t>
            </w:r>
          </w:p>
        </w:tc>
        <w:tc>
          <w:tcPr>
            <w:tcW w:w="3032" w:type="pct"/>
            <w:tcBorders>
              <w:top w:val="single" w:color="auto" w:sz="4" w:space="0"/>
              <w:left w:val="nil"/>
              <w:bottom w:val="single" w:color="auto" w:sz="4" w:space="0"/>
              <w:right w:val="single" w:color="auto" w:sz="4" w:space="0"/>
            </w:tcBorders>
            <w:shd w:val="clear" w:color="auto" w:fill="auto"/>
          </w:tcPr>
          <w:p w:rsidRPr="00FD3325" w:rsidR="00AD5FC9" w:rsidP="009A6165" w:rsidRDefault="00AD5FC9" w14:paraId="14458DA4" w14:textId="75DC20E0">
            <w:pPr>
              <w:spacing w:before="0" w:after="0" w:line="276" w:lineRule="auto"/>
              <w:rPr>
                <w:sz w:val="22"/>
                <w:szCs w:val="22"/>
                <w:lang w:bidi="lo-LA"/>
              </w:rPr>
            </w:pPr>
            <w:r w:rsidRPr="00FD3325">
              <w:rPr>
                <w:sz w:val="22"/>
                <w:szCs w:val="22"/>
                <w:lang w:bidi="lo-LA"/>
              </w:rPr>
              <w:t>Thực hiện sau khi ZCGL03_3 có Flag = Y</w:t>
            </w:r>
          </w:p>
        </w:tc>
      </w:tr>
      <w:tr w:rsidRPr="006B5C50" w:rsidR="00AD5FC9" w:rsidTr="009A6165" w14:paraId="160FA086" w14:textId="77777777">
        <w:trPr>
          <w:trHeight w:val="270"/>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AD5FC9" w:rsidP="009A6165" w:rsidRDefault="00AD5FC9" w14:paraId="2756401F" w14:textId="3D81DB62">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20</w:t>
            </w:r>
          </w:p>
        </w:tc>
        <w:tc>
          <w:tcPr>
            <w:tcW w:w="1630" w:type="pct"/>
            <w:tcBorders>
              <w:top w:val="single" w:color="auto" w:sz="4" w:space="0"/>
              <w:left w:val="nil"/>
              <w:bottom w:val="single" w:color="auto" w:sz="4" w:space="0"/>
              <w:right w:val="single" w:color="auto" w:sz="4" w:space="0"/>
            </w:tcBorders>
            <w:shd w:val="clear" w:color="auto" w:fill="auto"/>
          </w:tcPr>
          <w:p w:rsidR="00AD5FC9" w:rsidP="009A6165" w:rsidRDefault="00AD5FC9" w14:paraId="127418E7" w14:textId="77777777">
            <w:pPr>
              <w:spacing w:before="0" w:after="0" w:line="276" w:lineRule="auto"/>
              <w:rPr>
                <w:sz w:val="22"/>
                <w:szCs w:val="22"/>
                <w:lang w:bidi="lo-LA"/>
              </w:rPr>
            </w:pPr>
            <w:r w:rsidRPr="00FD3325">
              <w:rPr>
                <w:sz w:val="22"/>
                <w:szCs w:val="22"/>
                <w:lang w:bidi="lo-LA"/>
              </w:rPr>
              <w:t>Z_TH_DW_New (TL)</w:t>
            </w:r>
          </w:p>
          <w:p w:rsidRPr="00FD3325" w:rsidR="00AD5FC9" w:rsidP="009A6165" w:rsidRDefault="00AD5FC9" w14:paraId="32E699F0" w14:textId="7240A873">
            <w:pPr>
              <w:spacing w:before="0" w:after="0" w:line="276" w:lineRule="auto"/>
              <w:rPr>
                <w:sz w:val="22"/>
                <w:szCs w:val="22"/>
                <w:lang w:bidi="lo-LA"/>
              </w:rPr>
            </w:pPr>
            <w:r>
              <w:rPr>
                <w:color w:val="000000"/>
                <w:sz w:val="22"/>
                <w:szCs w:val="22"/>
                <w:lang w:bidi="lo-LA"/>
              </w:rPr>
              <w:t>Tham số ngày: 31/12/YYYY-1</w:t>
            </w:r>
          </w:p>
        </w:tc>
        <w:tc>
          <w:tcPr>
            <w:tcW w:w="3032" w:type="pct"/>
            <w:tcBorders>
              <w:top w:val="single" w:color="auto" w:sz="4" w:space="0"/>
              <w:left w:val="nil"/>
              <w:bottom w:val="single" w:color="auto" w:sz="4" w:space="0"/>
              <w:right w:val="single" w:color="auto" w:sz="4" w:space="0"/>
            </w:tcBorders>
            <w:shd w:val="clear" w:color="auto" w:fill="auto"/>
          </w:tcPr>
          <w:p w:rsidRPr="00FD3325" w:rsidR="00AD5FC9" w:rsidP="009A6165" w:rsidRDefault="00AD5FC9" w14:paraId="53AC5A43" w14:textId="79FC72C7">
            <w:pPr>
              <w:spacing w:before="0" w:after="0" w:line="276" w:lineRule="auto"/>
              <w:rPr>
                <w:sz w:val="22"/>
                <w:szCs w:val="22"/>
                <w:lang w:bidi="lo-LA"/>
              </w:rPr>
            </w:pPr>
            <w:r w:rsidRPr="00FD3325">
              <w:rPr>
                <w:sz w:val="22"/>
                <w:szCs w:val="22"/>
                <w:lang w:bidi="lo-LA"/>
              </w:rPr>
              <w:t>Thực hiện sau khi Z_TH_DW (DS) thành công</w:t>
            </w:r>
          </w:p>
        </w:tc>
      </w:tr>
      <w:tr w:rsidRPr="006B5C50" w:rsidR="00AD5FC9" w:rsidTr="009A6165" w14:paraId="752FBDA3" w14:textId="77777777">
        <w:trPr>
          <w:trHeight w:val="287"/>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AD5FC9" w:rsidP="009A6165" w:rsidRDefault="00AD5FC9" w14:paraId="3997EFE0" w14:textId="21B798B2">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21</w:t>
            </w:r>
          </w:p>
        </w:tc>
        <w:tc>
          <w:tcPr>
            <w:tcW w:w="1630" w:type="pct"/>
            <w:tcBorders>
              <w:top w:val="single" w:color="auto" w:sz="4" w:space="0"/>
              <w:left w:val="nil"/>
              <w:bottom w:val="single" w:color="auto" w:sz="4" w:space="0"/>
              <w:right w:val="single" w:color="auto" w:sz="4" w:space="0"/>
            </w:tcBorders>
            <w:shd w:val="clear" w:color="auto" w:fill="auto"/>
          </w:tcPr>
          <w:p w:rsidR="00AD5FC9" w:rsidP="009A6165" w:rsidRDefault="00AD5FC9" w14:paraId="4A820D74" w14:textId="77777777">
            <w:pPr>
              <w:spacing w:before="0" w:after="0" w:line="276" w:lineRule="auto"/>
              <w:rPr>
                <w:sz w:val="22"/>
                <w:szCs w:val="22"/>
                <w:lang w:bidi="lo-LA"/>
              </w:rPr>
            </w:pPr>
            <w:r w:rsidRPr="00FD3325">
              <w:rPr>
                <w:sz w:val="22"/>
                <w:szCs w:val="22"/>
                <w:lang w:bidi="lo-LA"/>
              </w:rPr>
              <w:t>Z_TH_DW_New (DG)</w:t>
            </w:r>
          </w:p>
          <w:p w:rsidRPr="00FD3325" w:rsidR="00AD5FC9" w:rsidP="009A6165" w:rsidRDefault="00AD5FC9" w14:paraId="14DA27E3" w14:textId="6EF6E60B">
            <w:pPr>
              <w:spacing w:before="0" w:after="0" w:line="276" w:lineRule="auto"/>
              <w:rPr>
                <w:sz w:val="22"/>
                <w:szCs w:val="22"/>
                <w:lang w:bidi="lo-LA"/>
              </w:rPr>
            </w:pPr>
            <w:r>
              <w:rPr>
                <w:color w:val="000000"/>
                <w:sz w:val="22"/>
                <w:szCs w:val="22"/>
                <w:lang w:bidi="lo-LA"/>
              </w:rPr>
              <w:t>Tham số ngày: 31/12/YYYY-1</w:t>
            </w:r>
          </w:p>
        </w:tc>
        <w:tc>
          <w:tcPr>
            <w:tcW w:w="3032" w:type="pct"/>
            <w:tcBorders>
              <w:top w:val="single" w:color="auto" w:sz="4" w:space="0"/>
              <w:left w:val="nil"/>
              <w:bottom w:val="single" w:color="auto" w:sz="4" w:space="0"/>
              <w:right w:val="single" w:color="auto" w:sz="4" w:space="0"/>
            </w:tcBorders>
            <w:shd w:val="clear" w:color="auto" w:fill="auto"/>
          </w:tcPr>
          <w:p w:rsidRPr="00FD3325" w:rsidR="00AD5FC9" w:rsidP="009A6165" w:rsidRDefault="00AD5FC9" w14:paraId="1038FC32" w14:textId="605AEB7D">
            <w:pPr>
              <w:spacing w:before="0" w:after="0" w:line="276" w:lineRule="auto"/>
              <w:rPr>
                <w:sz w:val="22"/>
                <w:szCs w:val="22"/>
                <w:lang w:bidi="lo-LA"/>
              </w:rPr>
            </w:pPr>
            <w:r w:rsidRPr="00FD3325">
              <w:rPr>
                <w:sz w:val="22"/>
                <w:szCs w:val="22"/>
                <w:lang w:bidi="lo-LA"/>
              </w:rPr>
              <w:t>Thực hiện sau khi Z_TH_DW (DS) thành công</w:t>
            </w:r>
          </w:p>
        </w:tc>
      </w:tr>
      <w:tr w:rsidRPr="006B5C50" w:rsidR="00AD5FC9" w:rsidTr="009A6165" w14:paraId="2EA4F9B8" w14:textId="77777777">
        <w:trPr>
          <w:trHeight w:val="406"/>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AD5FC9" w:rsidP="009A6165" w:rsidRDefault="00AD5FC9" w14:paraId="4934E832" w14:textId="4CEC8C1F">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22</w:t>
            </w:r>
          </w:p>
        </w:tc>
        <w:tc>
          <w:tcPr>
            <w:tcW w:w="1630" w:type="pct"/>
            <w:tcBorders>
              <w:top w:val="single" w:color="auto" w:sz="4" w:space="0"/>
              <w:left w:val="nil"/>
              <w:bottom w:val="single" w:color="auto" w:sz="4" w:space="0"/>
              <w:right w:val="single" w:color="auto" w:sz="4" w:space="0"/>
            </w:tcBorders>
            <w:shd w:val="clear" w:color="auto" w:fill="auto"/>
          </w:tcPr>
          <w:p w:rsidR="00AD5FC9" w:rsidP="009A6165" w:rsidRDefault="00AD5FC9" w14:paraId="0F3D647D" w14:textId="77777777">
            <w:pPr>
              <w:spacing w:before="0" w:after="0" w:line="276" w:lineRule="auto"/>
              <w:rPr>
                <w:sz w:val="22"/>
                <w:szCs w:val="22"/>
                <w:lang w:bidi="lo-LA"/>
              </w:rPr>
            </w:pPr>
            <w:r w:rsidRPr="00FD3325">
              <w:rPr>
                <w:sz w:val="22"/>
                <w:szCs w:val="22"/>
                <w:lang w:bidi="lo-LA"/>
              </w:rPr>
              <w:t>Z_TH_DW_New (STL)</w:t>
            </w:r>
          </w:p>
          <w:p w:rsidRPr="00FD3325" w:rsidR="00AD5FC9" w:rsidP="009A6165" w:rsidRDefault="00AD5FC9" w14:paraId="0DBCB536" w14:textId="53E59390">
            <w:pPr>
              <w:spacing w:before="0" w:after="0" w:line="276" w:lineRule="auto"/>
              <w:rPr>
                <w:sz w:val="22"/>
                <w:szCs w:val="22"/>
                <w:lang w:bidi="lo-LA"/>
              </w:rPr>
            </w:pPr>
            <w:r>
              <w:rPr>
                <w:color w:val="000000"/>
                <w:sz w:val="22"/>
                <w:szCs w:val="22"/>
                <w:lang w:bidi="lo-LA"/>
              </w:rPr>
              <w:t>Tham số ngày: 31/12/YYYY-1</w:t>
            </w:r>
          </w:p>
        </w:tc>
        <w:tc>
          <w:tcPr>
            <w:tcW w:w="3032" w:type="pct"/>
            <w:tcBorders>
              <w:top w:val="single" w:color="auto" w:sz="4" w:space="0"/>
              <w:left w:val="nil"/>
              <w:bottom w:val="single" w:color="auto" w:sz="4" w:space="0"/>
              <w:right w:val="single" w:color="auto" w:sz="4" w:space="0"/>
            </w:tcBorders>
            <w:shd w:val="clear" w:color="auto" w:fill="auto"/>
          </w:tcPr>
          <w:p w:rsidRPr="00FD3325" w:rsidR="00AD5FC9" w:rsidP="009A6165" w:rsidRDefault="00AD5FC9" w14:paraId="1B809370" w14:textId="6722A9F2">
            <w:pPr>
              <w:spacing w:before="0" w:after="0" w:line="276" w:lineRule="auto"/>
              <w:rPr>
                <w:sz w:val="22"/>
                <w:szCs w:val="22"/>
                <w:lang w:bidi="lo-LA"/>
              </w:rPr>
            </w:pPr>
            <w:r w:rsidRPr="00FD3325">
              <w:rPr>
                <w:sz w:val="22"/>
                <w:szCs w:val="22"/>
                <w:lang w:bidi="lo-LA"/>
              </w:rPr>
              <w:t>Thực hiện sau khi Z_TH_DW (DS) thành công</w:t>
            </w:r>
          </w:p>
        </w:tc>
      </w:tr>
      <w:tr w:rsidRPr="006B5C50" w:rsidR="00AD5FC9" w:rsidTr="009A6165" w14:paraId="40AE20BF" w14:textId="77777777">
        <w:trPr>
          <w:trHeight w:val="269"/>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AD5FC9" w:rsidP="009A6165" w:rsidRDefault="00AD5FC9" w14:paraId="30D0EEEE" w14:textId="637EEBCD">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23</w:t>
            </w:r>
          </w:p>
        </w:tc>
        <w:tc>
          <w:tcPr>
            <w:tcW w:w="1630" w:type="pct"/>
            <w:tcBorders>
              <w:top w:val="single" w:color="auto" w:sz="4" w:space="0"/>
              <w:left w:val="nil"/>
              <w:bottom w:val="single" w:color="auto" w:sz="4" w:space="0"/>
              <w:right w:val="single" w:color="auto" w:sz="4" w:space="0"/>
            </w:tcBorders>
            <w:shd w:val="clear" w:color="auto" w:fill="auto"/>
          </w:tcPr>
          <w:p w:rsidR="00AD5FC9" w:rsidP="009A6165" w:rsidRDefault="00AD5FC9" w14:paraId="353A2A2B" w14:textId="77777777">
            <w:pPr>
              <w:spacing w:before="0" w:after="0" w:line="276" w:lineRule="auto"/>
              <w:rPr>
                <w:color w:val="000000"/>
                <w:sz w:val="22"/>
                <w:szCs w:val="22"/>
                <w:lang w:bidi="lo-LA"/>
              </w:rPr>
            </w:pPr>
            <w:r>
              <w:rPr>
                <w:color w:val="000000"/>
                <w:sz w:val="22"/>
                <w:szCs w:val="22"/>
                <w:lang w:bidi="lo-LA"/>
              </w:rPr>
              <w:t>Z_TH_0</w:t>
            </w:r>
            <w:r w:rsidRPr="00FD3325">
              <w:rPr>
                <w:color w:val="000000"/>
                <w:sz w:val="22"/>
                <w:szCs w:val="22"/>
                <w:lang w:bidi="lo-LA"/>
              </w:rPr>
              <w:t>205</w:t>
            </w:r>
          </w:p>
          <w:p w:rsidRPr="00FD3325" w:rsidR="00AD5FC9" w:rsidP="009A6165" w:rsidRDefault="00AD5FC9" w14:paraId="5A6AEAF0" w14:textId="101BC3E7">
            <w:pPr>
              <w:spacing w:before="0" w:after="0" w:line="276" w:lineRule="auto"/>
              <w:rPr>
                <w:color w:val="000000"/>
                <w:sz w:val="22"/>
                <w:szCs w:val="22"/>
                <w:lang w:bidi="lo-LA"/>
              </w:rPr>
            </w:pPr>
            <w:r>
              <w:rPr>
                <w:color w:val="000000"/>
                <w:sz w:val="22"/>
                <w:szCs w:val="22"/>
                <w:lang w:bidi="lo-LA"/>
              </w:rPr>
              <w:t>Tham số ngày: 31/12/YYYY-1</w:t>
            </w:r>
          </w:p>
        </w:tc>
        <w:tc>
          <w:tcPr>
            <w:tcW w:w="3032" w:type="pct"/>
            <w:tcBorders>
              <w:top w:val="single" w:color="auto" w:sz="4" w:space="0"/>
              <w:left w:val="nil"/>
              <w:bottom w:val="single" w:color="auto" w:sz="4" w:space="0"/>
              <w:right w:val="single" w:color="auto" w:sz="4" w:space="0"/>
            </w:tcBorders>
            <w:shd w:val="clear" w:color="auto" w:fill="auto"/>
          </w:tcPr>
          <w:p w:rsidR="00AD5FC9" w:rsidP="009A6165" w:rsidRDefault="00AD5FC9" w14:paraId="52C3E828" w14:textId="5364DA9C">
            <w:pPr>
              <w:spacing w:before="0" w:after="0" w:line="276" w:lineRule="auto"/>
              <w:rPr>
                <w:sz w:val="22"/>
                <w:szCs w:val="22"/>
                <w:lang w:bidi="lo-LA"/>
              </w:rPr>
            </w:pPr>
            <w:r>
              <w:rPr>
                <w:sz w:val="22"/>
                <w:szCs w:val="22"/>
                <w:lang w:bidi="lo-LA"/>
              </w:rPr>
              <w:t>Thực hiện</w:t>
            </w:r>
            <w:r w:rsidRPr="00FD3325">
              <w:rPr>
                <w:sz w:val="22"/>
                <w:szCs w:val="22"/>
                <w:lang w:bidi="lo-LA"/>
              </w:rPr>
              <w:t xml:space="preserve"> sau khi Z_TH_DW (DS) thành công</w:t>
            </w:r>
          </w:p>
        </w:tc>
      </w:tr>
      <w:tr w:rsidRPr="006B5C50" w:rsidR="00AD5FC9" w:rsidTr="009A6165" w14:paraId="04DDD2AB" w14:textId="77777777">
        <w:trPr>
          <w:trHeight w:val="900"/>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AD5FC9" w:rsidP="009A6165" w:rsidRDefault="00AD5FC9" w14:paraId="77D8C767" w14:textId="0B47DE39">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24</w:t>
            </w:r>
          </w:p>
        </w:tc>
        <w:tc>
          <w:tcPr>
            <w:tcW w:w="1630" w:type="pct"/>
            <w:tcBorders>
              <w:top w:val="single" w:color="auto" w:sz="4" w:space="0"/>
              <w:left w:val="single" w:color="auto" w:sz="4" w:space="0"/>
              <w:bottom w:val="single" w:color="auto" w:sz="4" w:space="0"/>
              <w:right w:val="single" w:color="auto" w:sz="4" w:space="0"/>
            </w:tcBorders>
            <w:shd w:val="clear" w:color="auto" w:fill="auto"/>
          </w:tcPr>
          <w:p w:rsidR="00AD5FC9" w:rsidP="009A6165" w:rsidRDefault="00AD5FC9" w14:paraId="65BFADC8" w14:textId="6B94034D">
            <w:pPr>
              <w:spacing w:before="0" w:after="0" w:line="276" w:lineRule="auto"/>
              <w:rPr>
                <w:color w:val="000000"/>
                <w:sz w:val="22"/>
                <w:szCs w:val="22"/>
                <w:lang w:bidi="lo-LA"/>
              </w:rPr>
            </w:pPr>
            <w:r w:rsidRPr="006B5C50">
              <w:rPr>
                <w:color w:val="000000"/>
                <w:sz w:val="22"/>
                <w:szCs w:val="22"/>
                <w:lang w:bidi="lo-LA"/>
              </w:rPr>
              <w:t>FAGLGVTR - Kết chuyển số dư đầu năm</w:t>
            </w:r>
          </w:p>
          <w:p w:rsidRPr="006B5C50" w:rsidR="00AD5FC9" w:rsidP="009A6165" w:rsidRDefault="00AD5FC9" w14:paraId="5266B3CD" w14:textId="7E325CB3">
            <w:pPr>
              <w:spacing w:before="0" w:after="0" w:line="276" w:lineRule="auto"/>
              <w:rPr>
                <w:color w:val="000000"/>
                <w:sz w:val="22"/>
                <w:szCs w:val="22"/>
                <w:lang w:bidi="lo-LA"/>
              </w:rPr>
            </w:pPr>
            <w:r w:rsidRPr="00FD3325">
              <w:rPr>
                <w:sz w:val="22"/>
                <w:szCs w:val="22"/>
                <w:lang w:bidi="lo-LA"/>
              </w:rPr>
              <w:t xml:space="preserve">Tham số: Theo các </w:t>
            </w:r>
            <w:r>
              <w:rPr>
                <w:sz w:val="22"/>
                <w:szCs w:val="22"/>
                <w:lang w:bidi="lo-LA"/>
              </w:rPr>
              <w:t>V</w:t>
            </w:r>
            <w:r w:rsidRPr="00FD3325">
              <w:rPr>
                <w:sz w:val="22"/>
                <w:szCs w:val="22"/>
                <w:lang w:bidi="lo-LA"/>
              </w:rPr>
              <w:t>ar</w:t>
            </w:r>
            <w:r>
              <w:rPr>
                <w:sz w:val="22"/>
                <w:szCs w:val="22"/>
                <w:lang w:bidi="lo-LA"/>
              </w:rPr>
              <w:t xml:space="preserve">iant đã tạo sẵn, riêng tham số </w:t>
            </w:r>
            <w:r w:rsidRPr="00FD3325">
              <w:rPr>
                <w:b/>
                <w:bCs/>
                <w:sz w:val="22"/>
                <w:szCs w:val="22"/>
                <w:lang w:bidi="lo-LA"/>
              </w:rPr>
              <w:t>Carry Forward to Fiscal Year</w:t>
            </w:r>
            <w:r>
              <w:rPr>
                <w:sz w:val="22"/>
                <w:szCs w:val="22"/>
                <w:lang w:bidi="lo-LA"/>
              </w:rPr>
              <w:t xml:space="preserve"> chương trình sẽ tự đ</w:t>
            </w:r>
            <w:r w:rsidR="0071197F">
              <w:rPr>
                <w:sz w:val="22"/>
                <w:szCs w:val="22"/>
                <w:lang w:bidi="lo-LA"/>
              </w:rPr>
              <w:t>ộng xác định là Năm hiện tại.</w:t>
            </w:r>
          </w:p>
        </w:tc>
        <w:tc>
          <w:tcPr>
            <w:tcW w:w="3032" w:type="pct"/>
            <w:tcBorders>
              <w:top w:val="single" w:color="auto" w:sz="4" w:space="0"/>
              <w:left w:val="single" w:color="auto" w:sz="4" w:space="0"/>
              <w:bottom w:val="single" w:color="auto" w:sz="4" w:space="0"/>
              <w:right w:val="single" w:color="auto" w:sz="4" w:space="0"/>
            </w:tcBorders>
            <w:shd w:val="clear" w:color="auto" w:fill="auto"/>
          </w:tcPr>
          <w:p w:rsidRPr="00FD3325" w:rsidR="00AD5FC9" w:rsidP="009A6165" w:rsidRDefault="00AD5FC9" w14:paraId="5C14E85D" w14:textId="1C93BFBC">
            <w:pPr>
              <w:spacing w:before="0" w:after="0" w:line="276" w:lineRule="auto"/>
              <w:rPr>
                <w:sz w:val="22"/>
                <w:szCs w:val="22"/>
                <w:lang w:bidi="lo-LA"/>
              </w:rPr>
            </w:pPr>
            <w:r w:rsidRPr="00FD3325">
              <w:rPr>
                <w:sz w:val="22"/>
                <w:szCs w:val="22"/>
                <w:lang w:bidi="lo-LA"/>
              </w:rPr>
              <w:t xml:space="preserve">+ </w:t>
            </w:r>
            <w:r>
              <w:rPr>
                <w:sz w:val="22"/>
                <w:szCs w:val="22"/>
                <w:lang w:bidi="lo-LA"/>
              </w:rPr>
              <w:t>Thực hiện n</w:t>
            </w:r>
            <w:r w:rsidRPr="00FD3325">
              <w:rPr>
                <w:sz w:val="22"/>
                <w:szCs w:val="22"/>
                <w:lang w:bidi="lo-LA"/>
              </w:rPr>
              <w:t>gay sau Z_TH_DW_New (STL) thành công</w:t>
            </w:r>
          </w:p>
          <w:p w:rsidR="00AD5FC9" w:rsidP="009A6165" w:rsidRDefault="00AD5FC9" w14:paraId="31908121" w14:textId="77777777">
            <w:pPr>
              <w:spacing w:before="0" w:after="0" w:line="276" w:lineRule="auto"/>
              <w:rPr>
                <w:sz w:val="22"/>
                <w:szCs w:val="22"/>
                <w:lang w:bidi="lo-LA"/>
              </w:rPr>
            </w:pPr>
            <w:r w:rsidRPr="00FD3325">
              <w:rPr>
                <w:sz w:val="22"/>
                <w:szCs w:val="22"/>
                <w:lang w:bidi="lo-LA"/>
              </w:rPr>
              <w:t>+ Sau khi thực hiện xong thì cập nhật cờ (Y/E) trong bảng FLAG và ghi lỗi nếu có vào bảng Log (Lưu ý chỉ cập nhật Y khi chạy thành công)</w:t>
            </w:r>
            <w:r w:rsidR="00C5395B">
              <w:rPr>
                <w:sz w:val="22"/>
                <w:szCs w:val="22"/>
                <w:lang w:bidi="lo-LA"/>
              </w:rPr>
              <w:t>.</w:t>
            </w:r>
          </w:p>
          <w:p w:rsidRPr="006B5C50" w:rsidR="00C5395B" w:rsidP="009A6165" w:rsidRDefault="00C5395B" w14:paraId="490CA334" w14:textId="27620CEF">
            <w:pPr>
              <w:spacing w:before="0" w:after="0" w:line="276" w:lineRule="auto"/>
              <w:rPr>
                <w:sz w:val="22"/>
                <w:szCs w:val="22"/>
                <w:lang w:bidi="lo-LA"/>
              </w:rPr>
            </w:pPr>
            <w:r>
              <w:rPr>
                <w:sz w:val="22"/>
                <w:szCs w:val="22"/>
                <w:lang w:bidi="lo-LA"/>
              </w:rPr>
              <w:t>(Trường Inter_Date=31/12/YYYY-1)</w:t>
            </w:r>
          </w:p>
        </w:tc>
      </w:tr>
    </w:tbl>
    <w:p w:rsidR="006F33CE" w:rsidP="004575E4" w:rsidRDefault="006F33CE" w14:paraId="43866547" w14:textId="64FC9114">
      <w:pPr>
        <w:pStyle w:val="ListParagraph"/>
        <w:numPr>
          <w:ilvl w:val="0"/>
          <w:numId w:val="49"/>
        </w:numPr>
        <w:spacing w:line="276" w:lineRule="auto"/>
        <w:rPr>
          <w:b/>
          <w:bCs/>
        </w:rPr>
      </w:pPr>
      <w:r w:rsidRPr="00227A22">
        <w:rPr>
          <w:b/>
          <w:bCs/>
        </w:rPr>
        <w:t xml:space="preserve">Xây dựng chương trình </w:t>
      </w:r>
      <w:r>
        <w:rPr>
          <w:b/>
          <w:bCs/>
        </w:rPr>
        <w:t>xử lý đóng</w:t>
      </w:r>
      <w:r w:rsidRPr="00227A22">
        <w:rPr>
          <w:b/>
          <w:bCs/>
        </w:rPr>
        <w:t xml:space="preserve"> ngày </w:t>
      </w:r>
      <w:r>
        <w:rPr>
          <w:b/>
          <w:bCs/>
        </w:rPr>
        <w:t>01/01:</w:t>
      </w:r>
    </w:p>
    <w:p w:rsidR="006F33CE" w:rsidP="006F33CE" w:rsidRDefault="006F33CE" w14:paraId="15E8396D" w14:textId="26E6EEB6">
      <w:pPr>
        <w:spacing w:line="276" w:lineRule="auto"/>
        <w:ind w:firstLine="360"/>
        <w:rPr>
          <w:b/>
          <w:bCs/>
        </w:rPr>
      </w:pPr>
      <w:r w:rsidRPr="00B93DA0">
        <w:t xml:space="preserve">Tên chương trình: </w:t>
      </w:r>
      <w:r>
        <w:rPr>
          <w:b/>
          <w:bCs/>
        </w:rPr>
        <w:t>ZPG_JOB_TH_NEW_0101</w:t>
      </w:r>
    </w:p>
    <w:p w:rsidR="006F33CE" w:rsidP="006F33CE" w:rsidRDefault="006F33CE" w14:paraId="08EFBBE7" w14:textId="2FBF000A">
      <w:pPr>
        <w:spacing w:line="276" w:lineRule="auto"/>
        <w:ind w:left="360"/>
        <w:jc w:val="both"/>
      </w:pPr>
      <w:r>
        <w:t xml:space="preserve">Cán bộ phụ trách đặt lịch thực hiện cho chương trình (tại Tcode SM36), thời gian thực hiện là ngày </w:t>
      </w:r>
      <w:r w:rsidRPr="006F33CE">
        <w:rPr>
          <w:b/>
          <w:bCs/>
        </w:rPr>
        <w:t>02/01</w:t>
      </w:r>
      <w:r>
        <w:t>, giờ bắt đầu là trước giờ bắt đầu của Job tích hợp tỷ giá (Z_TH_TYGIA).</w:t>
      </w:r>
    </w:p>
    <w:p w:rsidR="0068416D" w:rsidP="006F33CE" w:rsidRDefault="006F33CE" w14:paraId="2F8C8D5B" w14:textId="050FA4FC">
      <w:pPr>
        <w:spacing w:line="276" w:lineRule="auto"/>
        <w:ind w:left="360"/>
      </w:pPr>
      <w:r>
        <w:t>Chương trình đến thời điểm đặt lịch sẽ được kích hoạt, và tự động thực hiện các chức năng theo thứ tự và điều kiện như sau:</w:t>
      </w:r>
    </w:p>
    <w:p w:rsidR="006F33CE" w:rsidP="006F33CE" w:rsidRDefault="006F33CE" w14:paraId="443917D6" w14:textId="08DEB269">
      <w:pPr>
        <w:spacing w:line="276" w:lineRule="auto"/>
        <w:ind w:left="360"/>
      </w:pPr>
    </w:p>
    <w:p w:rsidR="006F33CE" w:rsidP="006F33CE" w:rsidRDefault="006F33CE" w14:paraId="626F1892" w14:textId="0D837048">
      <w:pPr>
        <w:spacing w:line="276" w:lineRule="auto"/>
        <w:ind w:left="360"/>
      </w:pPr>
    </w:p>
    <w:p w:rsidR="006F33CE" w:rsidP="006F33CE" w:rsidRDefault="006F33CE" w14:paraId="067725FE" w14:textId="77777777">
      <w:pPr>
        <w:spacing w:line="276" w:lineRule="auto"/>
        <w:ind w:left="360"/>
      </w:pPr>
    </w:p>
    <w:tbl>
      <w:tblPr>
        <w:tblW w:w="5159" w:type="pct"/>
        <w:tblLook w:val="04A0" w:firstRow="1" w:lastRow="0" w:firstColumn="1" w:lastColumn="0" w:noHBand="0" w:noVBand="1"/>
      </w:tblPr>
      <w:tblGrid>
        <w:gridCol w:w="632"/>
        <w:gridCol w:w="3048"/>
        <w:gridCol w:w="5670"/>
      </w:tblGrid>
      <w:tr w:rsidRPr="006B5C50" w:rsidR="006F33CE" w:rsidTr="00242A95" w14:paraId="66D40BC8" w14:textId="77777777">
        <w:trPr>
          <w:trHeight w:val="300"/>
        </w:trPr>
        <w:tc>
          <w:tcPr>
            <w:tcW w:w="338" w:type="pct"/>
            <w:tcBorders>
              <w:top w:val="single" w:color="auto" w:sz="4" w:space="0"/>
              <w:left w:val="single" w:color="auto" w:sz="4" w:space="0"/>
              <w:bottom w:val="single" w:color="auto" w:sz="4" w:space="0"/>
              <w:right w:val="single" w:color="auto" w:sz="4" w:space="0"/>
            </w:tcBorders>
            <w:shd w:val="clear" w:color="auto" w:fill="auto"/>
            <w:hideMark/>
          </w:tcPr>
          <w:p w:rsidRPr="006B5C50" w:rsidR="006F33CE" w:rsidP="00242A95" w:rsidRDefault="006F33CE" w14:paraId="5EE07756" w14:textId="77777777">
            <w:pPr>
              <w:spacing w:before="0" w:after="0" w:line="276" w:lineRule="auto"/>
              <w:jc w:val="center"/>
              <w:rPr>
                <w:b/>
                <w:bCs/>
                <w:sz w:val="22"/>
                <w:szCs w:val="22"/>
                <w:lang w:bidi="lo-LA"/>
              </w:rPr>
            </w:pPr>
            <w:r w:rsidRPr="006B5C50">
              <w:rPr>
                <w:b/>
                <w:bCs/>
                <w:sz w:val="22"/>
                <w:szCs w:val="22"/>
                <w:lang w:bidi="lo-LA"/>
              </w:rPr>
              <w:t>STT</w:t>
            </w:r>
          </w:p>
        </w:tc>
        <w:tc>
          <w:tcPr>
            <w:tcW w:w="1630" w:type="pct"/>
            <w:tcBorders>
              <w:top w:val="single" w:color="auto" w:sz="4" w:space="0"/>
              <w:left w:val="nil"/>
              <w:bottom w:val="single" w:color="auto" w:sz="4" w:space="0"/>
              <w:right w:val="single" w:color="auto" w:sz="4" w:space="0"/>
            </w:tcBorders>
            <w:shd w:val="clear" w:color="auto" w:fill="auto"/>
            <w:hideMark/>
          </w:tcPr>
          <w:p w:rsidRPr="006B5C50" w:rsidR="006F33CE" w:rsidP="00242A95" w:rsidRDefault="006F33CE" w14:paraId="644F1800" w14:textId="77777777">
            <w:pPr>
              <w:spacing w:before="0" w:after="0" w:line="276" w:lineRule="auto"/>
              <w:jc w:val="center"/>
              <w:rPr>
                <w:b/>
                <w:bCs/>
                <w:sz w:val="22"/>
                <w:szCs w:val="22"/>
                <w:lang w:bidi="lo-LA"/>
              </w:rPr>
            </w:pPr>
            <w:r w:rsidRPr="006B5C50">
              <w:rPr>
                <w:b/>
                <w:bCs/>
                <w:sz w:val="22"/>
                <w:szCs w:val="22"/>
                <w:lang w:bidi="lo-LA"/>
              </w:rPr>
              <w:t>Chức năng</w:t>
            </w:r>
          </w:p>
        </w:tc>
        <w:tc>
          <w:tcPr>
            <w:tcW w:w="3032" w:type="pct"/>
            <w:tcBorders>
              <w:top w:val="single" w:color="auto" w:sz="4" w:space="0"/>
              <w:left w:val="nil"/>
              <w:bottom w:val="single" w:color="auto" w:sz="4" w:space="0"/>
              <w:right w:val="single" w:color="auto" w:sz="4" w:space="0"/>
            </w:tcBorders>
            <w:shd w:val="clear" w:color="auto" w:fill="auto"/>
            <w:hideMark/>
          </w:tcPr>
          <w:p w:rsidRPr="006B5C50" w:rsidR="006F33CE" w:rsidP="00242A95" w:rsidRDefault="006F33CE" w14:paraId="49589835" w14:textId="77777777">
            <w:pPr>
              <w:spacing w:before="0" w:after="0" w:line="276" w:lineRule="auto"/>
              <w:jc w:val="center"/>
              <w:rPr>
                <w:b/>
                <w:bCs/>
                <w:sz w:val="22"/>
                <w:szCs w:val="22"/>
                <w:lang w:bidi="lo-LA"/>
              </w:rPr>
            </w:pPr>
            <w:r w:rsidRPr="006B5C50">
              <w:rPr>
                <w:b/>
                <w:bCs/>
                <w:sz w:val="22"/>
                <w:szCs w:val="22"/>
                <w:lang w:bidi="lo-LA"/>
              </w:rPr>
              <w:t>Thời gian thực hiện</w:t>
            </w:r>
          </w:p>
        </w:tc>
      </w:tr>
      <w:tr w:rsidRPr="006B5C50" w:rsidR="006F33CE" w:rsidTr="00242A95" w14:paraId="30D52D43" w14:textId="77777777">
        <w:trPr>
          <w:trHeight w:val="300"/>
        </w:trPr>
        <w:tc>
          <w:tcPr>
            <w:tcW w:w="338" w:type="pct"/>
            <w:tcBorders>
              <w:top w:val="nil"/>
              <w:left w:val="single" w:color="auto" w:sz="4" w:space="0"/>
              <w:bottom w:val="single" w:color="auto" w:sz="4" w:space="0"/>
              <w:right w:val="single" w:color="auto" w:sz="4" w:space="0"/>
            </w:tcBorders>
            <w:shd w:val="clear" w:color="auto" w:fill="auto"/>
            <w:noWrap/>
            <w:hideMark/>
          </w:tcPr>
          <w:p w:rsidRPr="006B5C50" w:rsidR="006F33CE" w:rsidP="00242A95" w:rsidRDefault="006F33CE" w14:paraId="6FD4F263" w14:textId="77777777">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w:t>
            </w:r>
          </w:p>
        </w:tc>
        <w:tc>
          <w:tcPr>
            <w:tcW w:w="1630" w:type="pct"/>
            <w:tcBorders>
              <w:top w:val="nil"/>
              <w:left w:val="nil"/>
              <w:bottom w:val="single" w:color="auto" w:sz="4" w:space="0"/>
              <w:right w:val="single" w:color="auto" w:sz="4" w:space="0"/>
            </w:tcBorders>
            <w:shd w:val="clear" w:color="auto" w:fill="auto"/>
            <w:hideMark/>
          </w:tcPr>
          <w:p w:rsidR="006F33CE" w:rsidP="00242A95" w:rsidRDefault="006F33CE" w14:paraId="5763AE09" w14:textId="77777777">
            <w:pPr>
              <w:spacing w:before="0" w:after="0" w:line="276" w:lineRule="auto"/>
              <w:rPr>
                <w:color w:val="000000"/>
                <w:sz w:val="22"/>
                <w:szCs w:val="22"/>
                <w:lang w:bidi="lo-LA"/>
              </w:rPr>
            </w:pPr>
            <w:r w:rsidRPr="006B5C50">
              <w:rPr>
                <w:color w:val="000000"/>
                <w:sz w:val="22"/>
                <w:szCs w:val="22"/>
                <w:lang w:bidi="lo-LA"/>
              </w:rPr>
              <w:t>Z_TH_TYGIA</w:t>
            </w:r>
          </w:p>
          <w:p w:rsidRPr="006B5C50" w:rsidR="006F33CE" w:rsidP="00242A95" w:rsidRDefault="006F33CE" w14:paraId="261862AB" w14:textId="0F828C0E">
            <w:pPr>
              <w:spacing w:before="0" w:after="0" w:line="276" w:lineRule="auto"/>
              <w:rPr>
                <w:color w:val="000000"/>
                <w:sz w:val="22"/>
                <w:szCs w:val="22"/>
                <w:lang w:bidi="lo-LA"/>
              </w:rPr>
            </w:pPr>
            <w:r>
              <w:rPr>
                <w:color w:val="000000"/>
                <w:sz w:val="22"/>
                <w:szCs w:val="22"/>
                <w:lang w:bidi="lo-LA"/>
              </w:rPr>
              <w:t xml:space="preserve">Tham số ngày: </w:t>
            </w:r>
            <w:r w:rsidR="00085CB9">
              <w:rPr>
                <w:color w:val="000000"/>
                <w:sz w:val="22"/>
                <w:szCs w:val="22"/>
                <w:lang w:bidi="lo-LA"/>
              </w:rPr>
              <w:t>01/01</w:t>
            </w:r>
            <w:r>
              <w:rPr>
                <w:color w:val="000000"/>
                <w:sz w:val="22"/>
                <w:szCs w:val="22"/>
                <w:lang w:bidi="lo-LA"/>
              </w:rPr>
              <w:t>/YYYY-1</w:t>
            </w:r>
          </w:p>
        </w:tc>
        <w:tc>
          <w:tcPr>
            <w:tcW w:w="3032" w:type="pct"/>
            <w:tcBorders>
              <w:top w:val="nil"/>
              <w:left w:val="nil"/>
              <w:bottom w:val="single" w:color="auto" w:sz="4" w:space="0"/>
              <w:right w:val="single" w:color="auto" w:sz="4" w:space="0"/>
            </w:tcBorders>
            <w:shd w:val="clear" w:color="auto" w:fill="auto"/>
            <w:hideMark/>
          </w:tcPr>
          <w:p w:rsidRPr="006B5C50" w:rsidR="006F33CE" w:rsidP="00242A95" w:rsidRDefault="006F33CE" w14:paraId="108DF3F8" w14:textId="77777777">
            <w:pPr>
              <w:spacing w:before="0" w:after="0" w:line="276" w:lineRule="auto"/>
              <w:rPr>
                <w:sz w:val="22"/>
                <w:szCs w:val="22"/>
                <w:lang w:bidi="lo-LA"/>
              </w:rPr>
            </w:pPr>
            <w:r w:rsidRPr="006B5C50">
              <w:rPr>
                <w:b/>
                <w:bCs/>
                <w:sz w:val="22"/>
                <w:szCs w:val="22"/>
                <w:lang w:bidi="lo-LA"/>
              </w:rPr>
              <w:t>(30)</w:t>
            </w:r>
            <w:r w:rsidRPr="006B5C50">
              <w:rPr>
                <w:sz w:val="22"/>
                <w:szCs w:val="22"/>
                <w:lang w:bidi="lo-LA"/>
              </w:rPr>
              <w:t xml:space="preserve"> Job cách nhau </w:t>
            </w:r>
            <w:r w:rsidRPr="006B5C50">
              <w:rPr>
                <w:b/>
                <w:bCs/>
                <w:sz w:val="22"/>
                <w:szCs w:val="22"/>
                <w:lang w:bidi="lo-LA"/>
              </w:rPr>
              <w:t>15</w:t>
            </w:r>
            <w:r w:rsidRPr="006B5C50">
              <w:rPr>
                <w:sz w:val="22"/>
                <w:szCs w:val="22"/>
                <w:lang w:bidi="lo-LA"/>
              </w:rPr>
              <w:t xml:space="preserve"> phút /1 lần: Bắt đầu từ </w:t>
            </w:r>
            <w:r w:rsidRPr="006B5C50">
              <w:rPr>
                <w:b/>
                <w:bCs/>
                <w:sz w:val="22"/>
                <w:szCs w:val="22"/>
                <w:lang w:bidi="lo-LA"/>
              </w:rPr>
              <w:t>01:30</w:t>
            </w:r>
            <w:r w:rsidRPr="006B5C50">
              <w:rPr>
                <w:sz w:val="22"/>
                <w:szCs w:val="22"/>
                <w:lang w:bidi="lo-LA"/>
              </w:rPr>
              <w:t xml:space="preserve"> Am</w:t>
            </w:r>
          </w:p>
        </w:tc>
      </w:tr>
      <w:tr w:rsidRPr="006B5C50" w:rsidR="006F33CE" w:rsidTr="00242A95" w14:paraId="4362C335" w14:textId="77777777">
        <w:trPr>
          <w:trHeight w:val="300"/>
        </w:trPr>
        <w:tc>
          <w:tcPr>
            <w:tcW w:w="338" w:type="pct"/>
            <w:tcBorders>
              <w:top w:val="nil"/>
              <w:left w:val="single" w:color="auto" w:sz="4" w:space="0"/>
              <w:bottom w:val="single" w:color="auto" w:sz="4" w:space="0"/>
              <w:right w:val="single" w:color="auto" w:sz="4" w:space="0"/>
            </w:tcBorders>
            <w:shd w:val="clear" w:color="auto" w:fill="auto"/>
            <w:noWrap/>
            <w:hideMark/>
          </w:tcPr>
          <w:p w:rsidRPr="006B5C50" w:rsidR="006F33CE" w:rsidP="00242A95" w:rsidRDefault="006F33CE" w14:paraId="7D3637B5" w14:textId="77777777">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2</w:t>
            </w:r>
          </w:p>
        </w:tc>
        <w:tc>
          <w:tcPr>
            <w:tcW w:w="1630" w:type="pct"/>
            <w:tcBorders>
              <w:top w:val="nil"/>
              <w:left w:val="nil"/>
              <w:bottom w:val="single" w:color="auto" w:sz="4" w:space="0"/>
              <w:right w:val="single" w:color="auto" w:sz="4" w:space="0"/>
            </w:tcBorders>
            <w:shd w:val="clear" w:color="auto" w:fill="auto"/>
            <w:hideMark/>
          </w:tcPr>
          <w:p w:rsidR="006F33CE" w:rsidP="00242A95" w:rsidRDefault="006F33CE" w14:paraId="240408D3" w14:textId="77777777">
            <w:pPr>
              <w:spacing w:before="0" w:after="0" w:line="276" w:lineRule="auto"/>
              <w:rPr>
                <w:color w:val="000000"/>
                <w:sz w:val="22"/>
                <w:szCs w:val="22"/>
                <w:lang w:bidi="lo-LA"/>
              </w:rPr>
            </w:pPr>
            <w:r w:rsidRPr="006B5C50">
              <w:rPr>
                <w:color w:val="000000"/>
                <w:sz w:val="22"/>
                <w:szCs w:val="22"/>
                <w:lang w:bidi="lo-LA"/>
              </w:rPr>
              <w:t xml:space="preserve">Z_TH_CORE_New (DS) </w:t>
            </w:r>
          </w:p>
          <w:p w:rsidRPr="006B5C50" w:rsidR="006F33CE" w:rsidP="00242A95" w:rsidRDefault="006F33CE" w14:paraId="49D35A0C" w14:textId="27F387F7">
            <w:pPr>
              <w:spacing w:before="0" w:after="0" w:line="276" w:lineRule="auto"/>
              <w:rPr>
                <w:color w:val="000000"/>
                <w:sz w:val="22"/>
                <w:szCs w:val="22"/>
                <w:lang w:bidi="lo-LA"/>
              </w:rPr>
            </w:pPr>
            <w:r>
              <w:rPr>
                <w:color w:val="000000"/>
                <w:sz w:val="22"/>
                <w:szCs w:val="22"/>
                <w:lang w:bidi="lo-LA"/>
              </w:rPr>
              <w:t xml:space="preserve">Tham số ngày: </w:t>
            </w:r>
            <w:r w:rsidR="00085CB9">
              <w:rPr>
                <w:color w:val="000000"/>
                <w:sz w:val="22"/>
                <w:szCs w:val="22"/>
                <w:lang w:bidi="lo-LA"/>
              </w:rPr>
              <w:t>01/01</w:t>
            </w:r>
            <w:r>
              <w:rPr>
                <w:color w:val="000000"/>
                <w:sz w:val="22"/>
                <w:szCs w:val="22"/>
                <w:lang w:bidi="lo-LA"/>
              </w:rPr>
              <w:t>/YYYY-1</w:t>
            </w:r>
          </w:p>
        </w:tc>
        <w:tc>
          <w:tcPr>
            <w:tcW w:w="3032" w:type="pct"/>
            <w:tcBorders>
              <w:top w:val="nil"/>
              <w:left w:val="nil"/>
              <w:bottom w:val="single" w:color="auto" w:sz="4" w:space="0"/>
              <w:right w:val="single" w:color="auto" w:sz="4" w:space="0"/>
            </w:tcBorders>
            <w:shd w:val="clear" w:color="auto" w:fill="auto"/>
            <w:hideMark/>
          </w:tcPr>
          <w:p w:rsidRPr="006B5C50" w:rsidR="006F33CE" w:rsidP="00242A95" w:rsidRDefault="006F33CE" w14:paraId="4C325E91" w14:textId="77777777">
            <w:pPr>
              <w:spacing w:before="0" w:after="0" w:line="276" w:lineRule="auto"/>
              <w:rPr>
                <w:sz w:val="22"/>
                <w:szCs w:val="22"/>
                <w:lang w:bidi="lo-LA"/>
              </w:rPr>
            </w:pPr>
            <w:r w:rsidRPr="006B5C50">
              <w:rPr>
                <w:sz w:val="22"/>
                <w:szCs w:val="22"/>
                <w:lang w:bidi="lo-LA"/>
              </w:rPr>
              <w:t>(</w:t>
            </w:r>
            <w:r w:rsidRPr="006B5C50">
              <w:rPr>
                <w:b/>
                <w:bCs/>
                <w:sz w:val="22"/>
                <w:szCs w:val="22"/>
                <w:lang w:bidi="lo-LA"/>
              </w:rPr>
              <w:t>100</w:t>
            </w:r>
            <w:r w:rsidRPr="006B5C50">
              <w:rPr>
                <w:sz w:val="22"/>
                <w:szCs w:val="22"/>
                <w:lang w:bidi="lo-LA"/>
              </w:rPr>
              <w:t xml:space="preserve">) Job cách nhau </w:t>
            </w:r>
            <w:r w:rsidRPr="006B5C50">
              <w:rPr>
                <w:b/>
                <w:bCs/>
                <w:sz w:val="22"/>
                <w:szCs w:val="22"/>
                <w:lang w:bidi="lo-LA"/>
              </w:rPr>
              <w:t>05</w:t>
            </w:r>
            <w:r w:rsidRPr="006B5C50">
              <w:rPr>
                <w:sz w:val="22"/>
                <w:szCs w:val="22"/>
                <w:lang w:bidi="lo-LA"/>
              </w:rPr>
              <w:t xml:space="preserve"> phút/ lần: Bắt đầu từ </w:t>
            </w:r>
            <w:r w:rsidRPr="006B5C50">
              <w:rPr>
                <w:b/>
                <w:bCs/>
                <w:sz w:val="22"/>
                <w:szCs w:val="22"/>
                <w:lang w:bidi="lo-LA"/>
              </w:rPr>
              <w:t xml:space="preserve">02:00 </w:t>
            </w:r>
          </w:p>
        </w:tc>
      </w:tr>
      <w:tr w:rsidRPr="006B5C50" w:rsidR="006F33CE" w:rsidTr="00242A95" w14:paraId="58C9E25B" w14:textId="77777777">
        <w:trPr>
          <w:trHeight w:val="300"/>
        </w:trPr>
        <w:tc>
          <w:tcPr>
            <w:tcW w:w="338" w:type="pct"/>
            <w:tcBorders>
              <w:top w:val="nil"/>
              <w:left w:val="single" w:color="auto" w:sz="4" w:space="0"/>
              <w:bottom w:val="single" w:color="auto" w:sz="4" w:space="0"/>
              <w:right w:val="single" w:color="auto" w:sz="4" w:space="0"/>
            </w:tcBorders>
            <w:shd w:val="clear" w:color="auto" w:fill="auto"/>
            <w:noWrap/>
            <w:hideMark/>
          </w:tcPr>
          <w:p w:rsidRPr="006B5C50" w:rsidR="006F33CE" w:rsidP="00242A95" w:rsidRDefault="006F33CE" w14:paraId="3EE79CA0" w14:textId="77777777">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3</w:t>
            </w:r>
          </w:p>
        </w:tc>
        <w:tc>
          <w:tcPr>
            <w:tcW w:w="1630" w:type="pct"/>
            <w:tcBorders>
              <w:top w:val="nil"/>
              <w:left w:val="nil"/>
              <w:bottom w:val="single" w:color="auto" w:sz="4" w:space="0"/>
              <w:right w:val="single" w:color="auto" w:sz="4" w:space="0"/>
            </w:tcBorders>
            <w:shd w:val="clear" w:color="auto" w:fill="auto"/>
            <w:hideMark/>
          </w:tcPr>
          <w:p w:rsidR="006F33CE" w:rsidP="00242A95" w:rsidRDefault="006F33CE" w14:paraId="56706DD5" w14:textId="77777777">
            <w:pPr>
              <w:spacing w:before="0" w:after="0" w:line="276" w:lineRule="auto"/>
              <w:rPr>
                <w:color w:val="000000"/>
                <w:sz w:val="22"/>
                <w:szCs w:val="22"/>
                <w:lang w:bidi="lo-LA"/>
              </w:rPr>
            </w:pPr>
            <w:r w:rsidRPr="006B5C50">
              <w:rPr>
                <w:color w:val="000000"/>
                <w:sz w:val="22"/>
                <w:szCs w:val="22"/>
                <w:lang w:bidi="lo-LA"/>
              </w:rPr>
              <w:t>Z_TH_CORE_New (BD)</w:t>
            </w:r>
          </w:p>
          <w:p w:rsidRPr="006B5C50" w:rsidR="006F33CE" w:rsidP="00242A95" w:rsidRDefault="006F33CE" w14:paraId="323257B3" w14:textId="41842207">
            <w:pPr>
              <w:spacing w:before="0" w:after="0" w:line="276" w:lineRule="auto"/>
              <w:rPr>
                <w:color w:val="000000"/>
                <w:sz w:val="22"/>
                <w:szCs w:val="22"/>
                <w:lang w:bidi="lo-LA"/>
              </w:rPr>
            </w:pPr>
            <w:r>
              <w:rPr>
                <w:color w:val="000000"/>
                <w:sz w:val="22"/>
                <w:szCs w:val="22"/>
                <w:lang w:bidi="lo-LA"/>
              </w:rPr>
              <w:t xml:space="preserve">Tham số ngày: </w:t>
            </w:r>
            <w:r w:rsidR="00085CB9">
              <w:rPr>
                <w:color w:val="000000"/>
                <w:sz w:val="22"/>
                <w:szCs w:val="22"/>
                <w:lang w:bidi="lo-LA"/>
              </w:rPr>
              <w:t>01/01</w:t>
            </w:r>
            <w:r>
              <w:rPr>
                <w:color w:val="000000"/>
                <w:sz w:val="22"/>
                <w:szCs w:val="22"/>
                <w:lang w:bidi="lo-LA"/>
              </w:rPr>
              <w:t>/YYYY-1</w:t>
            </w:r>
          </w:p>
        </w:tc>
        <w:tc>
          <w:tcPr>
            <w:tcW w:w="3032" w:type="pct"/>
            <w:tcBorders>
              <w:top w:val="nil"/>
              <w:left w:val="nil"/>
              <w:bottom w:val="single" w:color="auto" w:sz="4" w:space="0"/>
              <w:right w:val="single" w:color="auto" w:sz="4" w:space="0"/>
            </w:tcBorders>
            <w:shd w:val="clear" w:color="auto" w:fill="auto"/>
            <w:hideMark/>
          </w:tcPr>
          <w:p w:rsidRPr="006B5C50" w:rsidR="006F33CE" w:rsidP="00242A95" w:rsidRDefault="006F33CE" w14:paraId="505B4744" w14:textId="77777777">
            <w:pPr>
              <w:spacing w:before="0" w:after="0" w:line="276" w:lineRule="auto"/>
              <w:rPr>
                <w:sz w:val="22"/>
                <w:szCs w:val="22"/>
                <w:lang w:bidi="lo-LA"/>
              </w:rPr>
            </w:pPr>
            <w:r w:rsidRPr="006B5C50">
              <w:rPr>
                <w:b/>
                <w:bCs/>
                <w:sz w:val="22"/>
                <w:szCs w:val="22"/>
                <w:lang w:bidi="lo-LA"/>
              </w:rPr>
              <w:t>(150)</w:t>
            </w:r>
            <w:r w:rsidRPr="006B5C50">
              <w:rPr>
                <w:sz w:val="22"/>
                <w:szCs w:val="22"/>
                <w:lang w:bidi="lo-LA"/>
              </w:rPr>
              <w:t xml:space="preserve"> Job cách nhau </w:t>
            </w:r>
            <w:r w:rsidRPr="006B5C50">
              <w:rPr>
                <w:b/>
                <w:bCs/>
                <w:sz w:val="22"/>
                <w:szCs w:val="22"/>
                <w:lang w:bidi="lo-LA"/>
              </w:rPr>
              <w:t>03</w:t>
            </w:r>
            <w:r w:rsidRPr="006B5C50">
              <w:rPr>
                <w:sz w:val="22"/>
                <w:szCs w:val="22"/>
                <w:lang w:bidi="lo-LA"/>
              </w:rPr>
              <w:t xml:space="preserve"> phút/ lần: Bắt đầu từ </w:t>
            </w:r>
            <w:r w:rsidRPr="006B5C50">
              <w:rPr>
                <w:b/>
                <w:bCs/>
                <w:sz w:val="22"/>
                <w:szCs w:val="22"/>
                <w:lang w:bidi="lo-LA"/>
              </w:rPr>
              <w:t>02:30</w:t>
            </w:r>
          </w:p>
        </w:tc>
      </w:tr>
      <w:tr w:rsidRPr="006B5C50" w:rsidR="006F33CE" w:rsidTr="00242A95" w14:paraId="14D16BD8" w14:textId="77777777">
        <w:trPr>
          <w:trHeight w:val="300"/>
        </w:trPr>
        <w:tc>
          <w:tcPr>
            <w:tcW w:w="338" w:type="pct"/>
            <w:tcBorders>
              <w:top w:val="nil"/>
              <w:left w:val="single" w:color="auto" w:sz="4" w:space="0"/>
              <w:bottom w:val="single" w:color="auto" w:sz="4" w:space="0"/>
              <w:right w:val="single" w:color="auto" w:sz="4" w:space="0"/>
            </w:tcBorders>
            <w:shd w:val="clear" w:color="auto" w:fill="auto"/>
            <w:noWrap/>
            <w:hideMark/>
          </w:tcPr>
          <w:p w:rsidRPr="006B5C50" w:rsidR="006F33CE" w:rsidP="00242A95" w:rsidRDefault="006F33CE" w14:paraId="53FD910D" w14:textId="77777777">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4</w:t>
            </w:r>
          </w:p>
        </w:tc>
        <w:tc>
          <w:tcPr>
            <w:tcW w:w="1630" w:type="pct"/>
            <w:tcBorders>
              <w:top w:val="nil"/>
              <w:left w:val="nil"/>
              <w:bottom w:val="single" w:color="auto" w:sz="4" w:space="0"/>
              <w:right w:val="single" w:color="auto" w:sz="4" w:space="0"/>
            </w:tcBorders>
            <w:shd w:val="clear" w:color="auto" w:fill="auto"/>
            <w:hideMark/>
          </w:tcPr>
          <w:p w:rsidR="006F33CE" w:rsidP="00242A95" w:rsidRDefault="006F33CE" w14:paraId="41B29150" w14:textId="77777777">
            <w:pPr>
              <w:spacing w:before="0" w:after="0" w:line="276" w:lineRule="auto"/>
              <w:rPr>
                <w:color w:val="000000"/>
                <w:sz w:val="22"/>
                <w:szCs w:val="22"/>
                <w:lang w:bidi="lo-LA"/>
              </w:rPr>
            </w:pPr>
            <w:r w:rsidRPr="006B5C50">
              <w:rPr>
                <w:color w:val="000000"/>
                <w:sz w:val="22"/>
                <w:szCs w:val="22"/>
                <w:lang w:bidi="lo-LA"/>
              </w:rPr>
              <w:t>Z_TH_CORE_New (GW)</w:t>
            </w:r>
          </w:p>
          <w:p w:rsidRPr="006B5C50" w:rsidR="006F33CE" w:rsidP="00242A95" w:rsidRDefault="006F33CE" w14:paraId="7A7D91FC" w14:textId="591998CF">
            <w:pPr>
              <w:spacing w:before="0" w:after="0" w:line="276" w:lineRule="auto"/>
              <w:rPr>
                <w:color w:val="000000"/>
                <w:sz w:val="22"/>
                <w:szCs w:val="22"/>
                <w:lang w:bidi="lo-LA"/>
              </w:rPr>
            </w:pPr>
            <w:r>
              <w:rPr>
                <w:color w:val="000000"/>
                <w:sz w:val="22"/>
                <w:szCs w:val="22"/>
                <w:lang w:bidi="lo-LA"/>
              </w:rPr>
              <w:t xml:space="preserve">Tham số ngày: </w:t>
            </w:r>
            <w:r w:rsidR="00085CB9">
              <w:rPr>
                <w:color w:val="000000"/>
                <w:sz w:val="22"/>
                <w:szCs w:val="22"/>
                <w:lang w:bidi="lo-LA"/>
              </w:rPr>
              <w:t>01/01</w:t>
            </w:r>
            <w:r>
              <w:rPr>
                <w:color w:val="000000"/>
                <w:sz w:val="22"/>
                <w:szCs w:val="22"/>
                <w:lang w:bidi="lo-LA"/>
              </w:rPr>
              <w:t>/YYYY-1</w:t>
            </w:r>
          </w:p>
        </w:tc>
        <w:tc>
          <w:tcPr>
            <w:tcW w:w="3032" w:type="pct"/>
            <w:tcBorders>
              <w:top w:val="nil"/>
              <w:left w:val="nil"/>
              <w:bottom w:val="single" w:color="auto" w:sz="4" w:space="0"/>
              <w:right w:val="single" w:color="auto" w:sz="4" w:space="0"/>
            </w:tcBorders>
            <w:shd w:val="clear" w:color="auto" w:fill="auto"/>
            <w:hideMark/>
          </w:tcPr>
          <w:p w:rsidRPr="006B5C50" w:rsidR="006F33CE" w:rsidP="00242A95" w:rsidRDefault="006F33CE" w14:paraId="3E566E47" w14:textId="77777777">
            <w:pPr>
              <w:spacing w:before="0" w:after="0" w:line="276" w:lineRule="auto"/>
              <w:rPr>
                <w:sz w:val="22"/>
                <w:szCs w:val="22"/>
                <w:lang w:bidi="lo-LA"/>
              </w:rPr>
            </w:pPr>
            <w:r w:rsidRPr="006B5C50">
              <w:rPr>
                <w:b/>
                <w:bCs/>
                <w:sz w:val="22"/>
                <w:szCs w:val="22"/>
                <w:lang w:bidi="lo-LA"/>
              </w:rPr>
              <w:t>(150)</w:t>
            </w:r>
            <w:r w:rsidRPr="006B5C50">
              <w:rPr>
                <w:sz w:val="22"/>
                <w:szCs w:val="22"/>
                <w:lang w:bidi="lo-LA"/>
              </w:rPr>
              <w:t xml:space="preserve"> Job cách nhau </w:t>
            </w:r>
            <w:r w:rsidRPr="006B5C50">
              <w:rPr>
                <w:b/>
                <w:bCs/>
                <w:sz w:val="22"/>
                <w:szCs w:val="22"/>
                <w:lang w:bidi="lo-LA"/>
              </w:rPr>
              <w:t>03</w:t>
            </w:r>
            <w:r w:rsidRPr="006B5C50">
              <w:rPr>
                <w:sz w:val="22"/>
                <w:szCs w:val="22"/>
                <w:lang w:bidi="lo-LA"/>
              </w:rPr>
              <w:t xml:space="preserve"> phút/ lần: Bắt đầu từ </w:t>
            </w:r>
            <w:r w:rsidRPr="006B5C50">
              <w:rPr>
                <w:b/>
                <w:bCs/>
                <w:sz w:val="22"/>
                <w:szCs w:val="22"/>
                <w:lang w:bidi="lo-LA"/>
              </w:rPr>
              <w:t>02:30</w:t>
            </w:r>
          </w:p>
        </w:tc>
      </w:tr>
      <w:tr w:rsidRPr="006B5C50" w:rsidR="00513602" w:rsidTr="00242A95" w14:paraId="51601713" w14:textId="77777777">
        <w:trPr>
          <w:trHeight w:val="300"/>
        </w:trPr>
        <w:tc>
          <w:tcPr>
            <w:tcW w:w="338" w:type="pct"/>
            <w:tcBorders>
              <w:top w:val="nil"/>
              <w:left w:val="single" w:color="auto" w:sz="4" w:space="0"/>
              <w:bottom w:val="single" w:color="auto" w:sz="4" w:space="0"/>
              <w:right w:val="single" w:color="auto" w:sz="4" w:space="0"/>
            </w:tcBorders>
            <w:shd w:val="clear" w:color="auto" w:fill="auto"/>
            <w:noWrap/>
          </w:tcPr>
          <w:p w:rsidRPr="006B5C50" w:rsidR="00513602" w:rsidP="00513602" w:rsidRDefault="00513602" w14:paraId="3C4458A2" w14:textId="516B6C50">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5</w:t>
            </w:r>
          </w:p>
        </w:tc>
        <w:tc>
          <w:tcPr>
            <w:tcW w:w="1630" w:type="pct"/>
            <w:tcBorders>
              <w:top w:val="nil"/>
              <w:left w:val="nil"/>
              <w:bottom w:val="single" w:color="auto" w:sz="4" w:space="0"/>
              <w:right w:val="single" w:color="auto" w:sz="4" w:space="0"/>
            </w:tcBorders>
            <w:shd w:val="clear" w:color="auto" w:fill="auto"/>
          </w:tcPr>
          <w:p w:rsidR="00513602" w:rsidP="00513602" w:rsidRDefault="00513602" w14:paraId="3940291B" w14:textId="77777777">
            <w:pPr>
              <w:spacing w:before="0" w:after="0" w:line="276" w:lineRule="auto"/>
              <w:rPr>
                <w:color w:val="000000"/>
                <w:sz w:val="22"/>
                <w:szCs w:val="22"/>
                <w:lang w:bidi="lo-LA"/>
              </w:rPr>
            </w:pPr>
            <w:r>
              <w:rPr>
                <w:color w:val="000000"/>
                <w:sz w:val="22"/>
                <w:szCs w:val="22"/>
                <w:lang w:bidi="lo-LA"/>
              </w:rPr>
              <w:t>ZCGL15</w:t>
            </w:r>
          </w:p>
          <w:p w:rsidRPr="006B5C50" w:rsidR="00513602" w:rsidP="00513602" w:rsidRDefault="00513602" w14:paraId="25090AD5" w14:textId="5DFEEFA6">
            <w:pPr>
              <w:spacing w:before="0" w:after="0" w:line="276" w:lineRule="auto"/>
              <w:rPr>
                <w:color w:val="000000"/>
                <w:sz w:val="22"/>
                <w:szCs w:val="22"/>
                <w:lang w:bidi="lo-LA"/>
              </w:rPr>
            </w:pPr>
            <w:r>
              <w:rPr>
                <w:color w:val="000000"/>
                <w:sz w:val="22"/>
                <w:szCs w:val="22"/>
                <w:lang w:bidi="lo-LA"/>
              </w:rPr>
              <w:t>Tham số tháng: 12/YYYY-1</w:t>
            </w:r>
          </w:p>
        </w:tc>
        <w:tc>
          <w:tcPr>
            <w:tcW w:w="3032" w:type="pct"/>
            <w:tcBorders>
              <w:top w:val="nil"/>
              <w:left w:val="nil"/>
              <w:bottom w:val="single" w:color="auto" w:sz="4" w:space="0"/>
              <w:right w:val="single" w:color="auto" w:sz="4" w:space="0"/>
            </w:tcBorders>
            <w:shd w:val="clear" w:color="auto" w:fill="auto"/>
          </w:tcPr>
          <w:p w:rsidRPr="00085CB9" w:rsidR="00513602" w:rsidP="00513602" w:rsidRDefault="00513602" w14:paraId="0DF1C34C" w14:textId="4F16C97F">
            <w:pPr>
              <w:spacing w:before="0" w:after="0" w:line="276" w:lineRule="auto"/>
              <w:rPr>
                <w:sz w:val="22"/>
                <w:szCs w:val="22"/>
                <w:lang w:bidi="lo-LA"/>
              </w:rPr>
            </w:pPr>
            <w:r>
              <w:rPr>
                <w:sz w:val="22"/>
                <w:szCs w:val="22"/>
                <w:lang w:bidi="lo-LA"/>
              </w:rPr>
              <w:t>Thực hiện</w:t>
            </w:r>
            <w:r w:rsidRPr="00085CB9">
              <w:rPr>
                <w:sz w:val="22"/>
                <w:szCs w:val="22"/>
                <w:lang w:bidi="lo-LA"/>
              </w:rPr>
              <w:t xml:space="preserve"> sau khi Z_TH_CORE_New (BD) có Flag = Y.</w:t>
            </w:r>
          </w:p>
          <w:p w:rsidRPr="006B5C50" w:rsidR="00513602" w:rsidP="00513602" w:rsidRDefault="00513602" w14:paraId="66F147E5" w14:textId="2554B2F3">
            <w:pPr>
              <w:spacing w:before="0" w:after="0" w:line="276" w:lineRule="auto"/>
              <w:rPr>
                <w:b/>
                <w:bCs/>
                <w:sz w:val="22"/>
                <w:szCs w:val="22"/>
                <w:lang w:bidi="lo-LA"/>
              </w:rPr>
            </w:pPr>
            <w:r w:rsidRPr="00085CB9">
              <w:rPr>
                <w:sz w:val="22"/>
                <w:szCs w:val="22"/>
                <w:lang w:bidi="lo-LA"/>
              </w:rPr>
              <w:t>Sau khi thực hiện xong thì cập nhật cờ (Y/E) trong bảng FLAG và ghi lỗi nếu có vào bảng Log</w:t>
            </w:r>
          </w:p>
        </w:tc>
      </w:tr>
      <w:tr w:rsidRPr="006B5C50" w:rsidR="00513602" w:rsidTr="00242A95" w14:paraId="38D15A13" w14:textId="77777777">
        <w:trPr>
          <w:trHeight w:val="300"/>
        </w:trPr>
        <w:tc>
          <w:tcPr>
            <w:tcW w:w="338" w:type="pct"/>
            <w:tcBorders>
              <w:top w:val="nil"/>
              <w:left w:val="single" w:color="auto" w:sz="4" w:space="0"/>
              <w:bottom w:val="single" w:color="auto" w:sz="4" w:space="0"/>
              <w:right w:val="single" w:color="auto" w:sz="4" w:space="0"/>
            </w:tcBorders>
            <w:shd w:val="clear" w:color="auto" w:fill="auto"/>
            <w:noWrap/>
          </w:tcPr>
          <w:p w:rsidRPr="006B5C50" w:rsidR="00513602" w:rsidP="00513602" w:rsidRDefault="00513602" w14:paraId="0FCF0802" w14:textId="21272530">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6</w:t>
            </w:r>
          </w:p>
        </w:tc>
        <w:tc>
          <w:tcPr>
            <w:tcW w:w="1630" w:type="pct"/>
            <w:tcBorders>
              <w:top w:val="nil"/>
              <w:left w:val="nil"/>
              <w:bottom w:val="single" w:color="auto" w:sz="4" w:space="0"/>
              <w:right w:val="single" w:color="auto" w:sz="4" w:space="0"/>
            </w:tcBorders>
            <w:shd w:val="clear" w:color="auto" w:fill="auto"/>
          </w:tcPr>
          <w:p w:rsidR="00513602" w:rsidP="00513602" w:rsidRDefault="00513602" w14:paraId="5523D70A" w14:textId="73E09DC4">
            <w:pPr>
              <w:spacing w:before="0" w:after="0" w:line="276" w:lineRule="auto"/>
              <w:rPr>
                <w:color w:val="000000"/>
                <w:sz w:val="22"/>
                <w:szCs w:val="22"/>
                <w:lang w:bidi="lo-LA"/>
              </w:rPr>
            </w:pPr>
            <w:r>
              <w:rPr>
                <w:color w:val="000000"/>
                <w:sz w:val="22"/>
                <w:szCs w:val="22"/>
                <w:lang w:bidi="lo-LA"/>
              </w:rPr>
              <w:t>ZCGL11</w:t>
            </w:r>
          </w:p>
          <w:p w:rsidRPr="006B5C50" w:rsidR="00513602" w:rsidP="00513602" w:rsidRDefault="00513602" w14:paraId="1472FC83" w14:textId="5AFD8D59">
            <w:pPr>
              <w:spacing w:before="0" w:after="0" w:line="276" w:lineRule="auto"/>
              <w:rPr>
                <w:color w:val="000000"/>
                <w:sz w:val="22"/>
                <w:szCs w:val="22"/>
                <w:lang w:bidi="lo-LA"/>
              </w:rPr>
            </w:pPr>
            <w:r>
              <w:rPr>
                <w:color w:val="000000"/>
                <w:sz w:val="22"/>
                <w:szCs w:val="22"/>
                <w:lang w:bidi="lo-LA"/>
              </w:rPr>
              <w:t>Tham số tháng: 12/YYYY-1</w:t>
            </w:r>
          </w:p>
        </w:tc>
        <w:tc>
          <w:tcPr>
            <w:tcW w:w="3032" w:type="pct"/>
            <w:tcBorders>
              <w:top w:val="nil"/>
              <w:left w:val="nil"/>
              <w:bottom w:val="single" w:color="auto" w:sz="4" w:space="0"/>
              <w:right w:val="single" w:color="auto" w:sz="4" w:space="0"/>
            </w:tcBorders>
            <w:shd w:val="clear" w:color="auto" w:fill="auto"/>
          </w:tcPr>
          <w:p w:rsidRPr="00085CB9" w:rsidR="00513602" w:rsidP="00513602" w:rsidRDefault="00513602" w14:paraId="364E97DD" w14:textId="77777777">
            <w:pPr>
              <w:spacing w:before="0" w:after="0" w:line="276" w:lineRule="auto"/>
              <w:rPr>
                <w:sz w:val="22"/>
                <w:szCs w:val="22"/>
                <w:lang w:bidi="lo-LA"/>
              </w:rPr>
            </w:pPr>
            <w:r w:rsidRPr="00085CB9">
              <w:rPr>
                <w:sz w:val="22"/>
                <w:szCs w:val="22"/>
                <w:lang w:bidi="lo-LA"/>
              </w:rPr>
              <w:t>Thực hiện sau khi ZCGL15 có Flag = Y.</w:t>
            </w:r>
          </w:p>
          <w:p w:rsidRPr="006B5C50" w:rsidR="00513602" w:rsidP="00513602" w:rsidRDefault="00513602" w14:paraId="1A4DE185" w14:textId="68AB47E9">
            <w:pPr>
              <w:spacing w:before="0" w:after="0" w:line="276" w:lineRule="auto"/>
              <w:rPr>
                <w:b/>
                <w:bCs/>
                <w:sz w:val="22"/>
                <w:szCs w:val="22"/>
                <w:lang w:bidi="lo-LA"/>
              </w:rPr>
            </w:pPr>
            <w:r w:rsidRPr="00085CB9">
              <w:rPr>
                <w:sz w:val="22"/>
                <w:szCs w:val="22"/>
                <w:lang w:bidi="lo-LA"/>
              </w:rPr>
              <w:t>Sau khi thực hiện xong thì cập nhật cờ (Y/E) trong bảng FLAG và ghi lỗi nếu có vào bảng Log</w:t>
            </w:r>
          </w:p>
        </w:tc>
      </w:tr>
      <w:tr w:rsidRPr="006B5C50" w:rsidR="00513602" w:rsidTr="00242A95" w14:paraId="2E2EE8E3" w14:textId="77777777">
        <w:trPr>
          <w:trHeight w:val="300"/>
        </w:trPr>
        <w:tc>
          <w:tcPr>
            <w:tcW w:w="338" w:type="pct"/>
            <w:tcBorders>
              <w:top w:val="nil"/>
              <w:left w:val="single" w:color="auto" w:sz="4" w:space="0"/>
              <w:bottom w:val="single" w:color="auto" w:sz="4" w:space="0"/>
              <w:right w:val="single" w:color="auto" w:sz="4" w:space="0"/>
            </w:tcBorders>
            <w:shd w:val="clear" w:color="auto" w:fill="auto"/>
            <w:noWrap/>
          </w:tcPr>
          <w:p w:rsidRPr="006B5C50" w:rsidR="00513602" w:rsidP="00513602" w:rsidRDefault="00513602" w14:paraId="6AF1AF72" w14:textId="75CA5A08">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7</w:t>
            </w:r>
          </w:p>
        </w:tc>
        <w:tc>
          <w:tcPr>
            <w:tcW w:w="1630" w:type="pct"/>
            <w:tcBorders>
              <w:top w:val="nil"/>
              <w:left w:val="nil"/>
              <w:bottom w:val="single" w:color="auto" w:sz="4" w:space="0"/>
              <w:right w:val="single" w:color="auto" w:sz="4" w:space="0"/>
            </w:tcBorders>
            <w:shd w:val="clear" w:color="auto" w:fill="auto"/>
          </w:tcPr>
          <w:p w:rsidR="00513602" w:rsidP="00513602" w:rsidRDefault="00513602" w14:paraId="74FA15BC" w14:textId="633B64B5">
            <w:pPr>
              <w:spacing w:before="0" w:after="0" w:line="276" w:lineRule="auto"/>
              <w:rPr>
                <w:color w:val="000000"/>
                <w:sz w:val="22"/>
                <w:szCs w:val="22"/>
                <w:lang w:bidi="lo-LA"/>
              </w:rPr>
            </w:pPr>
            <w:r>
              <w:rPr>
                <w:color w:val="000000"/>
                <w:sz w:val="22"/>
                <w:szCs w:val="22"/>
                <w:lang w:bidi="lo-LA"/>
              </w:rPr>
              <w:t>ZCGL03_1</w:t>
            </w:r>
          </w:p>
          <w:p w:rsidR="00513602" w:rsidP="00513602" w:rsidRDefault="00513602" w14:paraId="78935CE0" w14:textId="3338709D">
            <w:pPr>
              <w:spacing w:before="0" w:after="0" w:line="276" w:lineRule="auto"/>
              <w:rPr>
                <w:color w:val="000000"/>
                <w:sz w:val="22"/>
                <w:szCs w:val="22"/>
                <w:lang w:bidi="lo-LA"/>
              </w:rPr>
            </w:pPr>
            <w:r>
              <w:rPr>
                <w:color w:val="000000"/>
                <w:sz w:val="22"/>
                <w:szCs w:val="22"/>
                <w:lang w:bidi="lo-LA"/>
              </w:rPr>
              <w:t>Tham số ngày: 31/12/YYYY-1</w:t>
            </w:r>
          </w:p>
          <w:p w:rsidR="00513602" w:rsidP="00513602" w:rsidRDefault="00513602" w14:paraId="54E4997B" w14:textId="1951DF8E">
            <w:pPr>
              <w:spacing w:before="0" w:after="0" w:line="276" w:lineRule="auto"/>
              <w:rPr>
                <w:color w:val="000000"/>
                <w:sz w:val="22"/>
                <w:szCs w:val="22"/>
                <w:lang w:bidi="lo-LA"/>
              </w:rPr>
            </w:pPr>
          </w:p>
        </w:tc>
        <w:tc>
          <w:tcPr>
            <w:tcW w:w="3032" w:type="pct"/>
            <w:tcBorders>
              <w:top w:val="nil"/>
              <w:left w:val="nil"/>
              <w:bottom w:val="single" w:color="auto" w:sz="4" w:space="0"/>
              <w:right w:val="single" w:color="auto" w:sz="4" w:space="0"/>
            </w:tcBorders>
            <w:shd w:val="clear" w:color="auto" w:fill="auto"/>
          </w:tcPr>
          <w:p w:rsidRPr="00085CB9" w:rsidR="00513602" w:rsidP="00513602" w:rsidRDefault="00513602" w14:paraId="74FA03F7" w14:textId="081A8FC4">
            <w:pPr>
              <w:spacing w:before="0" w:after="0" w:line="276" w:lineRule="auto"/>
              <w:rPr>
                <w:sz w:val="22"/>
                <w:szCs w:val="22"/>
                <w:lang w:bidi="lo-LA"/>
              </w:rPr>
            </w:pPr>
            <w:r w:rsidRPr="00085CB9">
              <w:rPr>
                <w:sz w:val="22"/>
                <w:szCs w:val="22"/>
                <w:lang w:bidi="lo-LA"/>
              </w:rPr>
              <w:t>Ngay sau khi ZCGL11 có Flag = Y.</w:t>
            </w:r>
          </w:p>
          <w:p w:rsidRPr="00085CB9" w:rsidR="00513602" w:rsidP="00513602" w:rsidRDefault="00513602" w14:paraId="60E0E144" w14:textId="0D992199">
            <w:pPr>
              <w:spacing w:before="0" w:after="0" w:line="276" w:lineRule="auto"/>
              <w:rPr>
                <w:sz w:val="22"/>
                <w:szCs w:val="22"/>
                <w:lang w:bidi="lo-LA"/>
              </w:rPr>
            </w:pPr>
            <w:r w:rsidRPr="00085CB9">
              <w:rPr>
                <w:sz w:val="22"/>
                <w:szCs w:val="22"/>
                <w:lang w:bidi="lo-LA"/>
              </w:rPr>
              <w:t>Sau khi thực hiện xong thì cập nhật cờ (Y/E) trong bảng FLAG và ghi lỗi nếu có vào bảng Log</w:t>
            </w:r>
          </w:p>
        </w:tc>
      </w:tr>
      <w:tr w:rsidRPr="006B5C50" w:rsidR="00513602" w:rsidTr="00242A95" w14:paraId="11B01D20" w14:textId="77777777">
        <w:trPr>
          <w:trHeight w:val="300"/>
        </w:trPr>
        <w:tc>
          <w:tcPr>
            <w:tcW w:w="338" w:type="pct"/>
            <w:tcBorders>
              <w:top w:val="nil"/>
              <w:left w:val="single" w:color="auto" w:sz="4" w:space="0"/>
              <w:bottom w:val="single" w:color="auto" w:sz="4" w:space="0"/>
              <w:right w:val="single" w:color="auto" w:sz="4" w:space="0"/>
            </w:tcBorders>
            <w:shd w:val="clear" w:color="auto" w:fill="auto"/>
            <w:noWrap/>
          </w:tcPr>
          <w:p w:rsidRPr="006B5C50" w:rsidR="00513602" w:rsidP="00513602" w:rsidRDefault="00513602" w14:paraId="3B4E56AD" w14:textId="6EECDC90">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8</w:t>
            </w:r>
          </w:p>
        </w:tc>
        <w:tc>
          <w:tcPr>
            <w:tcW w:w="1630" w:type="pct"/>
            <w:tcBorders>
              <w:top w:val="nil"/>
              <w:left w:val="nil"/>
              <w:bottom w:val="single" w:color="auto" w:sz="4" w:space="0"/>
              <w:right w:val="single" w:color="auto" w:sz="4" w:space="0"/>
            </w:tcBorders>
            <w:shd w:val="clear" w:color="auto" w:fill="auto"/>
          </w:tcPr>
          <w:p w:rsidR="00513602" w:rsidP="00513602" w:rsidRDefault="00513602" w14:paraId="291451F0" w14:textId="77777777">
            <w:pPr>
              <w:spacing w:before="0" w:after="0" w:line="276" w:lineRule="auto"/>
              <w:rPr>
                <w:color w:val="000000"/>
                <w:sz w:val="22"/>
                <w:szCs w:val="22"/>
                <w:lang w:bidi="lo-LA"/>
              </w:rPr>
            </w:pPr>
            <w:r w:rsidRPr="006B5C50">
              <w:rPr>
                <w:color w:val="000000"/>
                <w:sz w:val="22"/>
                <w:szCs w:val="22"/>
                <w:lang w:bidi="lo-LA"/>
              </w:rPr>
              <w:t xml:space="preserve">ZCGL03_3 </w:t>
            </w:r>
          </w:p>
          <w:p w:rsidR="00513602" w:rsidP="00513602" w:rsidRDefault="00513602" w14:paraId="475FFDCB" w14:textId="28717A4F">
            <w:pPr>
              <w:spacing w:before="0" w:after="0" w:line="276" w:lineRule="auto"/>
              <w:rPr>
                <w:color w:val="000000"/>
                <w:sz w:val="22"/>
                <w:szCs w:val="22"/>
                <w:lang w:bidi="lo-LA"/>
              </w:rPr>
            </w:pPr>
            <w:r>
              <w:rPr>
                <w:color w:val="000000"/>
                <w:sz w:val="22"/>
                <w:szCs w:val="22"/>
                <w:lang w:bidi="lo-LA"/>
              </w:rPr>
              <w:t>Tham số ngày: 31/12/YYYY-1</w:t>
            </w:r>
          </w:p>
        </w:tc>
        <w:tc>
          <w:tcPr>
            <w:tcW w:w="3032" w:type="pct"/>
            <w:tcBorders>
              <w:top w:val="nil"/>
              <w:left w:val="nil"/>
              <w:bottom w:val="single" w:color="auto" w:sz="4" w:space="0"/>
              <w:right w:val="single" w:color="auto" w:sz="4" w:space="0"/>
            </w:tcBorders>
            <w:shd w:val="clear" w:color="auto" w:fill="auto"/>
          </w:tcPr>
          <w:p w:rsidRPr="00085CB9" w:rsidR="00513602" w:rsidP="00513602" w:rsidRDefault="00513602" w14:paraId="2935202C" w14:textId="77777777">
            <w:pPr>
              <w:spacing w:before="0" w:after="0" w:line="276" w:lineRule="auto"/>
              <w:rPr>
                <w:sz w:val="22"/>
                <w:szCs w:val="22"/>
                <w:lang w:bidi="lo-LA"/>
              </w:rPr>
            </w:pPr>
            <w:r w:rsidRPr="00085CB9">
              <w:rPr>
                <w:sz w:val="22"/>
                <w:szCs w:val="22"/>
                <w:lang w:bidi="lo-LA"/>
              </w:rPr>
              <w:t>Ngay sau khi ZCGL03_1 có Flag = Y.</w:t>
            </w:r>
          </w:p>
          <w:p w:rsidRPr="00085CB9" w:rsidR="00513602" w:rsidP="00513602" w:rsidRDefault="00513602" w14:paraId="48983182" w14:textId="0653ADBC">
            <w:pPr>
              <w:spacing w:before="0" w:after="0" w:line="276" w:lineRule="auto"/>
              <w:rPr>
                <w:sz w:val="22"/>
                <w:szCs w:val="22"/>
                <w:lang w:bidi="lo-LA"/>
              </w:rPr>
            </w:pPr>
            <w:r w:rsidRPr="00085CB9">
              <w:rPr>
                <w:sz w:val="22"/>
                <w:szCs w:val="22"/>
                <w:lang w:bidi="lo-LA"/>
              </w:rPr>
              <w:t>Sau khi thực hiện xong thì cập nhật cờ (Y/E) trong bảng FLAG và ghi lỗi nếu có vào bảng Log</w:t>
            </w:r>
          </w:p>
        </w:tc>
      </w:tr>
      <w:tr w:rsidRPr="006B5C50" w:rsidR="00513602" w:rsidTr="00242A95" w14:paraId="3D216100" w14:textId="77777777">
        <w:trPr>
          <w:trHeight w:val="300"/>
        </w:trPr>
        <w:tc>
          <w:tcPr>
            <w:tcW w:w="338" w:type="pct"/>
            <w:tcBorders>
              <w:top w:val="nil"/>
              <w:left w:val="single" w:color="auto" w:sz="4" w:space="0"/>
              <w:bottom w:val="single" w:color="auto" w:sz="4" w:space="0"/>
              <w:right w:val="single" w:color="auto" w:sz="4" w:space="0"/>
            </w:tcBorders>
            <w:shd w:val="clear" w:color="auto" w:fill="auto"/>
            <w:noWrap/>
          </w:tcPr>
          <w:p w:rsidRPr="006B5C50" w:rsidR="00513602" w:rsidP="00513602" w:rsidRDefault="00513602" w14:paraId="4E914F56" w14:textId="0FD683AA">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9</w:t>
            </w:r>
          </w:p>
        </w:tc>
        <w:tc>
          <w:tcPr>
            <w:tcW w:w="1630" w:type="pct"/>
            <w:tcBorders>
              <w:top w:val="nil"/>
              <w:left w:val="nil"/>
              <w:bottom w:val="single" w:color="auto" w:sz="4" w:space="0"/>
              <w:right w:val="single" w:color="auto" w:sz="4" w:space="0"/>
            </w:tcBorders>
            <w:shd w:val="clear" w:color="auto" w:fill="auto"/>
          </w:tcPr>
          <w:p w:rsidR="00513602" w:rsidP="00513602" w:rsidRDefault="00513602" w14:paraId="6FD25B97" w14:textId="77777777">
            <w:pPr>
              <w:spacing w:before="0" w:after="0" w:line="276" w:lineRule="auto"/>
              <w:rPr>
                <w:color w:val="000000"/>
                <w:sz w:val="22"/>
                <w:szCs w:val="22"/>
                <w:lang w:bidi="lo-LA"/>
              </w:rPr>
            </w:pPr>
            <w:r w:rsidRPr="006B5C50">
              <w:rPr>
                <w:color w:val="000000"/>
                <w:sz w:val="22"/>
                <w:szCs w:val="22"/>
                <w:lang w:bidi="lo-LA"/>
              </w:rPr>
              <w:t>FAGLGVTR - Kết chuyển số dư đầu năm</w:t>
            </w:r>
          </w:p>
          <w:p w:rsidRPr="006B5C50" w:rsidR="00513602" w:rsidP="00513602" w:rsidRDefault="00513602" w14:paraId="379D6A2A" w14:textId="5E9FE51F">
            <w:pPr>
              <w:spacing w:before="0" w:after="0" w:line="276" w:lineRule="auto"/>
              <w:rPr>
                <w:color w:val="000000"/>
                <w:sz w:val="22"/>
                <w:szCs w:val="22"/>
                <w:lang w:bidi="lo-LA"/>
              </w:rPr>
            </w:pPr>
            <w:r w:rsidRPr="00FD3325">
              <w:rPr>
                <w:sz w:val="22"/>
                <w:szCs w:val="22"/>
                <w:lang w:bidi="lo-LA"/>
              </w:rPr>
              <w:t xml:space="preserve">Tham số: Theo các </w:t>
            </w:r>
            <w:r>
              <w:rPr>
                <w:sz w:val="22"/>
                <w:szCs w:val="22"/>
                <w:lang w:bidi="lo-LA"/>
              </w:rPr>
              <w:t>V</w:t>
            </w:r>
            <w:r w:rsidRPr="00FD3325">
              <w:rPr>
                <w:sz w:val="22"/>
                <w:szCs w:val="22"/>
                <w:lang w:bidi="lo-LA"/>
              </w:rPr>
              <w:t>ar</w:t>
            </w:r>
            <w:r>
              <w:rPr>
                <w:sz w:val="22"/>
                <w:szCs w:val="22"/>
                <w:lang w:bidi="lo-LA"/>
              </w:rPr>
              <w:t xml:space="preserve">iant đã tạo sẵn, riêng tham số </w:t>
            </w:r>
            <w:r w:rsidRPr="00FD3325">
              <w:rPr>
                <w:b/>
                <w:bCs/>
                <w:sz w:val="22"/>
                <w:szCs w:val="22"/>
                <w:lang w:bidi="lo-LA"/>
              </w:rPr>
              <w:t>Carry Forward to Fiscal Year</w:t>
            </w:r>
            <w:r>
              <w:rPr>
                <w:sz w:val="22"/>
                <w:szCs w:val="22"/>
                <w:lang w:bidi="lo-LA"/>
              </w:rPr>
              <w:t xml:space="preserve"> chương trình sẽ tự đ</w:t>
            </w:r>
            <w:r w:rsidR="0071197F">
              <w:rPr>
                <w:sz w:val="22"/>
                <w:szCs w:val="22"/>
                <w:lang w:bidi="lo-LA"/>
              </w:rPr>
              <w:t>ộng xác định là Năm hiện tại.</w:t>
            </w:r>
          </w:p>
        </w:tc>
        <w:tc>
          <w:tcPr>
            <w:tcW w:w="3032" w:type="pct"/>
            <w:tcBorders>
              <w:top w:val="nil"/>
              <w:left w:val="nil"/>
              <w:bottom w:val="single" w:color="auto" w:sz="4" w:space="0"/>
              <w:right w:val="single" w:color="auto" w:sz="4" w:space="0"/>
            </w:tcBorders>
            <w:shd w:val="clear" w:color="auto" w:fill="auto"/>
          </w:tcPr>
          <w:p w:rsidRPr="00085CB9" w:rsidR="00513602" w:rsidP="00513602" w:rsidRDefault="00513602" w14:paraId="22D8226C" w14:textId="77777777">
            <w:pPr>
              <w:spacing w:before="0" w:after="0" w:line="276" w:lineRule="auto"/>
              <w:rPr>
                <w:sz w:val="22"/>
                <w:szCs w:val="22"/>
                <w:lang w:bidi="lo-LA"/>
              </w:rPr>
            </w:pPr>
            <w:r w:rsidRPr="00085CB9">
              <w:rPr>
                <w:sz w:val="22"/>
                <w:szCs w:val="22"/>
                <w:lang w:bidi="lo-LA"/>
              </w:rPr>
              <w:t>+ Ngay sau khi ZCGL03_3 có Flag = Y.</w:t>
            </w:r>
          </w:p>
          <w:p w:rsidR="00513602" w:rsidP="00513602" w:rsidRDefault="00513602" w14:paraId="268B4577" w14:textId="77777777">
            <w:pPr>
              <w:spacing w:before="0" w:after="0" w:line="276" w:lineRule="auto"/>
              <w:rPr>
                <w:sz w:val="22"/>
                <w:szCs w:val="22"/>
                <w:lang w:bidi="lo-LA"/>
              </w:rPr>
            </w:pPr>
            <w:r w:rsidRPr="00085CB9">
              <w:rPr>
                <w:sz w:val="22"/>
                <w:szCs w:val="22"/>
                <w:lang w:bidi="lo-LA"/>
              </w:rPr>
              <w:t>+ Sau khi thực hiện xong thì cập nhật cờ (Y/E) trong bảng FLAG và ghi lỗi nếu có vào bảng Log (Lưu ý chỉ cập nhật Y khi chạy thành công)</w:t>
            </w:r>
          </w:p>
          <w:p w:rsidRPr="00085CB9" w:rsidR="00C5395B" w:rsidP="00513602" w:rsidRDefault="00C5395B" w14:paraId="2CFE9185" w14:textId="576BF2FA">
            <w:pPr>
              <w:spacing w:before="0" w:after="0" w:line="276" w:lineRule="auto"/>
              <w:rPr>
                <w:sz w:val="22"/>
                <w:szCs w:val="22"/>
                <w:lang w:bidi="lo-LA"/>
              </w:rPr>
            </w:pPr>
            <w:r>
              <w:rPr>
                <w:sz w:val="22"/>
                <w:szCs w:val="22"/>
                <w:lang w:bidi="lo-LA"/>
              </w:rPr>
              <w:t>(Trường Inter_Date=31/12/YYYY-1)</w:t>
            </w:r>
          </w:p>
        </w:tc>
      </w:tr>
      <w:tr w:rsidRPr="006B5C50" w:rsidR="00513602" w:rsidTr="00242A95" w14:paraId="28C26595" w14:textId="77777777">
        <w:trPr>
          <w:trHeight w:val="600"/>
        </w:trPr>
        <w:tc>
          <w:tcPr>
            <w:tcW w:w="338" w:type="pct"/>
            <w:tcBorders>
              <w:top w:val="nil"/>
              <w:left w:val="single" w:color="auto" w:sz="4" w:space="0"/>
              <w:bottom w:val="single" w:color="auto" w:sz="4" w:space="0"/>
              <w:right w:val="single" w:color="auto" w:sz="4" w:space="0"/>
            </w:tcBorders>
            <w:shd w:val="clear" w:color="auto" w:fill="auto"/>
            <w:noWrap/>
          </w:tcPr>
          <w:p w:rsidRPr="006B5C50" w:rsidR="00513602" w:rsidP="00513602" w:rsidRDefault="00513602" w14:paraId="4122ECF9" w14:textId="3385D445">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10</w:t>
            </w:r>
          </w:p>
        </w:tc>
        <w:tc>
          <w:tcPr>
            <w:tcW w:w="1630" w:type="pct"/>
            <w:tcBorders>
              <w:top w:val="nil"/>
              <w:left w:val="nil"/>
              <w:bottom w:val="single" w:color="auto" w:sz="4" w:space="0"/>
              <w:right w:val="single" w:color="auto" w:sz="4" w:space="0"/>
            </w:tcBorders>
            <w:shd w:val="clear" w:color="auto" w:fill="auto"/>
            <w:hideMark/>
          </w:tcPr>
          <w:p w:rsidRPr="006B5C50" w:rsidR="00513602" w:rsidP="00513602" w:rsidRDefault="00513602" w14:paraId="73E9EC70" w14:textId="4282089C">
            <w:pPr>
              <w:spacing w:before="0" w:after="0" w:line="276" w:lineRule="auto"/>
              <w:rPr>
                <w:color w:val="000000"/>
                <w:sz w:val="22"/>
                <w:szCs w:val="22"/>
                <w:lang w:bidi="lo-LA"/>
              </w:rPr>
            </w:pPr>
            <w:r w:rsidRPr="006B5C50">
              <w:rPr>
                <w:color w:val="000000"/>
                <w:sz w:val="22"/>
                <w:szCs w:val="22"/>
                <w:lang w:bidi="lo-LA"/>
              </w:rPr>
              <w:t>ZCGL26</w:t>
            </w:r>
            <w:r w:rsidRPr="006B5C50">
              <w:rPr>
                <w:color w:val="000000"/>
                <w:sz w:val="22"/>
                <w:szCs w:val="22"/>
                <w:lang w:bidi="lo-LA"/>
              </w:rPr>
              <w:br/>
            </w:r>
            <w:r>
              <w:rPr>
                <w:color w:val="000000"/>
                <w:sz w:val="22"/>
                <w:szCs w:val="22"/>
                <w:lang w:bidi="lo-LA"/>
              </w:rPr>
              <w:t>Tham số ngày: 01/01/YYYY-1</w:t>
            </w:r>
          </w:p>
        </w:tc>
        <w:tc>
          <w:tcPr>
            <w:tcW w:w="3032" w:type="pct"/>
            <w:tcBorders>
              <w:top w:val="nil"/>
              <w:left w:val="nil"/>
              <w:bottom w:val="single" w:color="auto" w:sz="4" w:space="0"/>
              <w:right w:val="single" w:color="auto" w:sz="4" w:space="0"/>
            </w:tcBorders>
            <w:shd w:val="clear" w:color="auto" w:fill="auto"/>
            <w:hideMark/>
          </w:tcPr>
          <w:p w:rsidRPr="004D4B6E" w:rsidR="004D4B6E" w:rsidP="004D4B6E" w:rsidRDefault="004D4B6E" w14:paraId="6DF8A58B" w14:textId="77777777">
            <w:pPr>
              <w:spacing w:before="0" w:after="0" w:line="276" w:lineRule="auto"/>
              <w:rPr>
                <w:sz w:val="22"/>
                <w:szCs w:val="22"/>
                <w:lang w:bidi="lo-LA"/>
              </w:rPr>
            </w:pPr>
            <w:r w:rsidRPr="004D4B6E">
              <w:rPr>
                <w:sz w:val="22"/>
                <w:szCs w:val="22"/>
                <w:lang w:bidi="lo-LA"/>
              </w:rPr>
              <w:t>Start ngay sau khi các Job FAGLGVTR* có Flag = Y.</w:t>
            </w:r>
          </w:p>
          <w:p w:rsidRPr="004D4B6E" w:rsidR="004D4B6E" w:rsidP="004D4B6E" w:rsidRDefault="004D4B6E" w14:paraId="76F3A720" w14:textId="48050E08">
            <w:pPr>
              <w:spacing w:before="0" w:after="0" w:line="276" w:lineRule="auto"/>
              <w:rPr>
                <w:sz w:val="22"/>
                <w:szCs w:val="22"/>
                <w:lang w:bidi="lo-LA"/>
              </w:rPr>
            </w:pPr>
            <w:r w:rsidRPr="004D4B6E">
              <w:rPr>
                <w:sz w:val="22"/>
                <w:szCs w:val="22"/>
                <w:lang w:bidi="lo-LA"/>
              </w:rPr>
              <w:t>Quét 2p/lần</w:t>
            </w:r>
          </w:p>
          <w:p w:rsidR="004D4B6E" w:rsidP="004D4B6E" w:rsidRDefault="004D4B6E" w14:paraId="6B0DD8D6" w14:textId="3CE28303">
            <w:pPr>
              <w:spacing w:before="0" w:after="0" w:line="276" w:lineRule="auto"/>
              <w:rPr>
                <w:sz w:val="22"/>
                <w:szCs w:val="22"/>
                <w:lang w:bidi="lo-LA"/>
              </w:rPr>
            </w:pPr>
            <w:r w:rsidRPr="004D4B6E">
              <w:rPr>
                <w:sz w:val="22"/>
                <w:szCs w:val="22"/>
                <w:lang w:bidi="lo-LA"/>
              </w:rPr>
              <w:t>Thực hiện khi Z_TH_CORE_New (DS) có cờ Y</w:t>
            </w:r>
          </w:p>
          <w:p w:rsidRPr="006B5C50" w:rsidR="00513602" w:rsidP="00513602" w:rsidRDefault="00513602" w14:paraId="702078AD" w14:textId="67EABFC9">
            <w:pPr>
              <w:spacing w:before="0" w:after="0" w:line="276" w:lineRule="auto"/>
              <w:rPr>
                <w:sz w:val="22"/>
                <w:szCs w:val="22"/>
                <w:lang w:bidi="lo-LA"/>
              </w:rPr>
            </w:pPr>
            <w:r w:rsidRPr="006B5C50">
              <w:rPr>
                <w:sz w:val="22"/>
                <w:szCs w:val="22"/>
                <w:lang w:bidi="lo-LA"/>
              </w:rPr>
              <w:t xml:space="preserve">Sau khi thực hiện xong thì cập nhật cờ (Y/E) trong bảng FLAG </w:t>
            </w:r>
          </w:p>
        </w:tc>
      </w:tr>
      <w:tr w:rsidRPr="006B5C50" w:rsidR="00513602" w:rsidTr="00242A95" w14:paraId="2E362289" w14:textId="77777777">
        <w:trPr>
          <w:trHeight w:val="1500"/>
        </w:trPr>
        <w:tc>
          <w:tcPr>
            <w:tcW w:w="338" w:type="pct"/>
            <w:tcBorders>
              <w:top w:val="nil"/>
              <w:left w:val="single" w:color="auto" w:sz="4" w:space="0"/>
              <w:bottom w:val="single" w:color="auto" w:sz="4" w:space="0"/>
              <w:right w:val="single" w:color="auto" w:sz="4" w:space="0"/>
            </w:tcBorders>
            <w:shd w:val="clear" w:color="auto" w:fill="auto"/>
            <w:noWrap/>
          </w:tcPr>
          <w:p w:rsidRPr="006B5C50" w:rsidR="00513602" w:rsidP="00513602" w:rsidRDefault="00513602" w14:paraId="44BFCBC9" w14:textId="302D27CB">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11</w:t>
            </w:r>
          </w:p>
        </w:tc>
        <w:tc>
          <w:tcPr>
            <w:tcW w:w="1630" w:type="pct"/>
            <w:tcBorders>
              <w:top w:val="nil"/>
              <w:left w:val="nil"/>
              <w:bottom w:val="single" w:color="auto" w:sz="4" w:space="0"/>
              <w:right w:val="single" w:color="auto" w:sz="4" w:space="0"/>
            </w:tcBorders>
            <w:shd w:val="clear" w:color="auto" w:fill="auto"/>
            <w:hideMark/>
          </w:tcPr>
          <w:p w:rsidRPr="006B5C50" w:rsidR="00513602" w:rsidP="00513602" w:rsidRDefault="00513602" w14:paraId="0CF9C2E0" w14:textId="09D9F6C3">
            <w:pPr>
              <w:spacing w:before="0" w:after="0" w:line="276" w:lineRule="auto"/>
              <w:rPr>
                <w:color w:val="000000"/>
                <w:sz w:val="22"/>
                <w:szCs w:val="22"/>
                <w:lang w:bidi="lo-LA"/>
              </w:rPr>
            </w:pPr>
            <w:r w:rsidRPr="006B5C50">
              <w:rPr>
                <w:color w:val="000000"/>
                <w:sz w:val="22"/>
                <w:szCs w:val="22"/>
                <w:lang w:bidi="lo-LA"/>
              </w:rPr>
              <w:t>ZCGL13</w:t>
            </w:r>
            <w:r w:rsidRPr="006B5C50">
              <w:rPr>
                <w:color w:val="000000"/>
                <w:sz w:val="22"/>
                <w:szCs w:val="22"/>
                <w:lang w:bidi="lo-LA"/>
              </w:rPr>
              <w:br/>
            </w:r>
            <w:r>
              <w:rPr>
                <w:color w:val="000000"/>
                <w:sz w:val="22"/>
                <w:szCs w:val="22"/>
                <w:lang w:bidi="lo-LA"/>
              </w:rPr>
              <w:t>Tham số ngày: 01/01/YYYY-1</w:t>
            </w:r>
          </w:p>
        </w:tc>
        <w:tc>
          <w:tcPr>
            <w:tcW w:w="3032" w:type="pct"/>
            <w:tcBorders>
              <w:top w:val="nil"/>
              <w:left w:val="nil"/>
              <w:bottom w:val="single" w:color="auto" w:sz="4" w:space="0"/>
              <w:right w:val="single" w:color="auto" w:sz="4" w:space="0"/>
            </w:tcBorders>
            <w:shd w:val="clear" w:color="auto" w:fill="auto"/>
            <w:hideMark/>
          </w:tcPr>
          <w:p w:rsidRPr="006B5C50" w:rsidR="00513602" w:rsidP="00513602" w:rsidRDefault="00513602" w14:paraId="64B5D195" w14:textId="77777777">
            <w:pPr>
              <w:spacing w:before="0" w:after="0" w:line="276" w:lineRule="auto"/>
              <w:rPr>
                <w:sz w:val="22"/>
                <w:szCs w:val="22"/>
                <w:lang w:bidi="lo-LA"/>
              </w:rPr>
            </w:pPr>
            <w:r w:rsidRPr="006B5C50">
              <w:rPr>
                <w:sz w:val="22"/>
                <w:szCs w:val="22"/>
                <w:lang w:bidi="lo-LA"/>
              </w:rPr>
              <w:t xml:space="preserve">Job bắt đầu lúc </w:t>
            </w:r>
            <w:r w:rsidRPr="006B5C50">
              <w:rPr>
                <w:b/>
                <w:bCs/>
                <w:sz w:val="22"/>
                <w:szCs w:val="22"/>
                <w:lang w:bidi="lo-LA"/>
              </w:rPr>
              <w:t xml:space="preserve">02:50, </w:t>
            </w:r>
            <w:r w:rsidRPr="006B5C50">
              <w:rPr>
                <w:sz w:val="22"/>
                <w:szCs w:val="22"/>
                <w:lang w:bidi="lo-LA"/>
              </w:rPr>
              <w:t>thực hiện quét 2phút/lần.</w:t>
            </w:r>
            <w:r w:rsidRPr="006B5C50">
              <w:rPr>
                <w:sz w:val="22"/>
                <w:szCs w:val="22"/>
                <w:lang w:bidi="lo-LA"/>
              </w:rPr>
              <w:br/>
            </w:r>
            <w:r w:rsidRPr="006B5C50">
              <w:rPr>
                <w:sz w:val="22"/>
                <w:szCs w:val="22"/>
                <w:lang w:bidi="lo-LA"/>
              </w:rPr>
              <w:t>Thực hiện chức năng ZCGL13 ngay khi Z_TH_CORE (DS, BD, GW) và Z_TH_TYGIA; ZCGL26 có Flag = Y.</w:t>
            </w:r>
            <w:r w:rsidRPr="006B5C50">
              <w:rPr>
                <w:sz w:val="22"/>
                <w:szCs w:val="22"/>
                <w:lang w:bidi="lo-LA"/>
              </w:rPr>
              <w:br/>
            </w:r>
            <w:r w:rsidRPr="006B5C50">
              <w:rPr>
                <w:sz w:val="22"/>
                <w:szCs w:val="22"/>
                <w:lang w:bidi="lo-LA"/>
              </w:rPr>
              <w:t xml:space="preserve">Sau khi thực hiện xong thì cập nhật cờ (Y/E) trong bảng FLAG </w:t>
            </w:r>
          </w:p>
        </w:tc>
      </w:tr>
      <w:tr w:rsidRPr="006B5C50" w:rsidR="00513602" w:rsidTr="00242A95" w14:paraId="57D4D32D" w14:textId="77777777">
        <w:trPr>
          <w:trHeight w:val="900"/>
        </w:trPr>
        <w:tc>
          <w:tcPr>
            <w:tcW w:w="338" w:type="pct"/>
            <w:tcBorders>
              <w:top w:val="nil"/>
              <w:left w:val="single" w:color="auto" w:sz="4" w:space="0"/>
              <w:bottom w:val="single" w:color="auto" w:sz="4" w:space="0"/>
              <w:right w:val="single" w:color="auto" w:sz="4" w:space="0"/>
            </w:tcBorders>
            <w:shd w:val="clear" w:color="auto" w:fill="auto"/>
            <w:noWrap/>
          </w:tcPr>
          <w:p w:rsidRPr="006B5C50" w:rsidR="00513602" w:rsidP="00513602" w:rsidRDefault="00513602" w14:paraId="6DD7C0B4" w14:textId="4F5C7096">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12</w:t>
            </w:r>
          </w:p>
        </w:tc>
        <w:tc>
          <w:tcPr>
            <w:tcW w:w="1630" w:type="pct"/>
            <w:tcBorders>
              <w:top w:val="nil"/>
              <w:left w:val="nil"/>
              <w:bottom w:val="single" w:color="auto" w:sz="4" w:space="0"/>
              <w:right w:val="single" w:color="auto" w:sz="4" w:space="0"/>
            </w:tcBorders>
            <w:shd w:val="clear" w:color="auto" w:fill="auto"/>
            <w:hideMark/>
          </w:tcPr>
          <w:p w:rsidRPr="006B5C50" w:rsidR="00513602" w:rsidP="00513602" w:rsidRDefault="00513602" w14:paraId="0908988E" w14:textId="64D0C370">
            <w:pPr>
              <w:spacing w:before="0" w:after="0" w:line="276" w:lineRule="auto"/>
              <w:rPr>
                <w:color w:val="000000"/>
                <w:sz w:val="22"/>
                <w:szCs w:val="22"/>
                <w:lang w:bidi="lo-LA"/>
              </w:rPr>
            </w:pPr>
            <w:r w:rsidRPr="006B5C50">
              <w:rPr>
                <w:color w:val="000000"/>
                <w:sz w:val="22"/>
                <w:szCs w:val="22"/>
                <w:lang w:bidi="lo-LA"/>
              </w:rPr>
              <w:t>ZCGL25</w:t>
            </w:r>
            <w:r w:rsidRPr="006B5C50">
              <w:rPr>
                <w:color w:val="000000"/>
                <w:sz w:val="22"/>
                <w:szCs w:val="22"/>
                <w:lang w:bidi="lo-LA"/>
              </w:rPr>
              <w:br/>
            </w:r>
            <w:r>
              <w:rPr>
                <w:color w:val="000000"/>
                <w:sz w:val="22"/>
                <w:szCs w:val="22"/>
                <w:lang w:bidi="lo-LA"/>
              </w:rPr>
              <w:t>Tham số ngày: 01/01/YYYY-1</w:t>
            </w:r>
          </w:p>
        </w:tc>
        <w:tc>
          <w:tcPr>
            <w:tcW w:w="3032" w:type="pct"/>
            <w:tcBorders>
              <w:top w:val="nil"/>
              <w:left w:val="nil"/>
              <w:bottom w:val="single" w:color="auto" w:sz="4" w:space="0"/>
              <w:right w:val="single" w:color="auto" w:sz="4" w:space="0"/>
            </w:tcBorders>
            <w:shd w:val="clear" w:color="auto" w:fill="auto"/>
            <w:hideMark/>
          </w:tcPr>
          <w:p w:rsidRPr="006B5C50" w:rsidR="00513602" w:rsidP="00513602" w:rsidRDefault="00513602" w14:paraId="29D12713" w14:textId="77777777">
            <w:pPr>
              <w:spacing w:before="0" w:after="0" w:line="276" w:lineRule="auto"/>
              <w:rPr>
                <w:sz w:val="22"/>
                <w:szCs w:val="22"/>
                <w:lang w:bidi="lo-LA"/>
              </w:rPr>
            </w:pPr>
            <w:r w:rsidRPr="006B5C50">
              <w:rPr>
                <w:sz w:val="22"/>
                <w:szCs w:val="22"/>
                <w:lang w:bidi="lo-LA"/>
              </w:rPr>
              <w:t>Thực hiện ngay sau khi ZCGL13 có Flag = Y.</w:t>
            </w:r>
            <w:r w:rsidRPr="006B5C50">
              <w:rPr>
                <w:sz w:val="22"/>
                <w:szCs w:val="22"/>
                <w:lang w:bidi="lo-LA"/>
              </w:rPr>
              <w:br/>
            </w:r>
            <w:r w:rsidRPr="006B5C50">
              <w:rPr>
                <w:sz w:val="22"/>
                <w:szCs w:val="22"/>
                <w:lang w:bidi="lo-LA"/>
              </w:rPr>
              <w:t>Sau khi thực hiện xong thì cập nhật cờ (Y/E) trong bảng FLAG</w:t>
            </w:r>
          </w:p>
        </w:tc>
      </w:tr>
      <w:tr w:rsidRPr="006B5C50" w:rsidR="00513602" w:rsidTr="004D4B6E" w14:paraId="3A7E29CA" w14:textId="77777777">
        <w:trPr>
          <w:trHeight w:val="900"/>
        </w:trPr>
        <w:tc>
          <w:tcPr>
            <w:tcW w:w="338" w:type="pct"/>
            <w:tcBorders>
              <w:top w:val="nil"/>
              <w:left w:val="single" w:color="auto" w:sz="4" w:space="0"/>
              <w:bottom w:val="single" w:color="auto" w:sz="4" w:space="0"/>
              <w:right w:val="single" w:color="auto" w:sz="4" w:space="0"/>
            </w:tcBorders>
            <w:shd w:val="clear" w:color="auto" w:fill="auto"/>
            <w:noWrap/>
          </w:tcPr>
          <w:p w:rsidRPr="006B5C50" w:rsidR="00513602" w:rsidP="00513602" w:rsidRDefault="00513602" w14:paraId="1AB645EF" w14:textId="2857FC2A">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13</w:t>
            </w:r>
          </w:p>
        </w:tc>
        <w:tc>
          <w:tcPr>
            <w:tcW w:w="1630" w:type="pct"/>
            <w:tcBorders>
              <w:top w:val="nil"/>
              <w:left w:val="nil"/>
              <w:bottom w:val="single" w:color="auto" w:sz="4" w:space="0"/>
              <w:right w:val="single" w:color="auto" w:sz="4" w:space="0"/>
            </w:tcBorders>
            <w:shd w:val="clear" w:color="auto" w:fill="auto"/>
            <w:hideMark/>
          </w:tcPr>
          <w:p w:rsidRPr="006B5C50" w:rsidR="00513602" w:rsidP="00513602" w:rsidRDefault="00513602" w14:paraId="5DA59A78" w14:textId="239C9601">
            <w:pPr>
              <w:spacing w:before="0" w:after="0" w:line="276" w:lineRule="auto"/>
              <w:rPr>
                <w:color w:val="000000"/>
                <w:sz w:val="22"/>
                <w:szCs w:val="22"/>
                <w:lang w:bidi="lo-LA"/>
              </w:rPr>
            </w:pPr>
            <w:r w:rsidRPr="006B5C50">
              <w:rPr>
                <w:color w:val="000000"/>
                <w:sz w:val="22"/>
                <w:szCs w:val="22"/>
                <w:lang w:bidi="lo-LA"/>
              </w:rPr>
              <w:t>ZCGL08</w:t>
            </w:r>
            <w:r w:rsidRPr="006B5C50">
              <w:rPr>
                <w:color w:val="000000"/>
                <w:sz w:val="22"/>
                <w:szCs w:val="22"/>
                <w:lang w:bidi="lo-LA"/>
              </w:rPr>
              <w:br/>
            </w:r>
            <w:r>
              <w:rPr>
                <w:color w:val="000000"/>
                <w:sz w:val="22"/>
                <w:szCs w:val="22"/>
                <w:lang w:bidi="lo-LA"/>
              </w:rPr>
              <w:t>Tham số ngày: 01/01/YYYY-1</w:t>
            </w:r>
          </w:p>
        </w:tc>
        <w:tc>
          <w:tcPr>
            <w:tcW w:w="3032" w:type="pct"/>
            <w:tcBorders>
              <w:top w:val="nil"/>
              <w:left w:val="nil"/>
              <w:bottom w:val="single" w:color="auto" w:sz="4" w:space="0"/>
              <w:right w:val="single" w:color="auto" w:sz="4" w:space="0"/>
            </w:tcBorders>
            <w:shd w:val="clear" w:color="auto" w:fill="auto"/>
            <w:hideMark/>
          </w:tcPr>
          <w:p w:rsidRPr="006B5C50" w:rsidR="00513602" w:rsidP="00513602" w:rsidRDefault="00513602" w14:paraId="3523D3B9" w14:textId="77777777">
            <w:pPr>
              <w:spacing w:before="0" w:after="0" w:line="276" w:lineRule="auto"/>
              <w:rPr>
                <w:sz w:val="22"/>
                <w:szCs w:val="22"/>
                <w:lang w:bidi="lo-LA"/>
              </w:rPr>
            </w:pPr>
            <w:r w:rsidRPr="006B5C50">
              <w:rPr>
                <w:sz w:val="22"/>
                <w:szCs w:val="22"/>
                <w:lang w:bidi="lo-LA"/>
              </w:rPr>
              <w:t>Thực hiện ngay sau khi ZCGL25 có Flag = Y.</w:t>
            </w:r>
            <w:r w:rsidRPr="006B5C50">
              <w:rPr>
                <w:sz w:val="22"/>
                <w:szCs w:val="22"/>
                <w:lang w:bidi="lo-LA"/>
              </w:rPr>
              <w:br/>
            </w:r>
            <w:r w:rsidRPr="006B5C50">
              <w:rPr>
                <w:sz w:val="22"/>
                <w:szCs w:val="22"/>
                <w:lang w:bidi="lo-LA"/>
              </w:rPr>
              <w:t xml:space="preserve">Sau khi thực hiện xong thì cập nhật cờ (Y/E) trong bảng FLAG </w:t>
            </w:r>
          </w:p>
        </w:tc>
      </w:tr>
      <w:tr w:rsidRPr="006B5C50" w:rsidR="00513602" w:rsidTr="004D4B6E" w14:paraId="73E5F76B" w14:textId="77777777">
        <w:trPr>
          <w:trHeight w:val="600"/>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513602" w:rsidP="00513602" w:rsidRDefault="00513602" w14:paraId="1515EC19" w14:textId="5271B0A5">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15</w:t>
            </w:r>
          </w:p>
        </w:tc>
        <w:tc>
          <w:tcPr>
            <w:tcW w:w="1630" w:type="pct"/>
            <w:tcBorders>
              <w:top w:val="single" w:color="auto" w:sz="4" w:space="0"/>
              <w:left w:val="single" w:color="auto" w:sz="4" w:space="0"/>
              <w:bottom w:val="single" w:color="auto" w:sz="4" w:space="0"/>
              <w:right w:val="single" w:color="auto" w:sz="4" w:space="0"/>
            </w:tcBorders>
            <w:shd w:val="clear" w:color="auto" w:fill="auto"/>
            <w:hideMark/>
          </w:tcPr>
          <w:p w:rsidRPr="006B5C50" w:rsidR="00513602" w:rsidP="00513602" w:rsidRDefault="00513602" w14:paraId="050F3A07" w14:textId="55A5F7C5">
            <w:pPr>
              <w:spacing w:before="0" w:after="0" w:line="276" w:lineRule="auto"/>
              <w:rPr>
                <w:color w:val="000000"/>
                <w:sz w:val="22"/>
                <w:szCs w:val="22"/>
                <w:lang w:bidi="lo-LA"/>
              </w:rPr>
            </w:pPr>
            <w:r w:rsidRPr="006B5C50">
              <w:rPr>
                <w:color w:val="000000"/>
                <w:sz w:val="22"/>
                <w:szCs w:val="22"/>
                <w:lang w:bidi="lo-LA"/>
              </w:rPr>
              <w:t>ZCGL07_1</w:t>
            </w:r>
            <w:r w:rsidRPr="006B5C50">
              <w:rPr>
                <w:color w:val="000000"/>
                <w:sz w:val="22"/>
                <w:szCs w:val="22"/>
                <w:lang w:bidi="lo-LA"/>
              </w:rPr>
              <w:br/>
            </w:r>
            <w:r>
              <w:rPr>
                <w:color w:val="000000"/>
                <w:sz w:val="22"/>
                <w:szCs w:val="22"/>
                <w:lang w:bidi="lo-LA"/>
              </w:rPr>
              <w:t>Tham số ngày: 01/01/YYYY-1</w:t>
            </w:r>
          </w:p>
        </w:tc>
        <w:tc>
          <w:tcPr>
            <w:tcW w:w="3032" w:type="pct"/>
            <w:tcBorders>
              <w:top w:val="single" w:color="auto" w:sz="4" w:space="0"/>
              <w:left w:val="single" w:color="auto" w:sz="4" w:space="0"/>
              <w:bottom w:val="single" w:color="auto" w:sz="4" w:space="0"/>
              <w:right w:val="single" w:color="auto" w:sz="4" w:space="0"/>
            </w:tcBorders>
            <w:shd w:val="clear" w:color="auto" w:fill="auto"/>
            <w:hideMark/>
          </w:tcPr>
          <w:p w:rsidRPr="006B5C50" w:rsidR="00513602" w:rsidP="00513602" w:rsidRDefault="00513602" w14:paraId="3431C1D6" w14:textId="77777777">
            <w:pPr>
              <w:spacing w:before="0" w:after="0" w:line="276" w:lineRule="auto"/>
              <w:rPr>
                <w:sz w:val="22"/>
                <w:szCs w:val="22"/>
                <w:lang w:bidi="lo-LA"/>
              </w:rPr>
            </w:pPr>
            <w:r w:rsidRPr="006B5C50">
              <w:rPr>
                <w:sz w:val="22"/>
                <w:szCs w:val="22"/>
                <w:lang w:bidi="lo-LA"/>
              </w:rPr>
              <w:t>Thực hiện ngay sau khi ZCGL08 có Flag = Y.</w:t>
            </w:r>
            <w:r w:rsidRPr="006B5C50">
              <w:rPr>
                <w:sz w:val="22"/>
                <w:szCs w:val="22"/>
                <w:lang w:bidi="lo-LA"/>
              </w:rPr>
              <w:br/>
            </w:r>
            <w:r w:rsidRPr="006B5C50">
              <w:rPr>
                <w:sz w:val="22"/>
                <w:szCs w:val="22"/>
                <w:lang w:bidi="lo-LA"/>
              </w:rPr>
              <w:t xml:space="preserve">Sau khi thực hiện xong thì cập nhật cờ (Y/E) trong bảng FLAG </w:t>
            </w:r>
          </w:p>
        </w:tc>
      </w:tr>
      <w:tr w:rsidRPr="006B5C50" w:rsidR="00513602" w:rsidTr="004D4B6E" w14:paraId="221B05BC" w14:textId="77777777">
        <w:trPr>
          <w:trHeight w:val="600"/>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513602" w:rsidP="00513602" w:rsidRDefault="00513602" w14:paraId="5851CB6A" w14:textId="6E929E87">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16</w:t>
            </w:r>
          </w:p>
        </w:tc>
        <w:tc>
          <w:tcPr>
            <w:tcW w:w="1630" w:type="pct"/>
            <w:tcBorders>
              <w:top w:val="single" w:color="auto" w:sz="4" w:space="0"/>
              <w:left w:val="single" w:color="auto" w:sz="4" w:space="0"/>
              <w:bottom w:val="single" w:color="auto" w:sz="4" w:space="0"/>
              <w:right w:val="single" w:color="auto" w:sz="4" w:space="0"/>
            </w:tcBorders>
            <w:shd w:val="clear" w:color="auto" w:fill="auto"/>
            <w:hideMark/>
          </w:tcPr>
          <w:p w:rsidRPr="006B5C50" w:rsidR="00513602" w:rsidP="00513602" w:rsidRDefault="00513602" w14:paraId="54F591F9" w14:textId="56BFF15C">
            <w:pPr>
              <w:spacing w:before="0" w:after="0" w:line="276" w:lineRule="auto"/>
              <w:rPr>
                <w:color w:val="000000"/>
                <w:sz w:val="22"/>
                <w:szCs w:val="22"/>
                <w:lang w:bidi="lo-LA"/>
              </w:rPr>
            </w:pPr>
            <w:r w:rsidRPr="006B5C50">
              <w:rPr>
                <w:color w:val="000000"/>
                <w:sz w:val="22"/>
                <w:szCs w:val="22"/>
                <w:lang w:bidi="lo-LA"/>
              </w:rPr>
              <w:t>ZCGL07</w:t>
            </w:r>
            <w:r w:rsidRPr="006B5C50">
              <w:rPr>
                <w:color w:val="000000"/>
                <w:sz w:val="22"/>
                <w:szCs w:val="22"/>
                <w:lang w:bidi="lo-LA"/>
              </w:rPr>
              <w:br/>
            </w:r>
            <w:r>
              <w:rPr>
                <w:color w:val="000000"/>
                <w:sz w:val="22"/>
                <w:szCs w:val="22"/>
                <w:lang w:bidi="lo-LA"/>
              </w:rPr>
              <w:t>Tham số ngày: 01/01/YYYY-1</w:t>
            </w:r>
          </w:p>
        </w:tc>
        <w:tc>
          <w:tcPr>
            <w:tcW w:w="3032" w:type="pct"/>
            <w:tcBorders>
              <w:top w:val="single" w:color="auto" w:sz="4" w:space="0"/>
              <w:left w:val="single" w:color="auto" w:sz="4" w:space="0"/>
              <w:bottom w:val="single" w:color="auto" w:sz="4" w:space="0"/>
              <w:right w:val="single" w:color="auto" w:sz="4" w:space="0"/>
            </w:tcBorders>
            <w:shd w:val="clear" w:color="auto" w:fill="auto"/>
            <w:hideMark/>
          </w:tcPr>
          <w:p w:rsidRPr="006B5C50" w:rsidR="00513602" w:rsidP="00513602" w:rsidRDefault="00513602" w14:paraId="6BEDEFF2" w14:textId="77777777">
            <w:pPr>
              <w:spacing w:before="0" w:after="0" w:line="276" w:lineRule="auto"/>
              <w:rPr>
                <w:sz w:val="22"/>
                <w:szCs w:val="22"/>
                <w:lang w:bidi="lo-LA"/>
              </w:rPr>
            </w:pPr>
            <w:r w:rsidRPr="006B5C50">
              <w:rPr>
                <w:sz w:val="22"/>
                <w:szCs w:val="22"/>
                <w:lang w:bidi="lo-LA"/>
              </w:rPr>
              <w:t>Thực hiện ngay sau khi ZCGL07_1 thành công.</w:t>
            </w:r>
            <w:r w:rsidRPr="006B5C50">
              <w:rPr>
                <w:sz w:val="22"/>
                <w:szCs w:val="22"/>
                <w:lang w:bidi="lo-LA"/>
              </w:rPr>
              <w:br/>
            </w:r>
            <w:r w:rsidRPr="006B5C50">
              <w:rPr>
                <w:sz w:val="22"/>
                <w:szCs w:val="22"/>
                <w:lang w:bidi="lo-LA"/>
              </w:rPr>
              <w:t xml:space="preserve">Sau khi thực hiện xong thì cập nhật cờ (Y/E) trong bảng FLAG </w:t>
            </w:r>
          </w:p>
        </w:tc>
      </w:tr>
      <w:tr w:rsidRPr="006B5C50" w:rsidR="00513602" w:rsidTr="00085CB9" w14:paraId="230879C9" w14:textId="77777777">
        <w:trPr>
          <w:trHeight w:val="1200"/>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513602" w:rsidP="00513602" w:rsidRDefault="00513602" w14:paraId="01B7C9A7" w14:textId="45FF915B">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17</w:t>
            </w:r>
          </w:p>
        </w:tc>
        <w:tc>
          <w:tcPr>
            <w:tcW w:w="1630" w:type="pct"/>
            <w:tcBorders>
              <w:top w:val="single" w:color="auto" w:sz="4" w:space="0"/>
              <w:left w:val="nil"/>
              <w:bottom w:val="single" w:color="auto" w:sz="4" w:space="0"/>
              <w:right w:val="single" w:color="auto" w:sz="4" w:space="0"/>
            </w:tcBorders>
            <w:shd w:val="clear" w:color="auto" w:fill="auto"/>
            <w:hideMark/>
          </w:tcPr>
          <w:p w:rsidRPr="006B5C50" w:rsidR="00513602" w:rsidP="00513602" w:rsidRDefault="00513602" w14:paraId="02BFC2AB" w14:textId="0C8B1E7E">
            <w:pPr>
              <w:spacing w:before="0" w:after="0" w:line="276" w:lineRule="auto"/>
              <w:rPr>
                <w:color w:val="000000"/>
                <w:sz w:val="22"/>
                <w:szCs w:val="22"/>
                <w:lang w:bidi="lo-LA"/>
              </w:rPr>
            </w:pPr>
            <w:r w:rsidRPr="006B5C50">
              <w:rPr>
                <w:color w:val="000000"/>
                <w:sz w:val="22"/>
                <w:szCs w:val="22"/>
                <w:lang w:bidi="lo-LA"/>
              </w:rPr>
              <w:t>ZCGL27_1</w:t>
            </w:r>
            <w:r w:rsidRPr="006B5C50">
              <w:rPr>
                <w:color w:val="000000"/>
                <w:sz w:val="22"/>
                <w:szCs w:val="22"/>
                <w:lang w:bidi="lo-LA"/>
              </w:rPr>
              <w:br/>
            </w:r>
            <w:r>
              <w:rPr>
                <w:color w:val="000000"/>
                <w:sz w:val="22"/>
                <w:szCs w:val="22"/>
                <w:lang w:bidi="lo-LA"/>
              </w:rPr>
              <w:t>Tham số ngày: 01/01/YYYY-1</w:t>
            </w:r>
          </w:p>
        </w:tc>
        <w:tc>
          <w:tcPr>
            <w:tcW w:w="3032" w:type="pct"/>
            <w:tcBorders>
              <w:top w:val="single" w:color="auto" w:sz="4" w:space="0"/>
              <w:left w:val="nil"/>
              <w:bottom w:val="single" w:color="auto" w:sz="4" w:space="0"/>
              <w:right w:val="single" w:color="auto" w:sz="4" w:space="0"/>
            </w:tcBorders>
            <w:shd w:val="clear" w:color="auto" w:fill="auto"/>
            <w:hideMark/>
          </w:tcPr>
          <w:p w:rsidRPr="006B5C50" w:rsidR="00513602" w:rsidP="00513602" w:rsidRDefault="00513602" w14:paraId="119BDA0A" w14:textId="77777777">
            <w:pPr>
              <w:spacing w:before="0" w:after="0" w:line="276" w:lineRule="auto"/>
              <w:rPr>
                <w:sz w:val="22"/>
                <w:szCs w:val="22"/>
                <w:lang w:bidi="lo-LA"/>
              </w:rPr>
            </w:pPr>
            <w:r w:rsidRPr="006B5C50">
              <w:rPr>
                <w:sz w:val="22"/>
                <w:szCs w:val="22"/>
                <w:lang w:bidi="lo-LA"/>
              </w:rPr>
              <w:t>Thực hiện ngay sau khi ZCGL13 có Flag = Y.</w:t>
            </w:r>
            <w:r w:rsidRPr="006B5C50">
              <w:rPr>
                <w:sz w:val="22"/>
                <w:szCs w:val="22"/>
                <w:lang w:bidi="lo-LA"/>
              </w:rPr>
              <w:br/>
            </w:r>
            <w:r w:rsidRPr="006B5C50">
              <w:rPr>
                <w:sz w:val="22"/>
                <w:szCs w:val="22"/>
                <w:lang w:bidi="lo-LA"/>
              </w:rPr>
              <w:t>Sau khi thực hiện xong thì cập nhật cờ (Y/E) trong bảng FLAG</w:t>
            </w:r>
          </w:p>
        </w:tc>
      </w:tr>
      <w:tr w:rsidRPr="006B5C50" w:rsidR="00513602" w:rsidTr="00242A95" w14:paraId="2DFE6D7B" w14:textId="77777777">
        <w:trPr>
          <w:trHeight w:val="900"/>
        </w:trPr>
        <w:tc>
          <w:tcPr>
            <w:tcW w:w="338" w:type="pct"/>
            <w:tcBorders>
              <w:top w:val="nil"/>
              <w:left w:val="single" w:color="auto" w:sz="4" w:space="0"/>
              <w:bottom w:val="single" w:color="auto" w:sz="4" w:space="0"/>
              <w:right w:val="single" w:color="auto" w:sz="4" w:space="0"/>
            </w:tcBorders>
            <w:shd w:val="clear" w:color="auto" w:fill="auto"/>
            <w:noWrap/>
          </w:tcPr>
          <w:p w:rsidRPr="006B5C50" w:rsidR="00513602" w:rsidP="00513602" w:rsidRDefault="00513602" w14:paraId="1734E32A" w14:textId="410E6F97">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18</w:t>
            </w:r>
          </w:p>
        </w:tc>
        <w:tc>
          <w:tcPr>
            <w:tcW w:w="1630" w:type="pct"/>
            <w:tcBorders>
              <w:top w:val="nil"/>
              <w:left w:val="nil"/>
              <w:bottom w:val="single" w:color="auto" w:sz="4" w:space="0"/>
              <w:right w:val="single" w:color="auto" w:sz="4" w:space="0"/>
            </w:tcBorders>
            <w:shd w:val="clear" w:color="auto" w:fill="auto"/>
            <w:hideMark/>
          </w:tcPr>
          <w:p w:rsidRPr="006B5C50" w:rsidR="00513602" w:rsidP="00513602" w:rsidRDefault="00513602" w14:paraId="62FB8D09" w14:textId="1710CC49">
            <w:pPr>
              <w:spacing w:before="0" w:after="0" w:line="276" w:lineRule="auto"/>
              <w:rPr>
                <w:color w:val="000000"/>
                <w:sz w:val="22"/>
                <w:szCs w:val="22"/>
                <w:lang w:bidi="lo-LA"/>
              </w:rPr>
            </w:pPr>
            <w:r w:rsidRPr="006B5C50">
              <w:rPr>
                <w:color w:val="000000"/>
                <w:sz w:val="22"/>
                <w:szCs w:val="22"/>
                <w:lang w:bidi="lo-LA"/>
              </w:rPr>
              <w:t>ZCGL27</w:t>
            </w:r>
            <w:r w:rsidRPr="006B5C50">
              <w:rPr>
                <w:color w:val="000000"/>
                <w:sz w:val="22"/>
                <w:szCs w:val="22"/>
                <w:lang w:bidi="lo-LA"/>
              </w:rPr>
              <w:br/>
            </w:r>
            <w:r>
              <w:rPr>
                <w:color w:val="000000"/>
                <w:sz w:val="22"/>
                <w:szCs w:val="22"/>
                <w:lang w:bidi="lo-LA"/>
              </w:rPr>
              <w:t>Tham số ngày: 01/01/YYYY-1</w:t>
            </w:r>
          </w:p>
        </w:tc>
        <w:tc>
          <w:tcPr>
            <w:tcW w:w="3032" w:type="pct"/>
            <w:tcBorders>
              <w:top w:val="nil"/>
              <w:left w:val="nil"/>
              <w:bottom w:val="single" w:color="auto" w:sz="4" w:space="0"/>
              <w:right w:val="single" w:color="auto" w:sz="4" w:space="0"/>
            </w:tcBorders>
            <w:shd w:val="clear" w:color="auto" w:fill="auto"/>
            <w:hideMark/>
          </w:tcPr>
          <w:p w:rsidRPr="006B5C50" w:rsidR="00513602" w:rsidP="00513602" w:rsidRDefault="00513602" w14:paraId="675E76BF" w14:textId="77777777">
            <w:pPr>
              <w:spacing w:before="0" w:after="0" w:line="276" w:lineRule="auto"/>
              <w:rPr>
                <w:sz w:val="22"/>
                <w:szCs w:val="22"/>
                <w:lang w:bidi="lo-LA"/>
              </w:rPr>
            </w:pPr>
            <w:r w:rsidRPr="006B5C50">
              <w:rPr>
                <w:sz w:val="22"/>
                <w:szCs w:val="22"/>
                <w:lang w:bidi="lo-LA"/>
              </w:rPr>
              <w:t>Thực hiện ngay sau khi ZCGL27_1 thành công</w:t>
            </w:r>
            <w:r w:rsidRPr="006B5C50">
              <w:rPr>
                <w:sz w:val="22"/>
                <w:szCs w:val="22"/>
                <w:lang w:bidi="lo-LA"/>
              </w:rPr>
              <w:br/>
            </w:r>
            <w:r w:rsidRPr="006B5C50">
              <w:rPr>
                <w:sz w:val="22"/>
                <w:szCs w:val="22"/>
                <w:lang w:bidi="lo-LA"/>
              </w:rPr>
              <w:t xml:space="preserve">Sau khi thực hiện xong thì cập nhật cờ (Y/E) trong bảng FLAG </w:t>
            </w:r>
          </w:p>
        </w:tc>
      </w:tr>
      <w:tr w:rsidRPr="006B5C50" w:rsidR="00513602" w:rsidTr="00242A95" w14:paraId="3BF0ECEA" w14:textId="77777777">
        <w:trPr>
          <w:trHeight w:val="900"/>
        </w:trPr>
        <w:tc>
          <w:tcPr>
            <w:tcW w:w="338" w:type="pct"/>
            <w:tcBorders>
              <w:top w:val="nil"/>
              <w:left w:val="single" w:color="auto" w:sz="4" w:space="0"/>
              <w:bottom w:val="single" w:color="auto" w:sz="4" w:space="0"/>
              <w:right w:val="single" w:color="auto" w:sz="4" w:space="0"/>
            </w:tcBorders>
            <w:shd w:val="clear" w:color="auto" w:fill="auto"/>
            <w:noWrap/>
          </w:tcPr>
          <w:p w:rsidRPr="006B5C50" w:rsidR="00513602" w:rsidP="00513602" w:rsidRDefault="00513602" w14:paraId="14BAD756" w14:textId="61DBBAA9">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19</w:t>
            </w:r>
          </w:p>
        </w:tc>
        <w:tc>
          <w:tcPr>
            <w:tcW w:w="1630" w:type="pct"/>
            <w:tcBorders>
              <w:top w:val="nil"/>
              <w:left w:val="nil"/>
              <w:bottom w:val="single" w:color="auto" w:sz="4" w:space="0"/>
              <w:right w:val="single" w:color="auto" w:sz="4" w:space="0"/>
            </w:tcBorders>
            <w:shd w:val="clear" w:color="auto" w:fill="auto"/>
            <w:hideMark/>
          </w:tcPr>
          <w:p w:rsidR="00513602" w:rsidP="00513602" w:rsidRDefault="00513602" w14:paraId="5EE3B4F0" w14:textId="77777777">
            <w:pPr>
              <w:spacing w:before="0" w:after="0" w:line="276" w:lineRule="auto"/>
              <w:rPr>
                <w:color w:val="000000"/>
                <w:sz w:val="22"/>
                <w:szCs w:val="22"/>
                <w:lang w:bidi="lo-LA"/>
              </w:rPr>
            </w:pPr>
            <w:r w:rsidRPr="006B5C50">
              <w:rPr>
                <w:color w:val="000000"/>
                <w:sz w:val="22"/>
                <w:szCs w:val="22"/>
                <w:lang w:bidi="lo-LA"/>
              </w:rPr>
              <w:t xml:space="preserve">ZCGL28_NB </w:t>
            </w:r>
          </w:p>
          <w:p w:rsidRPr="006B5C50" w:rsidR="00513602" w:rsidP="00513602" w:rsidRDefault="00513602" w14:paraId="60A14BF4" w14:textId="2D9ED61A">
            <w:pPr>
              <w:spacing w:before="0" w:after="0" w:line="276" w:lineRule="auto"/>
              <w:rPr>
                <w:color w:val="000000"/>
                <w:sz w:val="22"/>
                <w:szCs w:val="22"/>
                <w:lang w:bidi="lo-LA"/>
              </w:rPr>
            </w:pPr>
            <w:r>
              <w:rPr>
                <w:color w:val="000000"/>
                <w:sz w:val="22"/>
                <w:szCs w:val="22"/>
                <w:lang w:bidi="lo-LA"/>
              </w:rPr>
              <w:t>Tham số ngày: 01/01/YYYY-1</w:t>
            </w:r>
          </w:p>
        </w:tc>
        <w:tc>
          <w:tcPr>
            <w:tcW w:w="3032" w:type="pct"/>
            <w:tcBorders>
              <w:top w:val="nil"/>
              <w:left w:val="nil"/>
              <w:bottom w:val="single" w:color="auto" w:sz="4" w:space="0"/>
              <w:right w:val="single" w:color="auto" w:sz="4" w:space="0"/>
            </w:tcBorders>
            <w:shd w:val="clear" w:color="auto" w:fill="auto"/>
            <w:hideMark/>
          </w:tcPr>
          <w:p w:rsidRPr="006B5C50" w:rsidR="00513602" w:rsidP="00513602" w:rsidRDefault="00513602" w14:paraId="26EBB7A5" w14:textId="77777777">
            <w:pPr>
              <w:spacing w:before="0" w:after="0" w:line="276" w:lineRule="auto"/>
              <w:rPr>
                <w:sz w:val="22"/>
                <w:szCs w:val="22"/>
                <w:lang w:bidi="lo-LA"/>
              </w:rPr>
            </w:pPr>
            <w:r w:rsidRPr="006B5C50">
              <w:rPr>
                <w:sz w:val="22"/>
                <w:szCs w:val="22"/>
                <w:lang w:bidi="lo-LA"/>
              </w:rPr>
              <w:t>Thực hiện ngay sau khi ZCGL07 có FLAG = Y</w:t>
            </w:r>
            <w:r w:rsidRPr="006B5C50">
              <w:rPr>
                <w:sz w:val="22"/>
                <w:szCs w:val="22"/>
                <w:lang w:bidi="lo-LA"/>
              </w:rPr>
              <w:br/>
            </w:r>
            <w:r w:rsidRPr="006B5C50">
              <w:rPr>
                <w:sz w:val="22"/>
                <w:szCs w:val="22"/>
                <w:lang w:bidi="lo-LA"/>
              </w:rPr>
              <w:t>Sau khi thực hiện xong thì cập nhật cờ (Y/E) trong bảng FLAG</w:t>
            </w:r>
          </w:p>
        </w:tc>
      </w:tr>
      <w:tr w:rsidRPr="006B5C50" w:rsidR="00513602" w:rsidTr="00242A95" w14:paraId="61C36273" w14:textId="77777777">
        <w:trPr>
          <w:trHeight w:val="900"/>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513602" w:rsidP="00513602" w:rsidRDefault="00513602" w14:paraId="24BD9AC9" w14:textId="4594D82F">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20</w:t>
            </w:r>
          </w:p>
        </w:tc>
        <w:tc>
          <w:tcPr>
            <w:tcW w:w="1630" w:type="pct"/>
            <w:tcBorders>
              <w:top w:val="single" w:color="auto" w:sz="4" w:space="0"/>
              <w:left w:val="single" w:color="auto" w:sz="4" w:space="0"/>
              <w:bottom w:val="single" w:color="auto" w:sz="4" w:space="0"/>
              <w:right w:val="single" w:color="auto" w:sz="4" w:space="0"/>
            </w:tcBorders>
            <w:shd w:val="clear" w:color="auto" w:fill="auto"/>
          </w:tcPr>
          <w:p w:rsidR="00513602" w:rsidP="00513602" w:rsidRDefault="00513602" w14:paraId="18E7D954" w14:textId="77777777">
            <w:pPr>
              <w:spacing w:before="0" w:after="0" w:line="276" w:lineRule="auto"/>
              <w:rPr>
                <w:color w:val="000000"/>
                <w:sz w:val="22"/>
                <w:szCs w:val="22"/>
                <w:lang w:bidi="lo-LA"/>
              </w:rPr>
            </w:pPr>
            <w:r>
              <w:rPr>
                <w:color w:val="000000"/>
                <w:sz w:val="22"/>
                <w:szCs w:val="22"/>
                <w:lang w:bidi="lo-LA"/>
              </w:rPr>
              <w:t>ZCGL28_NGB</w:t>
            </w:r>
          </w:p>
          <w:p w:rsidRPr="006B5C50" w:rsidR="00513602" w:rsidP="00513602" w:rsidRDefault="00513602" w14:paraId="118929DC" w14:textId="28A35494">
            <w:pPr>
              <w:spacing w:before="0" w:after="0" w:line="276" w:lineRule="auto"/>
              <w:rPr>
                <w:color w:val="000000"/>
                <w:sz w:val="22"/>
                <w:szCs w:val="22"/>
                <w:lang w:bidi="lo-LA"/>
              </w:rPr>
            </w:pPr>
            <w:r>
              <w:rPr>
                <w:color w:val="000000"/>
                <w:sz w:val="22"/>
                <w:szCs w:val="22"/>
                <w:lang w:bidi="lo-LA"/>
              </w:rPr>
              <w:t>Tham số ngày: 01/01/YYYY-1</w:t>
            </w:r>
          </w:p>
        </w:tc>
        <w:tc>
          <w:tcPr>
            <w:tcW w:w="3032" w:type="pct"/>
            <w:tcBorders>
              <w:top w:val="single" w:color="auto" w:sz="4" w:space="0"/>
              <w:left w:val="single" w:color="auto" w:sz="4" w:space="0"/>
              <w:bottom w:val="single" w:color="auto" w:sz="4" w:space="0"/>
              <w:right w:val="single" w:color="auto" w:sz="4" w:space="0"/>
            </w:tcBorders>
            <w:shd w:val="clear" w:color="auto" w:fill="auto"/>
          </w:tcPr>
          <w:p w:rsidRPr="006B5C50" w:rsidR="00513602" w:rsidP="00513602" w:rsidRDefault="00513602" w14:paraId="56179531" w14:textId="77777777">
            <w:pPr>
              <w:spacing w:before="0" w:after="0" w:line="276" w:lineRule="auto"/>
              <w:rPr>
                <w:sz w:val="22"/>
                <w:szCs w:val="22"/>
                <w:lang w:bidi="lo-LA"/>
              </w:rPr>
            </w:pPr>
            <w:r w:rsidRPr="006B5C50">
              <w:rPr>
                <w:sz w:val="22"/>
                <w:szCs w:val="22"/>
                <w:lang w:bidi="lo-LA"/>
              </w:rPr>
              <w:t>Thực hiện ngay sau khi ZCGL27 có FLAG = Y</w:t>
            </w:r>
            <w:r w:rsidRPr="006B5C50">
              <w:rPr>
                <w:sz w:val="22"/>
                <w:szCs w:val="22"/>
                <w:lang w:bidi="lo-LA"/>
              </w:rPr>
              <w:br/>
            </w:r>
            <w:r w:rsidRPr="006B5C50">
              <w:rPr>
                <w:sz w:val="22"/>
                <w:szCs w:val="22"/>
                <w:lang w:bidi="lo-LA"/>
              </w:rPr>
              <w:t>Sau khi thực hiện xong thì cập nhật cờ (Y/E) trong bảng FLAG</w:t>
            </w:r>
          </w:p>
        </w:tc>
      </w:tr>
      <w:tr w:rsidRPr="006B5C50" w:rsidR="00513602" w:rsidTr="00242A95" w14:paraId="041C4573" w14:textId="77777777">
        <w:trPr>
          <w:trHeight w:val="900"/>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513602" w:rsidP="00513602" w:rsidRDefault="00513602" w14:paraId="1FA4B3F7" w14:textId="7A366766">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21</w:t>
            </w:r>
          </w:p>
        </w:tc>
        <w:tc>
          <w:tcPr>
            <w:tcW w:w="1630" w:type="pct"/>
            <w:tcBorders>
              <w:top w:val="single" w:color="auto" w:sz="4" w:space="0"/>
              <w:left w:val="single" w:color="auto" w:sz="4" w:space="0"/>
              <w:bottom w:val="single" w:color="auto" w:sz="4" w:space="0"/>
              <w:right w:val="single" w:color="auto" w:sz="4" w:space="0"/>
            </w:tcBorders>
            <w:shd w:val="clear" w:color="auto" w:fill="auto"/>
          </w:tcPr>
          <w:p w:rsidRPr="006B5C50" w:rsidR="00513602" w:rsidP="00513602" w:rsidRDefault="00513602" w14:paraId="0C98CA93" w14:textId="4F7F7524">
            <w:pPr>
              <w:spacing w:before="0" w:after="0" w:line="276" w:lineRule="auto"/>
              <w:rPr>
                <w:color w:val="000000"/>
                <w:sz w:val="22"/>
                <w:szCs w:val="22"/>
                <w:lang w:bidi="lo-LA"/>
              </w:rPr>
            </w:pPr>
            <w:r w:rsidRPr="006B5C50">
              <w:rPr>
                <w:color w:val="000000"/>
                <w:sz w:val="22"/>
                <w:szCs w:val="22"/>
                <w:lang w:bidi="lo-LA"/>
              </w:rPr>
              <w:t>ZCGL09</w:t>
            </w:r>
            <w:r w:rsidRPr="006B5C50">
              <w:rPr>
                <w:color w:val="000000"/>
                <w:sz w:val="22"/>
                <w:szCs w:val="22"/>
                <w:lang w:bidi="lo-LA"/>
              </w:rPr>
              <w:br/>
            </w:r>
            <w:r>
              <w:rPr>
                <w:color w:val="000000"/>
                <w:sz w:val="22"/>
                <w:szCs w:val="22"/>
                <w:lang w:bidi="lo-LA"/>
              </w:rPr>
              <w:t>Tham số ngày: 01/01/YYYY-1</w:t>
            </w:r>
          </w:p>
        </w:tc>
        <w:tc>
          <w:tcPr>
            <w:tcW w:w="3032" w:type="pct"/>
            <w:tcBorders>
              <w:top w:val="single" w:color="auto" w:sz="4" w:space="0"/>
              <w:left w:val="single" w:color="auto" w:sz="4" w:space="0"/>
              <w:bottom w:val="single" w:color="auto" w:sz="4" w:space="0"/>
              <w:right w:val="single" w:color="auto" w:sz="4" w:space="0"/>
            </w:tcBorders>
            <w:shd w:val="clear" w:color="auto" w:fill="auto"/>
          </w:tcPr>
          <w:p w:rsidRPr="004535ED" w:rsidR="004535ED" w:rsidP="004535ED" w:rsidRDefault="004535ED" w14:paraId="2F3F557E" w14:textId="77777777">
            <w:pPr>
              <w:spacing w:before="0" w:after="0" w:line="276" w:lineRule="auto"/>
              <w:rPr>
                <w:sz w:val="22"/>
                <w:szCs w:val="22"/>
                <w:lang w:bidi="lo-LA"/>
              </w:rPr>
            </w:pPr>
            <w:r w:rsidRPr="004535ED">
              <w:rPr>
                <w:sz w:val="22"/>
                <w:szCs w:val="22"/>
                <w:lang w:bidi="lo-LA"/>
              </w:rPr>
              <w:t xml:space="preserve">Start khi có </w:t>
            </w:r>
            <w:r>
              <w:rPr>
                <w:sz w:val="22"/>
                <w:szCs w:val="22"/>
                <w:lang w:bidi="lo-LA"/>
              </w:rPr>
              <w:t>FLAG =</w:t>
            </w:r>
            <w:r w:rsidRPr="004535ED">
              <w:rPr>
                <w:sz w:val="22"/>
                <w:szCs w:val="22"/>
                <w:lang w:bidi="lo-LA"/>
              </w:rPr>
              <w:t xml:space="preserve"> Y của ZCGL28_NB.</w:t>
            </w:r>
          </w:p>
          <w:p w:rsidRPr="004535ED" w:rsidR="004535ED" w:rsidP="004535ED" w:rsidRDefault="004535ED" w14:paraId="2BBF91AD" w14:textId="77777777">
            <w:pPr>
              <w:spacing w:before="0" w:after="0" w:line="276" w:lineRule="auto"/>
              <w:rPr>
                <w:sz w:val="22"/>
                <w:szCs w:val="22"/>
                <w:lang w:bidi="lo-LA"/>
              </w:rPr>
            </w:pPr>
            <w:r w:rsidRPr="004535ED">
              <w:rPr>
                <w:sz w:val="22"/>
                <w:szCs w:val="22"/>
                <w:lang w:bidi="lo-LA"/>
              </w:rPr>
              <w:t>Job quét 2 phút/lần.</w:t>
            </w:r>
          </w:p>
          <w:p w:rsidRPr="006B5C50" w:rsidR="00513602" w:rsidP="004535ED" w:rsidRDefault="004535ED" w14:paraId="5CA01396" w14:textId="6F445796">
            <w:pPr>
              <w:spacing w:before="0" w:after="0" w:line="276" w:lineRule="auto"/>
              <w:rPr>
                <w:sz w:val="22"/>
                <w:szCs w:val="22"/>
                <w:lang w:bidi="lo-LA"/>
              </w:rPr>
            </w:pPr>
            <w:r>
              <w:rPr>
                <w:sz w:val="22"/>
                <w:szCs w:val="22"/>
                <w:lang w:bidi="lo-LA"/>
              </w:rPr>
              <w:t>Thực hiện khi quét thấy FLAG =</w:t>
            </w:r>
            <w:r w:rsidRPr="004535ED">
              <w:rPr>
                <w:sz w:val="22"/>
                <w:szCs w:val="22"/>
                <w:lang w:bidi="lo-LA"/>
              </w:rPr>
              <w:t xml:space="preserve"> Y của ZCGL28_NGB</w:t>
            </w:r>
            <w:r w:rsidRPr="006B5C50">
              <w:rPr>
                <w:sz w:val="22"/>
                <w:szCs w:val="22"/>
                <w:lang w:bidi="lo-LA"/>
              </w:rPr>
              <w:br/>
            </w:r>
            <w:r w:rsidRPr="006B5C50">
              <w:rPr>
                <w:sz w:val="22"/>
                <w:szCs w:val="22"/>
                <w:lang w:bidi="lo-LA"/>
              </w:rPr>
              <w:t>Sau khi thực hiện xong thì cập nhật cờ (Y/E) trong bảng FLAG</w:t>
            </w:r>
          </w:p>
        </w:tc>
      </w:tr>
      <w:tr w:rsidRPr="006B5C50" w:rsidR="00513602" w:rsidTr="00242A95" w14:paraId="15757895" w14:textId="77777777">
        <w:trPr>
          <w:trHeight w:val="385"/>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513602" w:rsidP="00513602" w:rsidRDefault="00513602" w14:paraId="2109B2D4" w14:textId="1429BC94">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22</w:t>
            </w:r>
          </w:p>
        </w:tc>
        <w:tc>
          <w:tcPr>
            <w:tcW w:w="1630" w:type="pct"/>
            <w:tcBorders>
              <w:top w:val="single" w:color="auto" w:sz="4" w:space="0"/>
              <w:left w:val="nil"/>
              <w:bottom w:val="single" w:color="auto" w:sz="4" w:space="0"/>
              <w:right w:val="single" w:color="auto" w:sz="4" w:space="0"/>
            </w:tcBorders>
            <w:shd w:val="clear" w:color="auto" w:fill="auto"/>
          </w:tcPr>
          <w:p w:rsidR="00513602" w:rsidP="00513602" w:rsidRDefault="00513602" w14:paraId="0C1E4629" w14:textId="77777777">
            <w:pPr>
              <w:spacing w:before="0" w:after="0" w:line="276" w:lineRule="auto"/>
              <w:rPr>
                <w:color w:val="000000"/>
                <w:sz w:val="22"/>
                <w:szCs w:val="22"/>
                <w:lang w:bidi="lo-LA"/>
              </w:rPr>
            </w:pPr>
            <w:r w:rsidRPr="00FD3325">
              <w:rPr>
                <w:color w:val="000000"/>
                <w:sz w:val="22"/>
                <w:szCs w:val="22"/>
                <w:lang w:bidi="lo-LA"/>
              </w:rPr>
              <w:t>ZTHCD_SBV</w:t>
            </w:r>
          </w:p>
          <w:p w:rsidRPr="006B5C50" w:rsidR="00513602" w:rsidP="00513602" w:rsidRDefault="00513602" w14:paraId="00764FE4" w14:textId="5AB3D413">
            <w:pPr>
              <w:spacing w:before="0" w:after="0" w:line="276" w:lineRule="auto"/>
              <w:rPr>
                <w:color w:val="000000"/>
                <w:sz w:val="22"/>
                <w:szCs w:val="22"/>
                <w:lang w:bidi="lo-LA"/>
              </w:rPr>
            </w:pPr>
            <w:r>
              <w:rPr>
                <w:color w:val="000000"/>
                <w:sz w:val="22"/>
                <w:szCs w:val="22"/>
                <w:lang w:bidi="lo-LA"/>
              </w:rPr>
              <w:t>Tham số ngày: 01/01/YYYY-1</w:t>
            </w:r>
          </w:p>
        </w:tc>
        <w:tc>
          <w:tcPr>
            <w:tcW w:w="3032" w:type="pct"/>
            <w:tcBorders>
              <w:top w:val="single" w:color="auto" w:sz="4" w:space="0"/>
              <w:left w:val="nil"/>
              <w:bottom w:val="single" w:color="auto" w:sz="4" w:space="0"/>
              <w:right w:val="single" w:color="auto" w:sz="4" w:space="0"/>
            </w:tcBorders>
            <w:shd w:val="clear" w:color="auto" w:fill="auto"/>
          </w:tcPr>
          <w:p w:rsidRPr="00D4318C" w:rsidR="00513602" w:rsidP="00513602" w:rsidRDefault="00513602" w14:paraId="7952EDCA" w14:textId="77777777">
            <w:pPr>
              <w:spacing w:before="0" w:after="0" w:line="276" w:lineRule="auto"/>
              <w:rPr>
                <w:sz w:val="22"/>
                <w:szCs w:val="22"/>
                <w:lang w:bidi="lo-LA"/>
              </w:rPr>
            </w:pPr>
            <w:r w:rsidRPr="00D4318C">
              <w:rPr>
                <w:sz w:val="22"/>
                <w:szCs w:val="22"/>
                <w:lang w:bidi="lo-LA"/>
              </w:rPr>
              <w:t>Start ngay sau khi ZCGL09 có Flag = Y</w:t>
            </w:r>
          </w:p>
          <w:p w:rsidRPr="00D4318C" w:rsidR="00513602" w:rsidP="00513602" w:rsidRDefault="00513602" w14:paraId="7D795FEE" w14:textId="771A8F45">
            <w:pPr>
              <w:spacing w:before="0" w:after="0" w:line="276" w:lineRule="auto"/>
              <w:rPr>
                <w:sz w:val="22"/>
                <w:szCs w:val="22"/>
                <w:lang w:bidi="lo-LA"/>
              </w:rPr>
            </w:pPr>
            <w:r w:rsidRPr="00D4318C">
              <w:rPr>
                <w:sz w:val="22"/>
                <w:szCs w:val="22"/>
                <w:lang w:bidi="lo-LA"/>
              </w:rPr>
              <w:t>Quét 2p/lần</w:t>
            </w:r>
          </w:p>
          <w:p w:rsidRPr="006B5C50" w:rsidR="00513602" w:rsidP="00513602" w:rsidRDefault="00513602" w14:paraId="55E38BC2" w14:textId="4D41EDAD">
            <w:pPr>
              <w:spacing w:before="0" w:after="0" w:line="276" w:lineRule="auto"/>
              <w:rPr>
                <w:sz w:val="22"/>
                <w:szCs w:val="22"/>
                <w:lang w:bidi="lo-LA"/>
              </w:rPr>
            </w:pPr>
            <w:r w:rsidRPr="00D4318C">
              <w:rPr>
                <w:sz w:val="22"/>
                <w:szCs w:val="22"/>
                <w:lang w:bidi="lo-LA"/>
              </w:rPr>
              <w:t>Thực hiện khi ZCGL09 có Flag=Y và Z_TH_PHAC có Flag = Y/E</w:t>
            </w:r>
          </w:p>
        </w:tc>
      </w:tr>
      <w:tr w:rsidRPr="006B5C50" w:rsidR="00513602" w:rsidTr="00242A95" w14:paraId="7CC2C4F6" w14:textId="77777777">
        <w:trPr>
          <w:trHeight w:val="419"/>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513602" w:rsidP="00513602" w:rsidRDefault="00513602" w14:paraId="569FA8AB" w14:textId="20342B72">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23</w:t>
            </w:r>
          </w:p>
        </w:tc>
        <w:tc>
          <w:tcPr>
            <w:tcW w:w="1630" w:type="pct"/>
            <w:tcBorders>
              <w:top w:val="single" w:color="auto" w:sz="4" w:space="0"/>
              <w:left w:val="nil"/>
              <w:bottom w:val="single" w:color="auto" w:sz="4" w:space="0"/>
              <w:right w:val="single" w:color="auto" w:sz="4" w:space="0"/>
            </w:tcBorders>
            <w:shd w:val="clear" w:color="auto" w:fill="auto"/>
          </w:tcPr>
          <w:p w:rsidR="00513602" w:rsidP="00513602" w:rsidRDefault="00513602" w14:paraId="46169F55" w14:textId="77777777">
            <w:pPr>
              <w:spacing w:before="0" w:after="0" w:line="276" w:lineRule="auto"/>
              <w:rPr>
                <w:sz w:val="22"/>
                <w:szCs w:val="22"/>
                <w:lang w:bidi="lo-LA"/>
              </w:rPr>
            </w:pPr>
            <w:r w:rsidRPr="00FD3325">
              <w:rPr>
                <w:sz w:val="22"/>
                <w:szCs w:val="22"/>
                <w:lang w:bidi="lo-LA"/>
              </w:rPr>
              <w:t>Z_TH_DW_New (DS)</w:t>
            </w:r>
          </w:p>
          <w:p w:rsidRPr="00FD3325" w:rsidR="00513602" w:rsidP="00513602" w:rsidRDefault="00513602" w14:paraId="6CEB5957" w14:textId="6D90AB14">
            <w:pPr>
              <w:spacing w:before="0" w:after="0" w:line="276" w:lineRule="auto"/>
              <w:rPr>
                <w:sz w:val="22"/>
                <w:szCs w:val="22"/>
                <w:lang w:bidi="lo-LA"/>
              </w:rPr>
            </w:pPr>
            <w:r>
              <w:rPr>
                <w:color w:val="000000"/>
                <w:sz w:val="22"/>
                <w:szCs w:val="22"/>
                <w:lang w:bidi="lo-LA"/>
              </w:rPr>
              <w:t>Tham số ngày: 01/01/YYYY-1</w:t>
            </w:r>
          </w:p>
        </w:tc>
        <w:tc>
          <w:tcPr>
            <w:tcW w:w="3032" w:type="pct"/>
            <w:tcBorders>
              <w:top w:val="single" w:color="auto" w:sz="4" w:space="0"/>
              <w:left w:val="nil"/>
              <w:bottom w:val="single" w:color="auto" w:sz="4" w:space="0"/>
              <w:right w:val="single" w:color="auto" w:sz="4" w:space="0"/>
            </w:tcBorders>
            <w:shd w:val="clear" w:color="auto" w:fill="auto"/>
          </w:tcPr>
          <w:p w:rsidRPr="00D4318C" w:rsidR="00513602" w:rsidP="00513602" w:rsidRDefault="00513602" w14:paraId="6154CE43" w14:textId="77777777">
            <w:pPr>
              <w:spacing w:before="0" w:after="0" w:line="276" w:lineRule="auto"/>
              <w:rPr>
                <w:sz w:val="22"/>
                <w:szCs w:val="22"/>
                <w:lang w:bidi="lo-LA"/>
              </w:rPr>
            </w:pPr>
            <w:r w:rsidRPr="00D4318C">
              <w:rPr>
                <w:sz w:val="22"/>
                <w:szCs w:val="22"/>
                <w:lang w:bidi="lo-LA"/>
              </w:rPr>
              <w:t>Start ngay sau khi ZCGL09 có Flag = Y</w:t>
            </w:r>
          </w:p>
          <w:p w:rsidRPr="00D4318C" w:rsidR="00513602" w:rsidP="00513602" w:rsidRDefault="00513602" w14:paraId="0D79D1EF" w14:textId="10EA5AF4">
            <w:pPr>
              <w:spacing w:before="0" w:after="0" w:line="276" w:lineRule="auto"/>
              <w:rPr>
                <w:sz w:val="22"/>
                <w:szCs w:val="22"/>
                <w:lang w:bidi="lo-LA"/>
              </w:rPr>
            </w:pPr>
            <w:r w:rsidRPr="00D4318C">
              <w:rPr>
                <w:sz w:val="22"/>
                <w:szCs w:val="22"/>
                <w:lang w:bidi="lo-LA"/>
              </w:rPr>
              <w:t>Quét 2p/lần</w:t>
            </w:r>
          </w:p>
          <w:p w:rsidRPr="00FD3325" w:rsidR="00513602" w:rsidP="00513602" w:rsidRDefault="00513602" w14:paraId="1BCF5A2A" w14:textId="0DA1520B">
            <w:pPr>
              <w:spacing w:before="0" w:after="0" w:line="276" w:lineRule="auto"/>
              <w:rPr>
                <w:sz w:val="22"/>
                <w:szCs w:val="22"/>
                <w:lang w:bidi="lo-LA"/>
              </w:rPr>
            </w:pPr>
            <w:r w:rsidRPr="00D4318C">
              <w:rPr>
                <w:sz w:val="22"/>
                <w:szCs w:val="22"/>
                <w:lang w:bidi="lo-LA"/>
              </w:rPr>
              <w:t>Thực hiện khi ZCGL09 có Flag=Y và Z_TH_PHAC có Flag = Y/E</w:t>
            </w:r>
          </w:p>
        </w:tc>
      </w:tr>
      <w:tr w:rsidRPr="006B5C50" w:rsidR="00513602" w:rsidTr="00242A95" w14:paraId="0F0633CB" w14:textId="77777777">
        <w:trPr>
          <w:trHeight w:val="270"/>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513602" w:rsidP="00513602" w:rsidRDefault="00513602" w14:paraId="570B0B0D" w14:textId="3C776302">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24</w:t>
            </w:r>
          </w:p>
        </w:tc>
        <w:tc>
          <w:tcPr>
            <w:tcW w:w="1630" w:type="pct"/>
            <w:tcBorders>
              <w:top w:val="single" w:color="auto" w:sz="4" w:space="0"/>
              <w:left w:val="nil"/>
              <w:bottom w:val="single" w:color="auto" w:sz="4" w:space="0"/>
              <w:right w:val="single" w:color="auto" w:sz="4" w:space="0"/>
            </w:tcBorders>
            <w:shd w:val="clear" w:color="auto" w:fill="auto"/>
          </w:tcPr>
          <w:p w:rsidR="00513602" w:rsidP="00513602" w:rsidRDefault="00513602" w14:paraId="5DB3CAF6" w14:textId="77777777">
            <w:pPr>
              <w:spacing w:before="0" w:after="0" w:line="276" w:lineRule="auto"/>
              <w:rPr>
                <w:sz w:val="22"/>
                <w:szCs w:val="22"/>
                <w:lang w:bidi="lo-LA"/>
              </w:rPr>
            </w:pPr>
            <w:r w:rsidRPr="00FD3325">
              <w:rPr>
                <w:sz w:val="22"/>
                <w:szCs w:val="22"/>
                <w:lang w:bidi="lo-LA"/>
              </w:rPr>
              <w:t>Z_TH_DW_New (TL)</w:t>
            </w:r>
          </w:p>
          <w:p w:rsidRPr="00FD3325" w:rsidR="00513602" w:rsidP="00513602" w:rsidRDefault="00513602" w14:paraId="557E2605" w14:textId="3619FBE5">
            <w:pPr>
              <w:spacing w:before="0" w:after="0" w:line="276" w:lineRule="auto"/>
              <w:rPr>
                <w:sz w:val="22"/>
                <w:szCs w:val="22"/>
                <w:lang w:bidi="lo-LA"/>
              </w:rPr>
            </w:pPr>
            <w:r>
              <w:rPr>
                <w:color w:val="000000"/>
                <w:sz w:val="22"/>
                <w:szCs w:val="22"/>
                <w:lang w:bidi="lo-LA"/>
              </w:rPr>
              <w:t>Tham số ngày: 01/01/YYYY-1</w:t>
            </w:r>
          </w:p>
        </w:tc>
        <w:tc>
          <w:tcPr>
            <w:tcW w:w="3032" w:type="pct"/>
            <w:tcBorders>
              <w:top w:val="single" w:color="auto" w:sz="4" w:space="0"/>
              <w:left w:val="nil"/>
              <w:bottom w:val="single" w:color="auto" w:sz="4" w:space="0"/>
              <w:right w:val="single" w:color="auto" w:sz="4" w:space="0"/>
            </w:tcBorders>
            <w:shd w:val="clear" w:color="auto" w:fill="auto"/>
          </w:tcPr>
          <w:p w:rsidRPr="00FD3325" w:rsidR="00513602" w:rsidP="00513602" w:rsidRDefault="00513602" w14:paraId="638561CF" w14:textId="77777777">
            <w:pPr>
              <w:spacing w:before="0" w:after="0" w:line="276" w:lineRule="auto"/>
              <w:rPr>
                <w:sz w:val="22"/>
                <w:szCs w:val="22"/>
                <w:lang w:bidi="lo-LA"/>
              </w:rPr>
            </w:pPr>
            <w:r w:rsidRPr="00FD3325">
              <w:rPr>
                <w:sz w:val="22"/>
                <w:szCs w:val="22"/>
                <w:lang w:bidi="lo-LA"/>
              </w:rPr>
              <w:t>Thực hiện sau khi Z_TH_DW (DS) thành công</w:t>
            </w:r>
          </w:p>
        </w:tc>
      </w:tr>
      <w:tr w:rsidRPr="006B5C50" w:rsidR="00513602" w:rsidTr="00242A95" w14:paraId="5E94EF62" w14:textId="77777777">
        <w:trPr>
          <w:trHeight w:val="287"/>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513602" w:rsidP="00513602" w:rsidRDefault="00513602" w14:paraId="7BFDB44E" w14:textId="7BCB8550">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25</w:t>
            </w:r>
          </w:p>
        </w:tc>
        <w:tc>
          <w:tcPr>
            <w:tcW w:w="1630" w:type="pct"/>
            <w:tcBorders>
              <w:top w:val="single" w:color="auto" w:sz="4" w:space="0"/>
              <w:left w:val="nil"/>
              <w:bottom w:val="single" w:color="auto" w:sz="4" w:space="0"/>
              <w:right w:val="single" w:color="auto" w:sz="4" w:space="0"/>
            </w:tcBorders>
            <w:shd w:val="clear" w:color="auto" w:fill="auto"/>
          </w:tcPr>
          <w:p w:rsidR="00513602" w:rsidP="00513602" w:rsidRDefault="00513602" w14:paraId="4EFB1211" w14:textId="77777777">
            <w:pPr>
              <w:spacing w:before="0" w:after="0" w:line="276" w:lineRule="auto"/>
              <w:rPr>
                <w:sz w:val="22"/>
                <w:szCs w:val="22"/>
                <w:lang w:bidi="lo-LA"/>
              </w:rPr>
            </w:pPr>
            <w:r w:rsidRPr="00FD3325">
              <w:rPr>
                <w:sz w:val="22"/>
                <w:szCs w:val="22"/>
                <w:lang w:bidi="lo-LA"/>
              </w:rPr>
              <w:t>Z_TH_DW_New (DG)</w:t>
            </w:r>
          </w:p>
          <w:p w:rsidRPr="00FD3325" w:rsidR="00513602" w:rsidP="00513602" w:rsidRDefault="00513602" w14:paraId="10F0E83A" w14:textId="69225842">
            <w:pPr>
              <w:spacing w:before="0" w:after="0" w:line="276" w:lineRule="auto"/>
              <w:rPr>
                <w:sz w:val="22"/>
                <w:szCs w:val="22"/>
                <w:lang w:bidi="lo-LA"/>
              </w:rPr>
            </w:pPr>
            <w:r>
              <w:rPr>
                <w:color w:val="000000"/>
                <w:sz w:val="22"/>
                <w:szCs w:val="22"/>
                <w:lang w:bidi="lo-LA"/>
              </w:rPr>
              <w:t>Tham số ngày: 01/01/YYYY-1</w:t>
            </w:r>
          </w:p>
        </w:tc>
        <w:tc>
          <w:tcPr>
            <w:tcW w:w="3032" w:type="pct"/>
            <w:tcBorders>
              <w:top w:val="single" w:color="auto" w:sz="4" w:space="0"/>
              <w:left w:val="nil"/>
              <w:bottom w:val="single" w:color="auto" w:sz="4" w:space="0"/>
              <w:right w:val="single" w:color="auto" w:sz="4" w:space="0"/>
            </w:tcBorders>
            <w:shd w:val="clear" w:color="auto" w:fill="auto"/>
          </w:tcPr>
          <w:p w:rsidRPr="00FD3325" w:rsidR="00513602" w:rsidP="00513602" w:rsidRDefault="00513602" w14:paraId="0509A894" w14:textId="77777777">
            <w:pPr>
              <w:spacing w:before="0" w:after="0" w:line="276" w:lineRule="auto"/>
              <w:rPr>
                <w:sz w:val="22"/>
                <w:szCs w:val="22"/>
                <w:lang w:bidi="lo-LA"/>
              </w:rPr>
            </w:pPr>
            <w:r w:rsidRPr="00FD3325">
              <w:rPr>
                <w:sz w:val="22"/>
                <w:szCs w:val="22"/>
                <w:lang w:bidi="lo-LA"/>
              </w:rPr>
              <w:t>Thực hiện sau khi Z_TH_DW (DS) thành công</w:t>
            </w:r>
          </w:p>
        </w:tc>
      </w:tr>
      <w:tr w:rsidRPr="006B5C50" w:rsidR="00513602" w:rsidTr="00242A95" w14:paraId="3F66D9BB" w14:textId="77777777">
        <w:trPr>
          <w:trHeight w:val="406"/>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513602" w:rsidP="00513602" w:rsidRDefault="00513602" w14:paraId="12B07698" w14:textId="5D8B4B2B">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26</w:t>
            </w:r>
          </w:p>
        </w:tc>
        <w:tc>
          <w:tcPr>
            <w:tcW w:w="1630" w:type="pct"/>
            <w:tcBorders>
              <w:top w:val="single" w:color="auto" w:sz="4" w:space="0"/>
              <w:left w:val="nil"/>
              <w:bottom w:val="single" w:color="auto" w:sz="4" w:space="0"/>
              <w:right w:val="single" w:color="auto" w:sz="4" w:space="0"/>
            </w:tcBorders>
            <w:shd w:val="clear" w:color="auto" w:fill="auto"/>
          </w:tcPr>
          <w:p w:rsidR="00513602" w:rsidP="00513602" w:rsidRDefault="00513602" w14:paraId="16C25F97" w14:textId="77777777">
            <w:pPr>
              <w:spacing w:before="0" w:after="0" w:line="276" w:lineRule="auto"/>
              <w:rPr>
                <w:sz w:val="22"/>
                <w:szCs w:val="22"/>
                <w:lang w:bidi="lo-LA"/>
              </w:rPr>
            </w:pPr>
            <w:r w:rsidRPr="00FD3325">
              <w:rPr>
                <w:sz w:val="22"/>
                <w:szCs w:val="22"/>
                <w:lang w:bidi="lo-LA"/>
              </w:rPr>
              <w:t>Z_TH_DW_New (STL)</w:t>
            </w:r>
          </w:p>
          <w:p w:rsidRPr="00FD3325" w:rsidR="00513602" w:rsidP="00513602" w:rsidRDefault="00513602" w14:paraId="39D9EA70" w14:textId="63A22B1E">
            <w:pPr>
              <w:spacing w:before="0" w:after="0" w:line="276" w:lineRule="auto"/>
              <w:rPr>
                <w:sz w:val="22"/>
                <w:szCs w:val="22"/>
                <w:lang w:bidi="lo-LA"/>
              </w:rPr>
            </w:pPr>
            <w:r>
              <w:rPr>
                <w:color w:val="000000"/>
                <w:sz w:val="22"/>
                <w:szCs w:val="22"/>
                <w:lang w:bidi="lo-LA"/>
              </w:rPr>
              <w:t>Tham số ngày: 01/01/YYYY-1</w:t>
            </w:r>
          </w:p>
        </w:tc>
        <w:tc>
          <w:tcPr>
            <w:tcW w:w="3032" w:type="pct"/>
            <w:tcBorders>
              <w:top w:val="single" w:color="auto" w:sz="4" w:space="0"/>
              <w:left w:val="nil"/>
              <w:bottom w:val="single" w:color="auto" w:sz="4" w:space="0"/>
              <w:right w:val="single" w:color="auto" w:sz="4" w:space="0"/>
            </w:tcBorders>
            <w:shd w:val="clear" w:color="auto" w:fill="auto"/>
          </w:tcPr>
          <w:p w:rsidRPr="00FD3325" w:rsidR="00513602" w:rsidP="00513602" w:rsidRDefault="00513602" w14:paraId="7803A892" w14:textId="77777777">
            <w:pPr>
              <w:spacing w:before="0" w:after="0" w:line="276" w:lineRule="auto"/>
              <w:rPr>
                <w:sz w:val="22"/>
                <w:szCs w:val="22"/>
                <w:lang w:bidi="lo-LA"/>
              </w:rPr>
            </w:pPr>
            <w:r w:rsidRPr="00FD3325">
              <w:rPr>
                <w:sz w:val="22"/>
                <w:szCs w:val="22"/>
                <w:lang w:bidi="lo-LA"/>
              </w:rPr>
              <w:t>Thực hiện sau khi Z_TH_DW (DS) thành công</w:t>
            </w:r>
          </w:p>
        </w:tc>
      </w:tr>
      <w:tr w:rsidRPr="006B5C50" w:rsidR="00513602" w:rsidTr="00242A95" w14:paraId="5E5F51C5" w14:textId="77777777">
        <w:trPr>
          <w:trHeight w:val="269"/>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513602" w:rsidP="00513602" w:rsidRDefault="00513602" w14:paraId="67BBBBF7" w14:textId="2DC5F8F6">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27</w:t>
            </w:r>
          </w:p>
        </w:tc>
        <w:tc>
          <w:tcPr>
            <w:tcW w:w="1630" w:type="pct"/>
            <w:tcBorders>
              <w:top w:val="single" w:color="auto" w:sz="4" w:space="0"/>
              <w:left w:val="nil"/>
              <w:bottom w:val="single" w:color="auto" w:sz="4" w:space="0"/>
              <w:right w:val="single" w:color="auto" w:sz="4" w:space="0"/>
            </w:tcBorders>
            <w:shd w:val="clear" w:color="auto" w:fill="auto"/>
          </w:tcPr>
          <w:p w:rsidR="00513602" w:rsidP="00513602" w:rsidRDefault="00513602" w14:paraId="2826D530" w14:textId="77777777">
            <w:pPr>
              <w:spacing w:before="0" w:after="0" w:line="276" w:lineRule="auto"/>
              <w:rPr>
                <w:color w:val="000000"/>
                <w:sz w:val="22"/>
                <w:szCs w:val="22"/>
                <w:lang w:bidi="lo-LA"/>
              </w:rPr>
            </w:pPr>
            <w:r>
              <w:rPr>
                <w:color w:val="000000"/>
                <w:sz w:val="22"/>
                <w:szCs w:val="22"/>
                <w:lang w:bidi="lo-LA"/>
              </w:rPr>
              <w:t>Z_TH_0</w:t>
            </w:r>
            <w:r w:rsidRPr="00FD3325">
              <w:rPr>
                <w:color w:val="000000"/>
                <w:sz w:val="22"/>
                <w:szCs w:val="22"/>
                <w:lang w:bidi="lo-LA"/>
              </w:rPr>
              <w:t>205</w:t>
            </w:r>
          </w:p>
          <w:p w:rsidRPr="00FD3325" w:rsidR="00513602" w:rsidP="00513602" w:rsidRDefault="00513602" w14:paraId="74CD5FD6" w14:textId="1158C8A1">
            <w:pPr>
              <w:spacing w:before="0" w:after="0" w:line="276" w:lineRule="auto"/>
              <w:rPr>
                <w:color w:val="000000"/>
                <w:sz w:val="22"/>
                <w:szCs w:val="22"/>
                <w:lang w:bidi="lo-LA"/>
              </w:rPr>
            </w:pPr>
            <w:r>
              <w:rPr>
                <w:color w:val="000000"/>
                <w:sz w:val="22"/>
                <w:szCs w:val="22"/>
                <w:lang w:bidi="lo-LA"/>
              </w:rPr>
              <w:t>Tham số ngày: 01/01/YYYY-1</w:t>
            </w:r>
          </w:p>
        </w:tc>
        <w:tc>
          <w:tcPr>
            <w:tcW w:w="3032" w:type="pct"/>
            <w:tcBorders>
              <w:top w:val="single" w:color="auto" w:sz="4" w:space="0"/>
              <w:left w:val="nil"/>
              <w:bottom w:val="single" w:color="auto" w:sz="4" w:space="0"/>
              <w:right w:val="single" w:color="auto" w:sz="4" w:space="0"/>
            </w:tcBorders>
            <w:shd w:val="clear" w:color="auto" w:fill="auto"/>
          </w:tcPr>
          <w:p w:rsidR="00513602" w:rsidP="00513602" w:rsidRDefault="00513602" w14:paraId="05E286F0" w14:textId="77777777">
            <w:pPr>
              <w:spacing w:before="0" w:after="0" w:line="276" w:lineRule="auto"/>
              <w:rPr>
                <w:sz w:val="22"/>
                <w:szCs w:val="22"/>
                <w:lang w:bidi="lo-LA"/>
              </w:rPr>
            </w:pPr>
            <w:r>
              <w:rPr>
                <w:sz w:val="22"/>
                <w:szCs w:val="22"/>
                <w:lang w:bidi="lo-LA"/>
              </w:rPr>
              <w:t>Thực hiện</w:t>
            </w:r>
            <w:r w:rsidRPr="00FD3325">
              <w:rPr>
                <w:sz w:val="22"/>
                <w:szCs w:val="22"/>
                <w:lang w:bidi="lo-LA"/>
              </w:rPr>
              <w:t xml:space="preserve"> sau khi Z_TH_DW (DS) thành công</w:t>
            </w:r>
          </w:p>
        </w:tc>
      </w:tr>
    </w:tbl>
    <w:p w:rsidRPr="00227A22" w:rsidR="00F22D4A" w:rsidP="004575E4" w:rsidRDefault="00F22D4A" w14:paraId="1F4FDC33" w14:textId="18E6F7F4">
      <w:pPr>
        <w:pStyle w:val="ListParagraph"/>
        <w:numPr>
          <w:ilvl w:val="0"/>
          <w:numId w:val="49"/>
        </w:numPr>
        <w:spacing w:line="276" w:lineRule="auto"/>
        <w:rPr>
          <w:b/>
          <w:bCs/>
        </w:rPr>
      </w:pPr>
      <w:r w:rsidRPr="00227A22">
        <w:rPr>
          <w:b/>
          <w:bCs/>
        </w:rPr>
        <w:t xml:space="preserve">Xây dựng chương trình </w:t>
      </w:r>
      <w:r w:rsidR="006A4FA4">
        <w:rPr>
          <w:b/>
          <w:bCs/>
        </w:rPr>
        <w:t>xử lý đóng</w:t>
      </w:r>
      <w:r w:rsidRPr="00227A22" w:rsidR="006A4FA4">
        <w:rPr>
          <w:b/>
          <w:bCs/>
        </w:rPr>
        <w:t xml:space="preserve"> ngày </w:t>
      </w:r>
      <w:r w:rsidRPr="00227A22">
        <w:rPr>
          <w:b/>
          <w:bCs/>
        </w:rPr>
        <w:t>02/01 đến 07/01:</w:t>
      </w:r>
    </w:p>
    <w:p w:rsidR="00F22D4A" w:rsidP="00F22D4A" w:rsidRDefault="00B93DA0" w14:paraId="6F19C9AD" w14:textId="53F26DB7">
      <w:pPr>
        <w:spacing w:line="276" w:lineRule="auto"/>
        <w:ind w:left="360"/>
      </w:pPr>
      <w:r w:rsidRPr="00B93DA0">
        <w:t xml:space="preserve">Tên chương trình: </w:t>
      </w:r>
      <w:r w:rsidRPr="006A4FA4" w:rsidR="006A4FA4">
        <w:rPr>
          <w:b/>
          <w:bCs/>
        </w:rPr>
        <w:t>ZPG_JOB_TH_NEW_0201</w:t>
      </w:r>
      <w:r w:rsidR="00DF2394">
        <w:t>.</w:t>
      </w:r>
    </w:p>
    <w:p w:rsidR="00DF2394" w:rsidP="00F22D4A" w:rsidRDefault="006B5C50" w14:paraId="5ACC9941" w14:textId="62F4E3B4">
      <w:pPr>
        <w:spacing w:line="276" w:lineRule="auto"/>
        <w:ind w:left="360"/>
      </w:pPr>
      <w:r>
        <w:t xml:space="preserve">Cán bộ phụ trách đặt lịch thực hiện cho chương trình (tại Tcode SM36), thời gian thực hiện là từ ngày 03/01 đến 08/01, giờ bắt đầu là trước giờ bắt đầu của Job tích </w:t>
      </w:r>
      <w:r w:rsidR="006A4FA4">
        <w:t>hợp tỷ giá (Z_TH_TYGIA)</w:t>
      </w:r>
      <w:r>
        <w:t>.</w:t>
      </w:r>
    </w:p>
    <w:p w:rsidR="006B5C50" w:rsidP="00F22D4A" w:rsidRDefault="006B5C50" w14:paraId="7A7D1226" w14:textId="39D32FB4">
      <w:pPr>
        <w:spacing w:line="276" w:lineRule="auto"/>
        <w:ind w:left="360"/>
      </w:pPr>
      <w:r>
        <w:t>Chương trình đến thời điểm đặt lịch sẽ được kích hoạt, và tự động thực hiện các chức năng theo thứ tự và điều kiện như sau:</w:t>
      </w:r>
    </w:p>
    <w:p w:rsidR="00DD5969" w:rsidP="00F22D4A" w:rsidRDefault="00DD5969" w14:paraId="75D9E57A" w14:textId="140D5F49">
      <w:pPr>
        <w:spacing w:line="276" w:lineRule="auto"/>
        <w:ind w:left="360"/>
      </w:pPr>
      <w:r>
        <w:t xml:space="preserve">Riêng chương trình </w:t>
      </w:r>
      <w:r w:rsidRPr="00DD5969">
        <w:t>ZCGL03_6</w:t>
      </w:r>
      <w:r>
        <w:t xml:space="preserve"> cán bộ vận hành sẽ đặt Job riêng để thực hiện tại ngày 08/01.</w:t>
      </w:r>
    </w:p>
    <w:tbl>
      <w:tblPr>
        <w:tblW w:w="5159" w:type="pct"/>
        <w:tblLook w:val="04A0" w:firstRow="1" w:lastRow="0" w:firstColumn="1" w:lastColumn="0" w:noHBand="0" w:noVBand="1"/>
      </w:tblPr>
      <w:tblGrid>
        <w:gridCol w:w="632"/>
        <w:gridCol w:w="3048"/>
        <w:gridCol w:w="5670"/>
      </w:tblGrid>
      <w:tr w:rsidRPr="006B5C50" w:rsidR="00670EFB" w:rsidTr="00242A95" w14:paraId="48AC0CE7" w14:textId="77777777">
        <w:trPr>
          <w:trHeight w:val="300"/>
        </w:trPr>
        <w:tc>
          <w:tcPr>
            <w:tcW w:w="338" w:type="pct"/>
            <w:tcBorders>
              <w:top w:val="single" w:color="auto" w:sz="4" w:space="0"/>
              <w:left w:val="single" w:color="auto" w:sz="4" w:space="0"/>
              <w:bottom w:val="single" w:color="auto" w:sz="4" w:space="0"/>
              <w:right w:val="single" w:color="auto" w:sz="4" w:space="0"/>
            </w:tcBorders>
            <w:shd w:val="clear" w:color="auto" w:fill="auto"/>
            <w:hideMark/>
          </w:tcPr>
          <w:p w:rsidRPr="006B5C50" w:rsidR="00670EFB" w:rsidP="00242A95" w:rsidRDefault="00670EFB" w14:paraId="07768C92" w14:textId="77777777">
            <w:pPr>
              <w:spacing w:before="0" w:after="0" w:line="276" w:lineRule="auto"/>
              <w:jc w:val="center"/>
              <w:rPr>
                <w:b/>
                <w:bCs/>
                <w:sz w:val="22"/>
                <w:szCs w:val="22"/>
                <w:lang w:bidi="lo-LA"/>
              </w:rPr>
            </w:pPr>
            <w:r w:rsidRPr="006B5C50">
              <w:rPr>
                <w:b/>
                <w:bCs/>
                <w:sz w:val="22"/>
                <w:szCs w:val="22"/>
                <w:lang w:bidi="lo-LA"/>
              </w:rPr>
              <w:t>STT</w:t>
            </w:r>
          </w:p>
        </w:tc>
        <w:tc>
          <w:tcPr>
            <w:tcW w:w="1630" w:type="pct"/>
            <w:tcBorders>
              <w:top w:val="single" w:color="auto" w:sz="4" w:space="0"/>
              <w:left w:val="nil"/>
              <w:bottom w:val="single" w:color="auto" w:sz="4" w:space="0"/>
              <w:right w:val="single" w:color="auto" w:sz="4" w:space="0"/>
            </w:tcBorders>
            <w:shd w:val="clear" w:color="auto" w:fill="auto"/>
            <w:hideMark/>
          </w:tcPr>
          <w:p w:rsidRPr="006B5C50" w:rsidR="00670EFB" w:rsidP="00242A95" w:rsidRDefault="00670EFB" w14:paraId="69FB6965" w14:textId="77777777">
            <w:pPr>
              <w:spacing w:before="0" w:after="0" w:line="276" w:lineRule="auto"/>
              <w:jc w:val="center"/>
              <w:rPr>
                <w:b/>
                <w:bCs/>
                <w:sz w:val="22"/>
                <w:szCs w:val="22"/>
                <w:lang w:bidi="lo-LA"/>
              </w:rPr>
            </w:pPr>
            <w:r w:rsidRPr="006B5C50">
              <w:rPr>
                <w:b/>
                <w:bCs/>
                <w:sz w:val="22"/>
                <w:szCs w:val="22"/>
                <w:lang w:bidi="lo-LA"/>
              </w:rPr>
              <w:t>Chức năng</w:t>
            </w:r>
          </w:p>
        </w:tc>
        <w:tc>
          <w:tcPr>
            <w:tcW w:w="3032" w:type="pct"/>
            <w:tcBorders>
              <w:top w:val="single" w:color="auto" w:sz="4" w:space="0"/>
              <w:left w:val="nil"/>
              <w:bottom w:val="single" w:color="auto" w:sz="4" w:space="0"/>
              <w:right w:val="single" w:color="auto" w:sz="4" w:space="0"/>
            </w:tcBorders>
            <w:shd w:val="clear" w:color="auto" w:fill="auto"/>
            <w:hideMark/>
          </w:tcPr>
          <w:p w:rsidRPr="006B5C50" w:rsidR="00670EFB" w:rsidP="00242A95" w:rsidRDefault="00670EFB" w14:paraId="6D0735E9" w14:textId="77777777">
            <w:pPr>
              <w:spacing w:before="0" w:after="0" w:line="276" w:lineRule="auto"/>
              <w:jc w:val="center"/>
              <w:rPr>
                <w:b/>
                <w:bCs/>
                <w:sz w:val="22"/>
                <w:szCs w:val="22"/>
                <w:lang w:bidi="lo-LA"/>
              </w:rPr>
            </w:pPr>
            <w:r w:rsidRPr="006B5C50">
              <w:rPr>
                <w:b/>
                <w:bCs/>
                <w:sz w:val="22"/>
                <w:szCs w:val="22"/>
                <w:lang w:bidi="lo-LA"/>
              </w:rPr>
              <w:t>Thời gian thực hiện</w:t>
            </w:r>
          </w:p>
        </w:tc>
      </w:tr>
      <w:tr w:rsidRPr="006B5C50" w:rsidR="00670EFB" w:rsidTr="00242A95" w14:paraId="3BB9A747" w14:textId="77777777">
        <w:trPr>
          <w:trHeight w:val="300"/>
        </w:trPr>
        <w:tc>
          <w:tcPr>
            <w:tcW w:w="338" w:type="pct"/>
            <w:tcBorders>
              <w:top w:val="nil"/>
              <w:left w:val="single" w:color="auto" w:sz="4" w:space="0"/>
              <w:bottom w:val="single" w:color="auto" w:sz="4" w:space="0"/>
              <w:right w:val="single" w:color="auto" w:sz="4" w:space="0"/>
            </w:tcBorders>
            <w:shd w:val="clear" w:color="auto" w:fill="auto"/>
            <w:noWrap/>
            <w:hideMark/>
          </w:tcPr>
          <w:p w:rsidRPr="006B5C50" w:rsidR="00670EFB" w:rsidP="00242A95" w:rsidRDefault="00670EFB" w14:paraId="0B77CB12" w14:textId="77777777">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w:t>
            </w:r>
          </w:p>
        </w:tc>
        <w:tc>
          <w:tcPr>
            <w:tcW w:w="1630" w:type="pct"/>
            <w:tcBorders>
              <w:top w:val="nil"/>
              <w:left w:val="nil"/>
              <w:bottom w:val="single" w:color="auto" w:sz="4" w:space="0"/>
              <w:right w:val="single" w:color="auto" w:sz="4" w:space="0"/>
            </w:tcBorders>
            <w:shd w:val="clear" w:color="auto" w:fill="auto"/>
            <w:hideMark/>
          </w:tcPr>
          <w:p w:rsidR="00670EFB" w:rsidP="00242A95" w:rsidRDefault="00670EFB" w14:paraId="0DB61A27" w14:textId="77777777">
            <w:pPr>
              <w:spacing w:before="0" w:after="0" w:line="276" w:lineRule="auto"/>
              <w:rPr>
                <w:color w:val="000000"/>
                <w:sz w:val="22"/>
                <w:szCs w:val="22"/>
                <w:lang w:bidi="lo-LA"/>
              </w:rPr>
            </w:pPr>
            <w:r w:rsidRPr="006B5C50">
              <w:rPr>
                <w:color w:val="000000"/>
                <w:sz w:val="22"/>
                <w:szCs w:val="22"/>
                <w:lang w:bidi="lo-LA"/>
              </w:rPr>
              <w:t>Z_TH_TYGIA</w:t>
            </w:r>
          </w:p>
          <w:p w:rsidRPr="006B5C50" w:rsidR="00670EFB" w:rsidP="00475613" w:rsidRDefault="00670EFB" w14:paraId="1E160EE1" w14:textId="50F61854">
            <w:pPr>
              <w:spacing w:before="0" w:after="0" w:line="276" w:lineRule="auto"/>
              <w:rPr>
                <w:color w:val="000000"/>
                <w:sz w:val="22"/>
                <w:szCs w:val="22"/>
                <w:lang w:bidi="lo-LA"/>
              </w:rPr>
            </w:pPr>
            <w:r>
              <w:rPr>
                <w:color w:val="000000"/>
                <w:sz w:val="22"/>
                <w:szCs w:val="22"/>
                <w:lang w:bidi="lo-LA"/>
              </w:rPr>
              <w:t xml:space="preserve">Tham số ngày: </w:t>
            </w:r>
            <w:r w:rsidR="00475613">
              <w:rPr>
                <w:color w:val="000000"/>
                <w:sz w:val="22"/>
                <w:szCs w:val="22"/>
                <w:lang w:bidi="lo-LA"/>
              </w:rPr>
              <w:t>Sysdate</w:t>
            </w:r>
            <w:r>
              <w:rPr>
                <w:color w:val="000000"/>
                <w:sz w:val="22"/>
                <w:szCs w:val="22"/>
                <w:lang w:bidi="lo-LA"/>
              </w:rPr>
              <w:t>-1</w:t>
            </w:r>
          </w:p>
        </w:tc>
        <w:tc>
          <w:tcPr>
            <w:tcW w:w="3032" w:type="pct"/>
            <w:tcBorders>
              <w:top w:val="nil"/>
              <w:left w:val="nil"/>
              <w:bottom w:val="single" w:color="auto" w:sz="4" w:space="0"/>
              <w:right w:val="single" w:color="auto" w:sz="4" w:space="0"/>
            </w:tcBorders>
            <w:shd w:val="clear" w:color="auto" w:fill="auto"/>
            <w:hideMark/>
          </w:tcPr>
          <w:p w:rsidRPr="006B5C50" w:rsidR="00670EFB" w:rsidP="00242A95" w:rsidRDefault="00670EFB" w14:paraId="4F4596DE" w14:textId="77777777">
            <w:pPr>
              <w:spacing w:before="0" w:after="0" w:line="276" w:lineRule="auto"/>
              <w:rPr>
                <w:sz w:val="22"/>
                <w:szCs w:val="22"/>
                <w:lang w:bidi="lo-LA"/>
              </w:rPr>
            </w:pPr>
            <w:r w:rsidRPr="006B5C50">
              <w:rPr>
                <w:b/>
                <w:bCs/>
                <w:sz w:val="22"/>
                <w:szCs w:val="22"/>
                <w:lang w:bidi="lo-LA"/>
              </w:rPr>
              <w:t>(30)</w:t>
            </w:r>
            <w:r w:rsidRPr="006B5C50">
              <w:rPr>
                <w:sz w:val="22"/>
                <w:szCs w:val="22"/>
                <w:lang w:bidi="lo-LA"/>
              </w:rPr>
              <w:t xml:space="preserve"> Job cách nhau </w:t>
            </w:r>
            <w:r w:rsidRPr="006B5C50">
              <w:rPr>
                <w:b/>
                <w:bCs/>
                <w:sz w:val="22"/>
                <w:szCs w:val="22"/>
                <w:lang w:bidi="lo-LA"/>
              </w:rPr>
              <w:t>15</w:t>
            </w:r>
            <w:r w:rsidRPr="006B5C50">
              <w:rPr>
                <w:sz w:val="22"/>
                <w:szCs w:val="22"/>
                <w:lang w:bidi="lo-LA"/>
              </w:rPr>
              <w:t xml:space="preserve"> phút /1 lần: Bắt đầu từ </w:t>
            </w:r>
            <w:r w:rsidRPr="006B5C50">
              <w:rPr>
                <w:b/>
                <w:bCs/>
                <w:sz w:val="22"/>
                <w:szCs w:val="22"/>
                <w:lang w:bidi="lo-LA"/>
              </w:rPr>
              <w:t>01:30</w:t>
            </w:r>
            <w:r w:rsidRPr="006B5C50">
              <w:rPr>
                <w:sz w:val="22"/>
                <w:szCs w:val="22"/>
                <w:lang w:bidi="lo-LA"/>
              </w:rPr>
              <w:t xml:space="preserve"> Am</w:t>
            </w:r>
          </w:p>
        </w:tc>
      </w:tr>
      <w:tr w:rsidRPr="006B5C50" w:rsidR="00670EFB" w:rsidTr="00242A95" w14:paraId="4A994341" w14:textId="77777777">
        <w:trPr>
          <w:trHeight w:val="300"/>
        </w:trPr>
        <w:tc>
          <w:tcPr>
            <w:tcW w:w="338" w:type="pct"/>
            <w:tcBorders>
              <w:top w:val="nil"/>
              <w:left w:val="single" w:color="auto" w:sz="4" w:space="0"/>
              <w:bottom w:val="single" w:color="auto" w:sz="4" w:space="0"/>
              <w:right w:val="single" w:color="auto" w:sz="4" w:space="0"/>
            </w:tcBorders>
            <w:shd w:val="clear" w:color="auto" w:fill="auto"/>
            <w:noWrap/>
            <w:hideMark/>
          </w:tcPr>
          <w:p w:rsidRPr="006B5C50" w:rsidR="00670EFB" w:rsidP="00242A95" w:rsidRDefault="00670EFB" w14:paraId="5C532675" w14:textId="77777777">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2</w:t>
            </w:r>
          </w:p>
        </w:tc>
        <w:tc>
          <w:tcPr>
            <w:tcW w:w="1630" w:type="pct"/>
            <w:tcBorders>
              <w:top w:val="nil"/>
              <w:left w:val="nil"/>
              <w:bottom w:val="single" w:color="auto" w:sz="4" w:space="0"/>
              <w:right w:val="single" w:color="auto" w:sz="4" w:space="0"/>
            </w:tcBorders>
            <w:shd w:val="clear" w:color="auto" w:fill="auto"/>
            <w:hideMark/>
          </w:tcPr>
          <w:p w:rsidR="00670EFB" w:rsidP="00242A95" w:rsidRDefault="00670EFB" w14:paraId="7CF74445" w14:textId="77777777">
            <w:pPr>
              <w:spacing w:before="0" w:after="0" w:line="276" w:lineRule="auto"/>
              <w:rPr>
                <w:color w:val="000000"/>
                <w:sz w:val="22"/>
                <w:szCs w:val="22"/>
                <w:lang w:bidi="lo-LA"/>
              </w:rPr>
            </w:pPr>
            <w:r w:rsidRPr="006B5C50">
              <w:rPr>
                <w:color w:val="000000"/>
                <w:sz w:val="22"/>
                <w:szCs w:val="22"/>
                <w:lang w:bidi="lo-LA"/>
              </w:rPr>
              <w:t xml:space="preserve">Z_TH_CORE_New (DS) </w:t>
            </w:r>
          </w:p>
          <w:p w:rsidRPr="006B5C50" w:rsidR="00670EFB" w:rsidP="00242A95" w:rsidRDefault="00670EFB" w14:paraId="35030F3E" w14:textId="44E2CC64">
            <w:pPr>
              <w:spacing w:before="0" w:after="0" w:line="276" w:lineRule="auto"/>
              <w:rPr>
                <w:color w:val="000000"/>
                <w:sz w:val="22"/>
                <w:szCs w:val="22"/>
                <w:lang w:bidi="lo-LA"/>
              </w:rPr>
            </w:pPr>
            <w:r>
              <w:rPr>
                <w:color w:val="000000"/>
                <w:sz w:val="22"/>
                <w:szCs w:val="22"/>
                <w:lang w:bidi="lo-LA"/>
              </w:rPr>
              <w:t xml:space="preserve">Tham số ngày: </w:t>
            </w:r>
            <w:r w:rsidR="00475613">
              <w:rPr>
                <w:color w:val="000000"/>
                <w:sz w:val="22"/>
                <w:szCs w:val="22"/>
                <w:lang w:bidi="lo-LA"/>
              </w:rPr>
              <w:t>Sysdate-1</w:t>
            </w:r>
          </w:p>
        </w:tc>
        <w:tc>
          <w:tcPr>
            <w:tcW w:w="3032" w:type="pct"/>
            <w:tcBorders>
              <w:top w:val="nil"/>
              <w:left w:val="nil"/>
              <w:bottom w:val="single" w:color="auto" w:sz="4" w:space="0"/>
              <w:right w:val="single" w:color="auto" w:sz="4" w:space="0"/>
            </w:tcBorders>
            <w:shd w:val="clear" w:color="auto" w:fill="auto"/>
            <w:hideMark/>
          </w:tcPr>
          <w:p w:rsidRPr="006B5C50" w:rsidR="00670EFB" w:rsidP="00242A95" w:rsidRDefault="00670EFB" w14:paraId="516C80E2" w14:textId="77777777">
            <w:pPr>
              <w:spacing w:before="0" w:after="0" w:line="276" w:lineRule="auto"/>
              <w:rPr>
                <w:sz w:val="22"/>
                <w:szCs w:val="22"/>
                <w:lang w:bidi="lo-LA"/>
              </w:rPr>
            </w:pPr>
            <w:r w:rsidRPr="006B5C50">
              <w:rPr>
                <w:sz w:val="22"/>
                <w:szCs w:val="22"/>
                <w:lang w:bidi="lo-LA"/>
              </w:rPr>
              <w:t>(</w:t>
            </w:r>
            <w:r w:rsidRPr="006B5C50">
              <w:rPr>
                <w:b/>
                <w:bCs/>
                <w:sz w:val="22"/>
                <w:szCs w:val="22"/>
                <w:lang w:bidi="lo-LA"/>
              </w:rPr>
              <w:t>100</w:t>
            </w:r>
            <w:r w:rsidRPr="006B5C50">
              <w:rPr>
                <w:sz w:val="22"/>
                <w:szCs w:val="22"/>
                <w:lang w:bidi="lo-LA"/>
              </w:rPr>
              <w:t xml:space="preserve">) Job cách nhau </w:t>
            </w:r>
            <w:r w:rsidRPr="006B5C50">
              <w:rPr>
                <w:b/>
                <w:bCs/>
                <w:sz w:val="22"/>
                <w:szCs w:val="22"/>
                <w:lang w:bidi="lo-LA"/>
              </w:rPr>
              <w:t>05</w:t>
            </w:r>
            <w:r w:rsidRPr="006B5C50">
              <w:rPr>
                <w:sz w:val="22"/>
                <w:szCs w:val="22"/>
                <w:lang w:bidi="lo-LA"/>
              </w:rPr>
              <w:t xml:space="preserve"> phút/ lần: Bắt đầu từ </w:t>
            </w:r>
            <w:r w:rsidRPr="006B5C50">
              <w:rPr>
                <w:b/>
                <w:bCs/>
                <w:sz w:val="22"/>
                <w:szCs w:val="22"/>
                <w:lang w:bidi="lo-LA"/>
              </w:rPr>
              <w:t xml:space="preserve">02:00 </w:t>
            </w:r>
          </w:p>
        </w:tc>
      </w:tr>
      <w:tr w:rsidRPr="006B5C50" w:rsidR="00670EFB" w:rsidTr="00242A95" w14:paraId="5D6931FD" w14:textId="77777777">
        <w:trPr>
          <w:trHeight w:val="300"/>
        </w:trPr>
        <w:tc>
          <w:tcPr>
            <w:tcW w:w="338" w:type="pct"/>
            <w:tcBorders>
              <w:top w:val="nil"/>
              <w:left w:val="single" w:color="auto" w:sz="4" w:space="0"/>
              <w:bottom w:val="single" w:color="auto" w:sz="4" w:space="0"/>
              <w:right w:val="single" w:color="auto" w:sz="4" w:space="0"/>
            </w:tcBorders>
            <w:shd w:val="clear" w:color="auto" w:fill="auto"/>
            <w:noWrap/>
            <w:hideMark/>
          </w:tcPr>
          <w:p w:rsidRPr="006B5C50" w:rsidR="00670EFB" w:rsidP="00242A95" w:rsidRDefault="00670EFB" w14:paraId="74B5F6B1" w14:textId="77777777">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3</w:t>
            </w:r>
          </w:p>
        </w:tc>
        <w:tc>
          <w:tcPr>
            <w:tcW w:w="1630" w:type="pct"/>
            <w:tcBorders>
              <w:top w:val="nil"/>
              <w:left w:val="nil"/>
              <w:bottom w:val="single" w:color="auto" w:sz="4" w:space="0"/>
              <w:right w:val="single" w:color="auto" w:sz="4" w:space="0"/>
            </w:tcBorders>
            <w:shd w:val="clear" w:color="auto" w:fill="auto"/>
            <w:hideMark/>
          </w:tcPr>
          <w:p w:rsidR="00670EFB" w:rsidP="00242A95" w:rsidRDefault="00670EFB" w14:paraId="03C5DB97" w14:textId="77777777">
            <w:pPr>
              <w:spacing w:before="0" w:after="0" w:line="276" w:lineRule="auto"/>
              <w:rPr>
                <w:color w:val="000000"/>
                <w:sz w:val="22"/>
                <w:szCs w:val="22"/>
                <w:lang w:bidi="lo-LA"/>
              </w:rPr>
            </w:pPr>
            <w:r w:rsidRPr="006B5C50">
              <w:rPr>
                <w:color w:val="000000"/>
                <w:sz w:val="22"/>
                <w:szCs w:val="22"/>
                <w:lang w:bidi="lo-LA"/>
              </w:rPr>
              <w:t>Z_TH_CORE_New (BD)</w:t>
            </w:r>
          </w:p>
          <w:p w:rsidRPr="006B5C50" w:rsidR="00670EFB" w:rsidP="00242A95" w:rsidRDefault="00670EFB" w14:paraId="5885E9EC" w14:textId="07FBDF3D">
            <w:pPr>
              <w:spacing w:before="0" w:after="0" w:line="276" w:lineRule="auto"/>
              <w:rPr>
                <w:color w:val="000000"/>
                <w:sz w:val="22"/>
                <w:szCs w:val="22"/>
                <w:lang w:bidi="lo-LA"/>
              </w:rPr>
            </w:pPr>
            <w:r>
              <w:rPr>
                <w:color w:val="000000"/>
                <w:sz w:val="22"/>
                <w:szCs w:val="22"/>
                <w:lang w:bidi="lo-LA"/>
              </w:rPr>
              <w:t xml:space="preserve">Tham số ngày: </w:t>
            </w:r>
            <w:r w:rsidR="00475613">
              <w:rPr>
                <w:color w:val="000000"/>
                <w:sz w:val="22"/>
                <w:szCs w:val="22"/>
                <w:lang w:bidi="lo-LA"/>
              </w:rPr>
              <w:t>Sysdate-1</w:t>
            </w:r>
          </w:p>
        </w:tc>
        <w:tc>
          <w:tcPr>
            <w:tcW w:w="3032" w:type="pct"/>
            <w:tcBorders>
              <w:top w:val="nil"/>
              <w:left w:val="nil"/>
              <w:bottom w:val="single" w:color="auto" w:sz="4" w:space="0"/>
              <w:right w:val="single" w:color="auto" w:sz="4" w:space="0"/>
            </w:tcBorders>
            <w:shd w:val="clear" w:color="auto" w:fill="auto"/>
            <w:hideMark/>
          </w:tcPr>
          <w:p w:rsidRPr="006B5C50" w:rsidR="00670EFB" w:rsidP="00242A95" w:rsidRDefault="00670EFB" w14:paraId="246BFA2C" w14:textId="77777777">
            <w:pPr>
              <w:spacing w:before="0" w:after="0" w:line="276" w:lineRule="auto"/>
              <w:rPr>
                <w:sz w:val="22"/>
                <w:szCs w:val="22"/>
                <w:lang w:bidi="lo-LA"/>
              </w:rPr>
            </w:pPr>
            <w:r w:rsidRPr="006B5C50">
              <w:rPr>
                <w:b/>
                <w:bCs/>
                <w:sz w:val="22"/>
                <w:szCs w:val="22"/>
                <w:lang w:bidi="lo-LA"/>
              </w:rPr>
              <w:t>(150)</w:t>
            </w:r>
            <w:r w:rsidRPr="006B5C50">
              <w:rPr>
                <w:sz w:val="22"/>
                <w:szCs w:val="22"/>
                <w:lang w:bidi="lo-LA"/>
              </w:rPr>
              <w:t xml:space="preserve"> Job cách nhau </w:t>
            </w:r>
            <w:r w:rsidRPr="006B5C50">
              <w:rPr>
                <w:b/>
                <w:bCs/>
                <w:sz w:val="22"/>
                <w:szCs w:val="22"/>
                <w:lang w:bidi="lo-LA"/>
              </w:rPr>
              <w:t>03</w:t>
            </w:r>
            <w:r w:rsidRPr="006B5C50">
              <w:rPr>
                <w:sz w:val="22"/>
                <w:szCs w:val="22"/>
                <w:lang w:bidi="lo-LA"/>
              </w:rPr>
              <w:t xml:space="preserve"> phút/ lần: Bắt đầu từ </w:t>
            </w:r>
            <w:r w:rsidRPr="006B5C50">
              <w:rPr>
                <w:b/>
                <w:bCs/>
                <w:sz w:val="22"/>
                <w:szCs w:val="22"/>
                <w:lang w:bidi="lo-LA"/>
              </w:rPr>
              <w:t>02:30</w:t>
            </w:r>
          </w:p>
        </w:tc>
      </w:tr>
      <w:tr w:rsidRPr="006B5C50" w:rsidR="00670EFB" w:rsidTr="00242A95" w14:paraId="02F67F9E" w14:textId="77777777">
        <w:trPr>
          <w:trHeight w:val="300"/>
        </w:trPr>
        <w:tc>
          <w:tcPr>
            <w:tcW w:w="338" w:type="pct"/>
            <w:tcBorders>
              <w:top w:val="nil"/>
              <w:left w:val="single" w:color="auto" w:sz="4" w:space="0"/>
              <w:bottom w:val="single" w:color="auto" w:sz="4" w:space="0"/>
              <w:right w:val="single" w:color="auto" w:sz="4" w:space="0"/>
            </w:tcBorders>
            <w:shd w:val="clear" w:color="auto" w:fill="auto"/>
            <w:noWrap/>
            <w:hideMark/>
          </w:tcPr>
          <w:p w:rsidRPr="006B5C50" w:rsidR="00670EFB" w:rsidP="00242A95" w:rsidRDefault="00670EFB" w14:paraId="27AFA61B" w14:textId="77777777">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4</w:t>
            </w:r>
          </w:p>
        </w:tc>
        <w:tc>
          <w:tcPr>
            <w:tcW w:w="1630" w:type="pct"/>
            <w:tcBorders>
              <w:top w:val="nil"/>
              <w:left w:val="nil"/>
              <w:bottom w:val="single" w:color="auto" w:sz="4" w:space="0"/>
              <w:right w:val="single" w:color="auto" w:sz="4" w:space="0"/>
            </w:tcBorders>
            <w:shd w:val="clear" w:color="auto" w:fill="auto"/>
            <w:hideMark/>
          </w:tcPr>
          <w:p w:rsidR="00670EFB" w:rsidP="00242A95" w:rsidRDefault="00670EFB" w14:paraId="18842291" w14:textId="77777777">
            <w:pPr>
              <w:spacing w:before="0" w:after="0" w:line="276" w:lineRule="auto"/>
              <w:rPr>
                <w:color w:val="000000"/>
                <w:sz w:val="22"/>
                <w:szCs w:val="22"/>
                <w:lang w:bidi="lo-LA"/>
              </w:rPr>
            </w:pPr>
            <w:r w:rsidRPr="006B5C50">
              <w:rPr>
                <w:color w:val="000000"/>
                <w:sz w:val="22"/>
                <w:szCs w:val="22"/>
                <w:lang w:bidi="lo-LA"/>
              </w:rPr>
              <w:t>Z_TH_CORE_New (GW)</w:t>
            </w:r>
          </w:p>
          <w:p w:rsidRPr="006B5C50" w:rsidR="00670EFB" w:rsidP="00242A95" w:rsidRDefault="00670EFB" w14:paraId="202ED677" w14:textId="6763D5E2">
            <w:pPr>
              <w:spacing w:before="0" w:after="0" w:line="276" w:lineRule="auto"/>
              <w:rPr>
                <w:color w:val="000000"/>
                <w:sz w:val="22"/>
                <w:szCs w:val="22"/>
                <w:lang w:bidi="lo-LA"/>
              </w:rPr>
            </w:pPr>
            <w:r>
              <w:rPr>
                <w:color w:val="000000"/>
                <w:sz w:val="22"/>
                <w:szCs w:val="22"/>
                <w:lang w:bidi="lo-LA"/>
              </w:rPr>
              <w:t xml:space="preserve">Tham số ngày: </w:t>
            </w:r>
            <w:r w:rsidR="00475613">
              <w:rPr>
                <w:color w:val="000000"/>
                <w:sz w:val="22"/>
                <w:szCs w:val="22"/>
                <w:lang w:bidi="lo-LA"/>
              </w:rPr>
              <w:t>Sysdate-1</w:t>
            </w:r>
          </w:p>
        </w:tc>
        <w:tc>
          <w:tcPr>
            <w:tcW w:w="3032" w:type="pct"/>
            <w:tcBorders>
              <w:top w:val="nil"/>
              <w:left w:val="nil"/>
              <w:bottom w:val="single" w:color="auto" w:sz="4" w:space="0"/>
              <w:right w:val="single" w:color="auto" w:sz="4" w:space="0"/>
            </w:tcBorders>
            <w:shd w:val="clear" w:color="auto" w:fill="auto"/>
            <w:hideMark/>
          </w:tcPr>
          <w:p w:rsidRPr="006B5C50" w:rsidR="00670EFB" w:rsidP="00242A95" w:rsidRDefault="00670EFB" w14:paraId="3FE65924" w14:textId="77777777">
            <w:pPr>
              <w:spacing w:before="0" w:after="0" w:line="276" w:lineRule="auto"/>
              <w:rPr>
                <w:sz w:val="22"/>
                <w:szCs w:val="22"/>
                <w:lang w:bidi="lo-LA"/>
              </w:rPr>
            </w:pPr>
            <w:r w:rsidRPr="006B5C50">
              <w:rPr>
                <w:b/>
                <w:bCs/>
                <w:sz w:val="22"/>
                <w:szCs w:val="22"/>
                <w:lang w:bidi="lo-LA"/>
              </w:rPr>
              <w:t>(150)</w:t>
            </w:r>
            <w:r w:rsidRPr="006B5C50">
              <w:rPr>
                <w:sz w:val="22"/>
                <w:szCs w:val="22"/>
                <w:lang w:bidi="lo-LA"/>
              </w:rPr>
              <w:t xml:space="preserve"> Job cách nhau </w:t>
            </w:r>
            <w:r w:rsidRPr="006B5C50">
              <w:rPr>
                <w:b/>
                <w:bCs/>
                <w:sz w:val="22"/>
                <w:szCs w:val="22"/>
                <w:lang w:bidi="lo-LA"/>
              </w:rPr>
              <w:t>03</w:t>
            </w:r>
            <w:r w:rsidRPr="006B5C50">
              <w:rPr>
                <w:sz w:val="22"/>
                <w:szCs w:val="22"/>
                <w:lang w:bidi="lo-LA"/>
              </w:rPr>
              <w:t xml:space="preserve"> phút/ lần: Bắt đầu từ </w:t>
            </w:r>
            <w:r w:rsidRPr="006B5C50">
              <w:rPr>
                <w:b/>
                <w:bCs/>
                <w:sz w:val="22"/>
                <w:szCs w:val="22"/>
                <w:lang w:bidi="lo-LA"/>
              </w:rPr>
              <w:t>02:30</w:t>
            </w:r>
          </w:p>
        </w:tc>
      </w:tr>
      <w:tr w:rsidRPr="006B5C50" w:rsidR="00475613" w:rsidTr="00242A95" w14:paraId="0B64760F" w14:textId="77777777">
        <w:trPr>
          <w:trHeight w:val="300"/>
        </w:trPr>
        <w:tc>
          <w:tcPr>
            <w:tcW w:w="338" w:type="pct"/>
            <w:tcBorders>
              <w:top w:val="nil"/>
              <w:left w:val="single" w:color="auto" w:sz="4" w:space="0"/>
              <w:bottom w:val="single" w:color="auto" w:sz="4" w:space="0"/>
              <w:right w:val="single" w:color="auto" w:sz="4" w:space="0"/>
            </w:tcBorders>
            <w:shd w:val="clear" w:color="auto" w:fill="auto"/>
            <w:noWrap/>
          </w:tcPr>
          <w:p w:rsidRPr="006B5C50" w:rsidR="00475613" w:rsidP="00475613" w:rsidRDefault="00475613" w14:paraId="4F830487" w14:textId="64CF70C5">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5</w:t>
            </w:r>
          </w:p>
        </w:tc>
        <w:tc>
          <w:tcPr>
            <w:tcW w:w="1630" w:type="pct"/>
            <w:tcBorders>
              <w:top w:val="nil"/>
              <w:left w:val="nil"/>
              <w:bottom w:val="single" w:color="auto" w:sz="4" w:space="0"/>
              <w:right w:val="single" w:color="auto" w:sz="4" w:space="0"/>
            </w:tcBorders>
            <w:shd w:val="clear" w:color="auto" w:fill="auto"/>
          </w:tcPr>
          <w:p w:rsidR="00475613" w:rsidP="00475613" w:rsidRDefault="00475613" w14:paraId="70517E04" w14:textId="77777777">
            <w:pPr>
              <w:spacing w:before="0" w:after="0" w:line="276" w:lineRule="auto"/>
              <w:rPr>
                <w:color w:val="000000"/>
                <w:sz w:val="22"/>
                <w:szCs w:val="22"/>
                <w:lang w:bidi="lo-LA"/>
              </w:rPr>
            </w:pPr>
            <w:r w:rsidRPr="006B5C50">
              <w:rPr>
                <w:color w:val="000000"/>
                <w:sz w:val="22"/>
                <w:szCs w:val="22"/>
                <w:lang w:bidi="lo-LA"/>
              </w:rPr>
              <w:t xml:space="preserve">ZCGL03_3 </w:t>
            </w:r>
          </w:p>
          <w:p w:rsidR="00475613" w:rsidP="00475613" w:rsidRDefault="00475613" w14:paraId="015C4A88" w14:textId="77777777">
            <w:pPr>
              <w:spacing w:before="0" w:after="0" w:line="276" w:lineRule="auto"/>
              <w:rPr>
                <w:color w:val="000000"/>
                <w:sz w:val="22"/>
                <w:szCs w:val="22"/>
                <w:lang w:bidi="lo-LA"/>
              </w:rPr>
            </w:pPr>
            <w:r>
              <w:rPr>
                <w:color w:val="000000"/>
                <w:sz w:val="22"/>
                <w:szCs w:val="22"/>
                <w:lang w:bidi="lo-LA"/>
              </w:rPr>
              <w:t>Tham số ngày: 31/12/YYYY-1</w:t>
            </w:r>
          </w:p>
        </w:tc>
        <w:tc>
          <w:tcPr>
            <w:tcW w:w="3032" w:type="pct"/>
            <w:tcBorders>
              <w:top w:val="nil"/>
              <w:left w:val="nil"/>
              <w:bottom w:val="single" w:color="auto" w:sz="4" w:space="0"/>
              <w:right w:val="single" w:color="auto" w:sz="4" w:space="0"/>
            </w:tcBorders>
            <w:shd w:val="clear" w:color="auto" w:fill="auto"/>
          </w:tcPr>
          <w:p w:rsidRPr="00085CB9" w:rsidR="00475613" w:rsidP="00475613" w:rsidRDefault="00475613" w14:paraId="4CA3E63F" w14:textId="4D9BEEE4">
            <w:pPr>
              <w:spacing w:before="0" w:after="0" w:line="276" w:lineRule="auto"/>
              <w:rPr>
                <w:sz w:val="22"/>
                <w:szCs w:val="22"/>
                <w:lang w:bidi="lo-LA"/>
              </w:rPr>
            </w:pPr>
            <w:r w:rsidRPr="00085CB9">
              <w:rPr>
                <w:sz w:val="22"/>
                <w:szCs w:val="22"/>
                <w:lang w:bidi="lo-LA"/>
              </w:rPr>
              <w:t xml:space="preserve">Ngay sau khi </w:t>
            </w:r>
            <w:r w:rsidRPr="00475613">
              <w:rPr>
                <w:sz w:val="22"/>
                <w:szCs w:val="22"/>
                <w:lang w:bidi="lo-LA"/>
              </w:rPr>
              <w:t xml:space="preserve">Z_TH_CORE_New (BD) </w:t>
            </w:r>
            <w:r w:rsidRPr="00085CB9">
              <w:rPr>
                <w:sz w:val="22"/>
                <w:szCs w:val="22"/>
                <w:lang w:bidi="lo-LA"/>
              </w:rPr>
              <w:t>có Flag = Y.</w:t>
            </w:r>
          </w:p>
          <w:p w:rsidRPr="00085CB9" w:rsidR="00475613" w:rsidP="00475613" w:rsidRDefault="00475613" w14:paraId="46C4EA7C" w14:textId="77777777">
            <w:pPr>
              <w:spacing w:before="0" w:after="0" w:line="276" w:lineRule="auto"/>
              <w:rPr>
                <w:sz w:val="22"/>
                <w:szCs w:val="22"/>
                <w:lang w:bidi="lo-LA"/>
              </w:rPr>
            </w:pPr>
            <w:r w:rsidRPr="00085CB9">
              <w:rPr>
                <w:sz w:val="22"/>
                <w:szCs w:val="22"/>
                <w:lang w:bidi="lo-LA"/>
              </w:rPr>
              <w:t>Sau khi thực hiện xong thì cập nhật cờ (Y/E) trong bảng FLAG và ghi lỗi nếu có vào bảng Log</w:t>
            </w:r>
          </w:p>
        </w:tc>
      </w:tr>
      <w:tr w:rsidRPr="006B5C50" w:rsidR="00475613" w:rsidTr="00242A95" w14:paraId="1AE14926" w14:textId="77777777">
        <w:trPr>
          <w:trHeight w:val="300"/>
        </w:trPr>
        <w:tc>
          <w:tcPr>
            <w:tcW w:w="338" w:type="pct"/>
            <w:tcBorders>
              <w:top w:val="nil"/>
              <w:left w:val="single" w:color="auto" w:sz="4" w:space="0"/>
              <w:bottom w:val="single" w:color="auto" w:sz="4" w:space="0"/>
              <w:right w:val="single" w:color="auto" w:sz="4" w:space="0"/>
            </w:tcBorders>
            <w:shd w:val="clear" w:color="auto" w:fill="auto"/>
            <w:noWrap/>
          </w:tcPr>
          <w:p w:rsidRPr="006B5C50" w:rsidR="00475613" w:rsidP="00475613" w:rsidRDefault="00475613" w14:paraId="2811DD37" w14:textId="425F0834">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6</w:t>
            </w:r>
          </w:p>
        </w:tc>
        <w:tc>
          <w:tcPr>
            <w:tcW w:w="1630" w:type="pct"/>
            <w:tcBorders>
              <w:top w:val="nil"/>
              <w:left w:val="nil"/>
              <w:bottom w:val="single" w:color="auto" w:sz="4" w:space="0"/>
              <w:right w:val="single" w:color="auto" w:sz="4" w:space="0"/>
            </w:tcBorders>
            <w:shd w:val="clear" w:color="auto" w:fill="auto"/>
          </w:tcPr>
          <w:p w:rsidR="00475613" w:rsidP="00475613" w:rsidRDefault="00475613" w14:paraId="5060508F" w14:textId="77777777">
            <w:pPr>
              <w:spacing w:before="0" w:after="0" w:line="276" w:lineRule="auto"/>
              <w:rPr>
                <w:color w:val="000000"/>
                <w:sz w:val="22"/>
                <w:szCs w:val="22"/>
                <w:lang w:bidi="lo-LA"/>
              </w:rPr>
            </w:pPr>
            <w:r w:rsidRPr="006B5C50">
              <w:rPr>
                <w:color w:val="000000"/>
                <w:sz w:val="22"/>
                <w:szCs w:val="22"/>
                <w:lang w:bidi="lo-LA"/>
              </w:rPr>
              <w:t>FAGLGVTR - Kết chuyển số dư đầu năm</w:t>
            </w:r>
          </w:p>
          <w:p w:rsidRPr="006B5C50" w:rsidR="00475613" w:rsidP="00475613" w:rsidRDefault="00475613" w14:paraId="19FF6607" w14:textId="7F2A1D91">
            <w:pPr>
              <w:spacing w:before="0" w:after="0" w:line="276" w:lineRule="auto"/>
              <w:rPr>
                <w:color w:val="000000"/>
                <w:sz w:val="22"/>
                <w:szCs w:val="22"/>
                <w:lang w:bidi="lo-LA"/>
              </w:rPr>
            </w:pPr>
            <w:r w:rsidRPr="00FD3325">
              <w:rPr>
                <w:sz w:val="22"/>
                <w:szCs w:val="22"/>
                <w:lang w:bidi="lo-LA"/>
              </w:rPr>
              <w:t xml:space="preserve">Tham số: Theo các </w:t>
            </w:r>
            <w:r>
              <w:rPr>
                <w:sz w:val="22"/>
                <w:szCs w:val="22"/>
                <w:lang w:bidi="lo-LA"/>
              </w:rPr>
              <w:t>V</w:t>
            </w:r>
            <w:r w:rsidRPr="00FD3325">
              <w:rPr>
                <w:sz w:val="22"/>
                <w:szCs w:val="22"/>
                <w:lang w:bidi="lo-LA"/>
              </w:rPr>
              <w:t>ar</w:t>
            </w:r>
            <w:r>
              <w:rPr>
                <w:sz w:val="22"/>
                <w:szCs w:val="22"/>
                <w:lang w:bidi="lo-LA"/>
              </w:rPr>
              <w:t xml:space="preserve">iant đã tạo sẵn, riêng tham số </w:t>
            </w:r>
            <w:r w:rsidRPr="00FD3325">
              <w:rPr>
                <w:b/>
                <w:bCs/>
                <w:sz w:val="22"/>
                <w:szCs w:val="22"/>
                <w:lang w:bidi="lo-LA"/>
              </w:rPr>
              <w:t>Carry Forward to Fiscal Year</w:t>
            </w:r>
            <w:r>
              <w:rPr>
                <w:sz w:val="22"/>
                <w:szCs w:val="22"/>
                <w:lang w:bidi="lo-LA"/>
              </w:rPr>
              <w:t xml:space="preserve"> chương trình sẽ tự đ</w:t>
            </w:r>
            <w:r w:rsidR="0071197F">
              <w:rPr>
                <w:sz w:val="22"/>
                <w:szCs w:val="22"/>
                <w:lang w:bidi="lo-LA"/>
              </w:rPr>
              <w:t>ộng xác định là Năm hiện tại.</w:t>
            </w:r>
          </w:p>
        </w:tc>
        <w:tc>
          <w:tcPr>
            <w:tcW w:w="3032" w:type="pct"/>
            <w:tcBorders>
              <w:top w:val="nil"/>
              <w:left w:val="nil"/>
              <w:bottom w:val="single" w:color="auto" w:sz="4" w:space="0"/>
              <w:right w:val="single" w:color="auto" w:sz="4" w:space="0"/>
            </w:tcBorders>
            <w:shd w:val="clear" w:color="auto" w:fill="auto"/>
          </w:tcPr>
          <w:p w:rsidRPr="00085CB9" w:rsidR="00475613" w:rsidP="00475613" w:rsidRDefault="00475613" w14:paraId="75F9D97B" w14:textId="77777777">
            <w:pPr>
              <w:spacing w:before="0" w:after="0" w:line="276" w:lineRule="auto"/>
              <w:rPr>
                <w:sz w:val="22"/>
                <w:szCs w:val="22"/>
                <w:lang w:bidi="lo-LA"/>
              </w:rPr>
            </w:pPr>
            <w:r w:rsidRPr="00085CB9">
              <w:rPr>
                <w:sz w:val="22"/>
                <w:szCs w:val="22"/>
                <w:lang w:bidi="lo-LA"/>
              </w:rPr>
              <w:t>+ Ngay sau khi ZCGL03_3 có Flag = Y.</w:t>
            </w:r>
          </w:p>
          <w:p w:rsidR="00475613" w:rsidP="00475613" w:rsidRDefault="00475613" w14:paraId="434E8EE4" w14:textId="77777777">
            <w:pPr>
              <w:spacing w:before="0" w:after="0" w:line="276" w:lineRule="auto"/>
              <w:rPr>
                <w:sz w:val="22"/>
                <w:szCs w:val="22"/>
                <w:lang w:bidi="lo-LA"/>
              </w:rPr>
            </w:pPr>
            <w:r w:rsidRPr="00085CB9">
              <w:rPr>
                <w:sz w:val="22"/>
                <w:szCs w:val="22"/>
                <w:lang w:bidi="lo-LA"/>
              </w:rPr>
              <w:t>+ Sau khi thực hiện xong thì cập nhật cờ (Y/E) trong bảng FLAG và ghi lỗi nếu có vào bảng Log (Lưu ý chỉ cập nhật Y khi chạy thành công)</w:t>
            </w:r>
          </w:p>
          <w:p w:rsidRPr="00085CB9" w:rsidR="00C5395B" w:rsidP="00475613" w:rsidRDefault="00C5395B" w14:paraId="0D1933B4" w14:textId="5E893A9B">
            <w:pPr>
              <w:spacing w:before="0" w:after="0" w:line="276" w:lineRule="auto"/>
              <w:rPr>
                <w:sz w:val="22"/>
                <w:szCs w:val="22"/>
                <w:lang w:bidi="lo-LA"/>
              </w:rPr>
            </w:pPr>
            <w:r>
              <w:rPr>
                <w:sz w:val="22"/>
                <w:szCs w:val="22"/>
                <w:lang w:bidi="lo-LA"/>
              </w:rPr>
              <w:t>(Trường Inter_Date=31/12/YYYY-1)</w:t>
            </w:r>
          </w:p>
        </w:tc>
      </w:tr>
      <w:tr w:rsidRPr="006B5C50" w:rsidR="00475613" w:rsidTr="00242A95" w14:paraId="433CE5BC" w14:textId="77777777">
        <w:trPr>
          <w:trHeight w:val="600"/>
        </w:trPr>
        <w:tc>
          <w:tcPr>
            <w:tcW w:w="338" w:type="pct"/>
            <w:tcBorders>
              <w:top w:val="nil"/>
              <w:left w:val="single" w:color="auto" w:sz="4" w:space="0"/>
              <w:bottom w:val="single" w:color="auto" w:sz="4" w:space="0"/>
              <w:right w:val="single" w:color="auto" w:sz="4" w:space="0"/>
            </w:tcBorders>
            <w:shd w:val="clear" w:color="auto" w:fill="auto"/>
            <w:noWrap/>
          </w:tcPr>
          <w:p w:rsidRPr="006B5C50" w:rsidR="00475613" w:rsidP="00475613" w:rsidRDefault="00475613" w14:paraId="4FBFF897" w14:textId="0485E6F0">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7</w:t>
            </w:r>
          </w:p>
        </w:tc>
        <w:tc>
          <w:tcPr>
            <w:tcW w:w="1630" w:type="pct"/>
            <w:tcBorders>
              <w:top w:val="nil"/>
              <w:left w:val="nil"/>
              <w:bottom w:val="single" w:color="auto" w:sz="4" w:space="0"/>
              <w:right w:val="single" w:color="auto" w:sz="4" w:space="0"/>
            </w:tcBorders>
            <w:shd w:val="clear" w:color="auto" w:fill="auto"/>
            <w:hideMark/>
          </w:tcPr>
          <w:p w:rsidRPr="006B5C50" w:rsidR="00475613" w:rsidP="00475613" w:rsidRDefault="00475613" w14:paraId="12B0A521" w14:textId="05674F6C">
            <w:pPr>
              <w:spacing w:before="0" w:after="0" w:line="276" w:lineRule="auto"/>
              <w:rPr>
                <w:color w:val="000000"/>
                <w:sz w:val="22"/>
                <w:szCs w:val="22"/>
                <w:lang w:bidi="lo-LA"/>
              </w:rPr>
            </w:pPr>
            <w:r w:rsidRPr="006B5C50">
              <w:rPr>
                <w:color w:val="000000"/>
                <w:sz w:val="22"/>
                <w:szCs w:val="22"/>
                <w:lang w:bidi="lo-LA"/>
              </w:rPr>
              <w:t>ZCGL26</w:t>
            </w:r>
            <w:r w:rsidRPr="006B5C50">
              <w:rPr>
                <w:color w:val="000000"/>
                <w:sz w:val="22"/>
                <w:szCs w:val="22"/>
                <w:lang w:bidi="lo-LA"/>
              </w:rPr>
              <w:br/>
            </w:r>
            <w:r>
              <w:rPr>
                <w:color w:val="000000"/>
                <w:sz w:val="22"/>
                <w:szCs w:val="22"/>
                <w:lang w:bidi="lo-LA"/>
              </w:rPr>
              <w:t>Tham số ngày: Sysdate-1</w:t>
            </w:r>
          </w:p>
        </w:tc>
        <w:tc>
          <w:tcPr>
            <w:tcW w:w="3032" w:type="pct"/>
            <w:tcBorders>
              <w:top w:val="nil"/>
              <w:left w:val="nil"/>
              <w:bottom w:val="single" w:color="auto" w:sz="4" w:space="0"/>
              <w:right w:val="single" w:color="auto" w:sz="4" w:space="0"/>
            </w:tcBorders>
            <w:shd w:val="clear" w:color="auto" w:fill="auto"/>
            <w:hideMark/>
          </w:tcPr>
          <w:p w:rsidRPr="004D4B6E" w:rsidR="004D4B6E" w:rsidP="004D4B6E" w:rsidRDefault="004D4B6E" w14:paraId="48B8A674" w14:textId="77777777">
            <w:pPr>
              <w:spacing w:before="0" w:after="0" w:line="276" w:lineRule="auto"/>
              <w:rPr>
                <w:sz w:val="22"/>
                <w:szCs w:val="22"/>
                <w:lang w:bidi="lo-LA"/>
              </w:rPr>
            </w:pPr>
            <w:r w:rsidRPr="004D4B6E">
              <w:rPr>
                <w:sz w:val="22"/>
                <w:szCs w:val="22"/>
                <w:lang w:bidi="lo-LA"/>
              </w:rPr>
              <w:t>Start ngay sau khi các Job FAGLGVTR* có Flag = Y.</w:t>
            </w:r>
          </w:p>
          <w:p w:rsidRPr="004D4B6E" w:rsidR="004D4B6E" w:rsidP="004D4B6E" w:rsidRDefault="004D4B6E" w14:paraId="6ED69EF5" w14:textId="77777777">
            <w:pPr>
              <w:spacing w:before="0" w:after="0" w:line="276" w:lineRule="auto"/>
              <w:rPr>
                <w:sz w:val="22"/>
                <w:szCs w:val="22"/>
                <w:lang w:bidi="lo-LA"/>
              </w:rPr>
            </w:pPr>
            <w:r w:rsidRPr="004D4B6E">
              <w:rPr>
                <w:sz w:val="22"/>
                <w:szCs w:val="22"/>
                <w:lang w:bidi="lo-LA"/>
              </w:rPr>
              <w:t>Quét 2p/lần</w:t>
            </w:r>
          </w:p>
          <w:p w:rsidR="004D4B6E" w:rsidP="004D4B6E" w:rsidRDefault="004D4B6E" w14:paraId="3A9D0FA5" w14:textId="77777777">
            <w:pPr>
              <w:spacing w:before="0" w:after="0" w:line="276" w:lineRule="auto"/>
              <w:rPr>
                <w:sz w:val="22"/>
                <w:szCs w:val="22"/>
                <w:lang w:bidi="lo-LA"/>
              </w:rPr>
            </w:pPr>
            <w:r w:rsidRPr="004D4B6E">
              <w:rPr>
                <w:sz w:val="22"/>
                <w:szCs w:val="22"/>
                <w:lang w:bidi="lo-LA"/>
              </w:rPr>
              <w:t>Thực hiện khi Z_TH_CORE_New (DS) có cờ Y</w:t>
            </w:r>
          </w:p>
          <w:p w:rsidRPr="006B5C50" w:rsidR="00475613" w:rsidP="004D4B6E" w:rsidRDefault="004D4B6E" w14:paraId="1DBBA886" w14:textId="366E037C">
            <w:pPr>
              <w:spacing w:before="0" w:after="0" w:line="276" w:lineRule="auto"/>
              <w:rPr>
                <w:sz w:val="22"/>
                <w:szCs w:val="22"/>
                <w:lang w:bidi="lo-LA"/>
              </w:rPr>
            </w:pPr>
            <w:r w:rsidRPr="006B5C50">
              <w:rPr>
                <w:sz w:val="22"/>
                <w:szCs w:val="22"/>
                <w:lang w:bidi="lo-LA"/>
              </w:rPr>
              <w:t>Sau khi thực hiện xong thì cập nhật cờ (Y/E) trong bảng FLAG</w:t>
            </w:r>
          </w:p>
        </w:tc>
      </w:tr>
      <w:tr w:rsidRPr="006B5C50" w:rsidR="00475613" w:rsidTr="00242A95" w14:paraId="4AACA1A0" w14:textId="77777777">
        <w:trPr>
          <w:trHeight w:val="1500"/>
        </w:trPr>
        <w:tc>
          <w:tcPr>
            <w:tcW w:w="338" w:type="pct"/>
            <w:tcBorders>
              <w:top w:val="nil"/>
              <w:left w:val="single" w:color="auto" w:sz="4" w:space="0"/>
              <w:bottom w:val="single" w:color="auto" w:sz="4" w:space="0"/>
              <w:right w:val="single" w:color="auto" w:sz="4" w:space="0"/>
            </w:tcBorders>
            <w:shd w:val="clear" w:color="auto" w:fill="auto"/>
            <w:noWrap/>
          </w:tcPr>
          <w:p w:rsidRPr="006B5C50" w:rsidR="00475613" w:rsidP="00475613" w:rsidRDefault="00475613" w14:paraId="12463AF6" w14:textId="2EA78E84">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8</w:t>
            </w:r>
          </w:p>
        </w:tc>
        <w:tc>
          <w:tcPr>
            <w:tcW w:w="1630" w:type="pct"/>
            <w:tcBorders>
              <w:top w:val="nil"/>
              <w:left w:val="nil"/>
              <w:bottom w:val="single" w:color="auto" w:sz="4" w:space="0"/>
              <w:right w:val="single" w:color="auto" w:sz="4" w:space="0"/>
            </w:tcBorders>
            <w:shd w:val="clear" w:color="auto" w:fill="auto"/>
            <w:hideMark/>
          </w:tcPr>
          <w:p w:rsidRPr="006B5C50" w:rsidR="00475613" w:rsidP="00475613" w:rsidRDefault="00475613" w14:paraId="2B50A4CB" w14:textId="79E4ECF0">
            <w:pPr>
              <w:spacing w:before="0" w:after="0" w:line="276" w:lineRule="auto"/>
              <w:rPr>
                <w:color w:val="000000"/>
                <w:sz w:val="22"/>
                <w:szCs w:val="22"/>
                <w:lang w:bidi="lo-LA"/>
              </w:rPr>
            </w:pPr>
            <w:r w:rsidRPr="006B5C50">
              <w:rPr>
                <w:color w:val="000000"/>
                <w:sz w:val="22"/>
                <w:szCs w:val="22"/>
                <w:lang w:bidi="lo-LA"/>
              </w:rPr>
              <w:t>ZCGL13</w:t>
            </w:r>
            <w:r w:rsidRPr="006B5C50">
              <w:rPr>
                <w:color w:val="000000"/>
                <w:sz w:val="22"/>
                <w:szCs w:val="22"/>
                <w:lang w:bidi="lo-LA"/>
              </w:rPr>
              <w:br/>
            </w:r>
            <w:r>
              <w:rPr>
                <w:color w:val="000000"/>
                <w:sz w:val="22"/>
                <w:szCs w:val="22"/>
                <w:lang w:bidi="lo-LA"/>
              </w:rPr>
              <w:t>Tham số ngày: Sysdate-1</w:t>
            </w:r>
          </w:p>
        </w:tc>
        <w:tc>
          <w:tcPr>
            <w:tcW w:w="3032" w:type="pct"/>
            <w:tcBorders>
              <w:top w:val="nil"/>
              <w:left w:val="nil"/>
              <w:bottom w:val="single" w:color="auto" w:sz="4" w:space="0"/>
              <w:right w:val="single" w:color="auto" w:sz="4" w:space="0"/>
            </w:tcBorders>
            <w:shd w:val="clear" w:color="auto" w:fill="auto"/>
            <w:hideMark/>
          </w:tcPr>
          <w:p w:rsidRPr="006B5C50" w:rsidR="00475613" w:rsidP="00475613" w:rsidRDefault="00475613" w14:paraId="4FCEC6C7" w14:textId="77777777">
            <w:pPr>
              <w:spacing w:before="0" w:after="0" w:line="276" w:lineRule="auto"/>
              <w:rPr>
                <w:sz w:val="22"/>
                <w:szCs w:val="22"/>
                <w:lang w:bidi="lo-LA"/>
              </w:rPr>
            </w:pPr>
            <w:r w:rsidRPr="006B5C50">
              <w:rPr>
                <w:sz w:val="22"/>
                <w:szCs w:val="22"/>
                <w:lang w:bidi="lo-LA"/>
              </w:rPr>
              <w:t xml:space="preserve">Job bắt đầu lúc </w:t>
            </w:r>
            <w:r w:rsidRPr="006B5C50">
              <w:rPr>
                <w:b/>
                <w:bCs/>
                <w:sz w:val="22"/>
                <w:szCs w:val="22"/>
                <w:lang w:bidi="lo-LA"/>
              </w:rPr>
              <w:t xml:space="preserve">02:50, </w:t>
            </w:r>
            <w:r w:rsidRPr="006B5C50">
              <w:rPr>
                <w:sz w:val="22"/>
                <w:szCs w:val="22"/>
                <w:lang w:bidi="lo-LA"/>
              </w:rPr>
              <w:t>thực hiện quét 2phút/lần.</w:t>
            </w:r>
            <w:r w:rsidRPr="006B5C50">
              <w:rPr>
                <w:sz w:val="22"/>
                <w:szCs w:val="22"/>
                <w:lang w:bidi="lo-LA"/>
              </w:rPr>
              <w:br/>
            </w:r>
            <w:r w:rsidRPr="006B5C50">
              <w:rPr>
                <w:sz w:val="22"/>
                <w:szCs w:val="22"/>
                <w:lang w:bidi="lo-LA"/>
              </w:rPr>
              <w:t>Thực hiện chức năng ZCGL13 ngay khi Z_TH_CORE (DS, BD, GW) và Z_TH_TYGIA; ZCGL26 có Flag = Y.</w:t>
            </w:r>
            <w:r w:rsidRPr="006B5C50">
              <w:rPr>
                <w:sz w:val="22"/>
                <w:szCs w:val="22"/>
                <w:lang w:bidi="lo-LA"/>
              </w:rPr>
              <w:br/>
            </w:r>
            <w:r w:rsidRPr="006B5C50">
              <w:rPr>
                <w:sz w:val="22"/>
                <w:szCs w:val="22"/>
                <w:lang w:bidi="lo-LA"/>
              </w:rPr>
              <w:t xml:space="preserve">Sau khi thực hiện xong thì cập nhật cờ (Y/E) trong bảng FLAG </w:t>
            </w:r>
          </w:p>
        </w:tc>
      </w:tr>
      <w:tr w:rsidRPr="006B5C50" w:rsidR="00475613" w:rsidTr="00242A95" w14:paraId="2555F35B" w14:textId="77777777">
        <w:trPr>
          <w:trHeight w:val="900"/>
        </w:trPr>
        <w:tc>
          <w:tcPr>
            <w:tcW w:w="338" w:type="pct"/>
            <w:tcBorders>
              <w:top w:val="nil"/>
              <w:left w:val="single" w:color="auto" w:sz="4" w:space="0"/>
              <w:bottom w:val="single" w:color="auto" w:sz="4" w:space="0"/>
              <w:right w:val="single" w:color="auto" w:sz="4" w:space="0"/>
            </w:tcBorders>
            <w:shd w:val="clear" w:color="auto" w:fill="auto"/>
            <w:noWrap/>
          </w:tcPr>
          <w:p w:rsidRPr="006B5C50" w:rsidR="00475613" w:rsidP="00475613" w:rsidRDefault="00475613" w14:paraId="5BC14F17" w14:textId="6D13323F">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9</w:t>
            </w:r>
          </w:p>
        </w:tc>
        <w:tc>
          <w:tcPr>
            <w:tcW w:w="1630" w:type="pct"/>
            <w:tcBorders>
              <w:top w:val="nil"/>
              <w:left w:val="nil"/>
              <w:bottom w:val="single" w:color="auto" w:sz="4" w:space="0"/>
              <w:right w:val="single" w:color="auto" w:sz="4" w:space="0"/>
            </w:tcBorders>
            <w:shd w:val="clear" w:color="auto" w:fill="auto"/>
            <w:hideMark/>
          </w:tcPr>
          <w:p w:rsidRPr="006B5C50" w:rsidR="00475613" w:rsidP="00475613" w:rsidRDefault="00475613" w14:paraId="220408A3" w14:textId="07CD23F2">
            <w:pPr>
              <w:spacing w:before="0" w:after="0" w:line="276" w:lineRule="auto"/>
              <w:rPr>
                <w:color w:val="000000"/>
                <w:sz w:val="22"/>
                <w:szCs w:val="22"/>
                <w:lang w:bidi="lo-LA"/>
              </w:rPr>
            </w:pPr>
            <w:r w:rsidRPr="006B5C50">
              <w:rPr>
                <w:color w:val="000000"/>
                <w:sz w:val="22"/>
                <w:szCs w:val="22"/>
                <w:lang w:bidi="lo-LA"/>
              </w:rPr>
              <w:t>ZCGL25</w:t>
            </w:r>
            <w:r w:rsidRPr="006B5C50">
              <w:rPr>
                <w:color w:val="000000"/>
                <w:sz w:val="22"/>
                <w:szCs w:val="22"/>
                <w:lang w:bidi="lo-LA"/>
              </w:rPr>
              <w:br/>
            </w:r>
            <w:r>
              <w:rPr>
                <w:color w:val="000000"/>
                <w:sz w:val="22"/>
                <w:szCs w:val="22"/>
                <w:lang w:bidi="lo-LA"/>
              </w:rPr>
              <w:t>Tham số ngày: Sysdate-1</w:t>
            </w:r>
          </w:p>
        </w:tc>
        <w:tc>
          <w:tcPr>
            <w:tcW w:w="3032" w:type="pct"/>
            <w:tcBorders>
              <w:top w:val="nil"/>
              <w:left w:val="nil"/>
              <w:bottom w:val="single" w:color="auto" w:sz="4" w:space="0"/>
              <w:right w:val="single" w:color="auto" w:sz="4" w:space="0"/>
            </w:tcBorders>
            <w:shd w:val="clear" w:color="auto" w:fill="auto"/>
            <w:hideMark/>
          </w:tcPr>
          <w:p w:rsidRPr="006B5C50" w:rsidR="00475613" w:rsidP="00475613" w:rsidRDefault="00475613" w14:paraId="0FCC228B" w14:textId="77777777">
            <w:pPr>
              <w:spacing w:before="0" w:after="0" w:line="276" w:lineRule="auto"/>
              <w:rPr>
                <w:sz w:val="22"/>
                <w:szCs w:val="22"/>
                <w:lang w:bidi="lo-LA"/>
              </w:rPr>
            </w:pPr>
            <w:r w:rsidRPr="006B5C50">
              <w:rPr>
                <w:sz w:val="22"/>
                <w:szCs w:val="22"/>
                <w:lang w:bidi="lo-LA"/>
              </w:rPr>
              <w:t>Thực hiện ngay sau khi ZCGL13 có Flag = Y.</w:t>
            </w:r>
            <w:r w:rsidRPr="006B5C50">
              <w:rPr>
                <w:sz w:val="22"/>
                <w:szCs w:val="22"/>
                <w:lang w:bidi="lo-LA"/>
              </w:rPr>
              <w:br/>
            </w:r>
            <w:r w:rsidRPr="006B5C50">
              <w:rPr>
                <w:sz w:val="22"/>
                <w:szCs w:val="22"/>
                <w:lang w:bidi="lo-LA"/>
              </w:rPr>
              <w:t>Sau khi thực hiện xong thì cập nhật cờ (Y/E) trong bảng FLAG</w:t>
            </w:r>
          </w:p>
        </w:tc>
      </w:tr>
      <w:tr w:rsidRPr="006B5C50" w:rsidR="00475613" w:rsidTr="004D4B6E" w14:paraId="3EC30789" w14:textId="77777777">
        <w:trPr>
          <w:trHeight w:val="900"/>
        </w:trPr>
        <w:tc>
          <w:tcPr>
            <w:tcW w:w="338" w:type="pct"/>
            <w:tcBorders>
              <w:top w:val="nil"/>
              <w:left w:val="single" w:color="auto" w:sz="4" w:space="0"/>
              <w:bottom w:val="single" w:color="auto" w:sz="4" w:space="0"/>
              <w:right w:val="single" w:color="auto" w:sz="4" w:space="0"/>
            </w:tcBorders>
            <w:shd w:val="clear" w:color="auto" w:fill="auto"/>
            <w:noWrap/>
          </w:tcPr>
          <w:p w:rsidRPr="006B5C50" w:rsidR="00475613" w:rsidP="00475613" w:rsidRDefault="00475613" w14:paraId="6D65C11F" w14:textId="147B98FE">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10</w:t>
            </w:r>
          </w:p>
        </w:tc>
        <w:tc>
          <w:tcPr>
            <w:tcW w:w="1630" w:type="pct"/>
            <w:tcBorders>
              <w:top w:val="nil"/>
              <w:left w:val="nil"/>
              <w:bottom w:val="single" w:color="auto" w:sz="4" w:space="0"/>
              <w:right w:val="single" w:color="auto" w:sz="4" w:space="0"/>
            </w:tcBorders>
            <w:shd w:val="clear" w:color="auto" w:fill="auto"/>
            <w:hideMark/>
          </w:tcPr>
          <w:p w:rsidRPr="006B5C50" w:rsidR="00475613" w:rsidP="00475613" w:rsidRDefault="00475613" w14:paraId="73AEC502" w14:textId="63456753">
            <w:pPr>
              <w:spacing w:before="0" w:after="0" w:line="276" w:lineRule="auto"/>
              <w:rPr>
                <w:color w:val="000000"/>
                <w:sz w:val="22"/>
                <w:szCs w:val="22"/>
                <w:lang w:bidi="lo-LA"/>
              </w:rPr>
            </w:pPr>
            <w:r w:rsidRPr="006B5C50">
              <w:rPr>
                <w:color w:val="000000"/>
                <w:sz w:val="22"/>
                <w:szCs w:val="22"/>
                <w:lang w:bidi="lo-LA"/>
              </w:rPr>
              <w:t>ZCGL08</w:t>
            </w:r>
            <w:r w:rsidRPr="006B5C50">
              <w:rPr>
                <w:color w:val="000000"/>
                <w:sz w:val="22"/>
                <w:szCs w:val="22"/>
                <w:lang w:bidi="lo-LA"/>
              </w:rPr>
              <w:br/>
            </w:r>
            <w:r>
              <w:rPr>
                <w:color w:val="000000"/>
                <w:sz w:val="22"/>
                <w:szCs w:val="22"/>
                <w:lang w:bidi="lo-LA"/>
              </w:rPr>
              <w:t>Tham số ngày: Sysdate-1</w:t>
            </w:r>
          </w:p>
        </w:tc>
        <w:tc>
          <w:tcPr>
            <w:tcW w:w="3032" w:type="pct"/>
            <w:tcBorders>
              <w:top w:val="nil"/>
              <w:left w:val="nil"/>
              <w:bottom w:val="single" w:color="auto" w:sz="4" w:space="0"/>
              <w:right w:val="single" w:color="auto" w:sz="4" w:space="0"/>
            </w:tcBorders>
            <w:shd w:val="clear" w:color="auto" w:fill="auto"/>
            <w:hideMark/>
          </w:tcPr>
          <w:p w:rsidRPr="006B5C50" w:rsidR="00475613" w:rsidP="00475613" w:rsidRDefault="00475613" w14:paraId="12C8DC95" w14:textId="77777777">
            <w:pPr>
              <w:spacing w:before="0" w:after="0" w:line="276" w:lineRule="auto"/>
              <w:rPr>
                <w:sz w:val="22"/>
                <w:szCs w:val="22"/>
                <w:lang w:bidi="lo-LA"/>
              </w:rPr>
            </w:pPr>
            <w:r w:rsidRPr="006B5C50">
              <w:rPr>
                <w:sz w:val="22"/>
                <w:szCs w:val="22"/>
                <w:lang w:bidi="lo-LA"/>
              </w:rPr>
              <w:t>Thực hiện ngay sau khi ZCGL25 có Flag = Y.</w:t>
            </w:r>
            <w:r w:rsidRPr="006B5C50">
              <w:rPr>
                <w:sz w:val="22"/>
                <w:szCs w:val="22"/>
                <w:lang w:bidi="lo-LA"/>
              </w:rPr>
              <w:br/>
            </w:r>
            <w:r w:rsidRPr="006B5C50">
              <w:rPr>
                <w:sz w:val="22"/>
                <w:szCs w:val="22"/>
                <w:lang w:bidi="lo-LA"/>
              </w:rPr>
              <w:t xml:space="preserve">Sau khi thực hiện xong thì cập nhật cờ (Y/E) trong bảng FLAG </w:t>
            </w:r>
          </w:p>
        </w:tc>
      </w:tr>
      <w:tr w:rsidRPr="006B5C50" w:rsidR="00475613" w:rsidTr="004D4B6E" w14:paraId="79805564" w14:textId="77777777">
        <w:trPr>
          <w:trHeight w:val="600"/>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475613" w:rsidP="00475613" w:rsidRDefault="00475613" w14:paraId="5B04F094" w14:textId="64A916B9">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11</w:t>
            </w:r>
          </w:p>
        </w:tc>
        <w:tc>
          <w:tcPr>
            <w:tcW w:w="1630" w:type="pct"/>
            <w:tcBorders>
              <w:top w:val="single" w:color="auto" w:sz="4" w:space="0"/>
              <w:left w:val="single" w:color="auto" w:sz="4" w:space="0"/>
              <w:bottom w:val="single" w:color="auto" w:sz="4" w:space="0"/>
              <w:right w:val="single" w:color="auto" w:sz="4" w:space="0"/>
            </w:tcBorders>
            <w:shd w:val="clear" w:color="auto" w:fill="auto"/>
            <w:hideMark/>
          </w:tcPr>
          <w:p w:rsidRPr="006B5C50" w:rsidR="00475613" w:rsidP="00475613" w:rsidRDefault="00475613" w14:paraId="678E477D" w14:textId="58647537">
            <w:pPr>
              <w:spacing w:before="0" w:after="0" w:line="276" w:lineRule="auto"/>
              <w:rPr>
                <w:color w:val="000000"/>
                <w:sz w:val="22"/>
                <w:szCs w:val="22"/>
                <w:lang w:bidi="lo-LA"/>
              </w:rPr>
            </w:pPr>
            <w:r w:rsidRPr="006B5C50">
              <w:rPr>
                <w:color w:val="000000"/>
                <w:sz w:val="22"/>
                <w:szCs w:val="22"/>
                <w:lang w:bidi="lo-LA"/>
              </w:rPr>
              <w:t>ZCGL07_1</w:t>
            </w:r>
            <w:r w:rsidRPr="006B5C50">
              <w:rPr>
                <w:color w:val="000000"/>
                <w:sz w:val="22"/>
                <w:szCs w:val="22"/>
                <w:lang w:bidi="lo-LA"/>
              </w:rPr>
              <w:br/>
            </w:r>
            <w:r>
              <w:rPr>
                <w:color w:val="000000"/>
                <w:sz w:val="22"/>
                <w:szCs w:val="22"/>
                <w:lang w:bidi="lo-LA"/>
              </w:rPr>
              <w:t>Tham số ngày: Sysdate-1</w:t>
            </w:r>
          </w:p>
        </w:tc>
        <w:tc>
          <w:tcPr>
            <w:tcW w:w="3032" w:type="pct"/>
            <w:tcBorders>
              <w:top w:val="single" w:color="auto" w:sz="4" w:space="0"/>
              <w:left w:val="single" w:color="auto" w:sz="4" w:space="0"/>
              <w:bottom w:val="single" w:color="auto" w:sz="4" w:space="0"/>
              <w:right w:val="single" w:color="auto" w:sz="4" w:space="0"/>
            </w:tcBorders>
            <w:shd w:val="clear" w:color="auto" w:fill="auto"/>
            <w:hideMark/>
          </w:tcPr>
          <w:p w:rsidRPr="006B5C50" w:rsidR="00475613" w:rsidP="00475613" w:rsidRDefault="00475613" w14:paraId="58596B90" w14:textId="77777777">
            <w:pPr>
              <w:spacing w:before="0" w:after="0" w:line="276" w:lineRule="auto"/>
              <w:rPr>
                <w:sz w:val="22"/>
                <w:szCs w:val="22"/>
                <w:lang w:bidi="lo-LA"/>
              </w:rPr>
            </w:pPr>
            <w:r w:rsidRPr="006B5C50">
              <w:rPr>
                <w:sz w:val="22"/>
                <w:szCs w:val="22"/>
                <w:lang w:bidi="lo-LA"/>
              </w:rPr>
              <w:t>Thực hiện ngay sau khi ZCGL08 có Flag = Y.</w:t>
            </w:r>
            <w:r w:rsidRPr="006B5C50">
              <w:rPr>
                <w:sz w:val="22"/>
                <w:szCs w:val="22"/>
                <w:lang w:bidi="lo-LA"/>
              </w:rPr>
              <w:br/>
            </w:r>
            <w:r w:rsidRPr="006B5C50">
              <w:rPr>
                <w:sz w:val="22"/>
                <w:szCs w:val="22"/>
                <w:lang w:bidi="lo-LA"/>
              </w:rPr>
              <w:t xml:space="preserve">Sau khi thực hiện xong thì cập nhật cờ (Y/E) trong bảng FLAG </w:t>
            </w:r>
          </w:p>
        </w:tc>
      </w:tr>
      <w:tr w:rsidRPr="006B5C50" w:rsidR="00475613" w:rsidTr="004D4B6E" w14:paraId="2A9A8721" w14:textId="77777777">
        <w:trPr>
          <w:trHeight w:val="600"/>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475613" w:rsidP="00475613" w:rsidRDefault="00475613" w14:paraId="4B58D49D" w14:textId="45D997DD">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12</w:t>
            </w:r>
          </w:p>
        </w:tc>
        <w:tc>
          <w:tcPr>
            <w:tcW w:w="1630" w:type="pct"/>
            <w:tcBorders>
              <w:top w:val="single" w:color="auto" w:sz="4" w:space="0"/>
              <w:left w:val="single" w:color="auto" w:sz="4" w:space="0"/>
              <w:bottom w:val="single" w:color="auto" w:sz="4" w:space="0"/>
              <w:right w:val="single" w:color="auto" w:sz="4" w:space="0"/>
            </w:tcBorders>
            <w:shd w:val="clear" w:color="auto" w:fill="auto"/>
            <w:hideMark/>
          </w:tcPr>
          <w:p w:rsidRPr="006B5C50" w:rsidR="00475613" w:rsidP="00475613" w:rsidRDefault="00475613" w14:paraId="29E16B78" w14:textId="04E858E6">
            <w:pPr>
              <w:spacing w:before="0" w:after="0" w:line="276" w:lineRule="auto"/>
              <w:rPr>
                <w:color w:val="000000"/>
                <w:sz w:val="22"/>
                <w:szCs w:val="22"/>
                <w:lang w:bidi="lo-LA"/>
              </w:rPr>
            </w:pPr>
            <w:r w:rsidRPr="006B5C50">
              <w:rPr>
                <w:color w:val="000000"/>
                <w:sz w:val="22"/>
                <w:szCs w:val="22"/>
                <w:lang w:bidi="lo-LA"/>
              </w:rPr>
              <w:t>ZCGL07</w:t>
            </w:r>
            <w:r w:rsidRPr="006B5C50">
              <w:rPr>
                <w:color w:val="000000"/>
                <w:sz w:val="22"/>
                <w:szCs w:val="22"/>
                <w:lang w:bidi="lo-LA"/>
              </w:rPr>
              <w:br/>
            </w:r>
            <w:r>
              <w:rPr>
                <w:color w:val="000000"/>
                <w:sz w:val="22"/>
                <w:szCs w:val="22"/>
                <w:lang w:bidi="lo-LA"/>
              </w:rPr>
              <w:t>Tham số ngày: Sysdate-1</w:t>
            </w:r>
          </w:p>
        </w:tc>
        <w:tc>
          <w:tcPr>
            <w:tcW w:w="3032" w:type="pct"/>
            <w:tcBorders>
              <w:top w:val="single" w:color="auto" w:sz="4" w:space="0"/>
              <w:left w:val="single" w:color="auto" w:sz="4" w:space="0"/>
              <w:bottom w:val="single" w:color="auto" w:sz="4" w:space="0"/>
              <w:right w:val="single" w:color="auto" w:sz="4" w:space="0"/>
            </w:tcBorders>
            <w:shd w:val="clear" w:color="auto" w:fill="auto"/>
            <w:hideMark/>
          </w:tcPr>
          <w:p w:rsidRPr="006B5C50" w:rsidR="00475613" w:rsidP="00475613" w:rsidRDefault="00475613" w14:paraId="47E4ABAA" w14:textId="77777777">
            <w:pPr>
              <w:spacing w:before="0" w:after="0" w:line="276" w:lineRule="auto"/>
              <w:rPr>
                <w:sz w:val="22"/>
                <w:szCs w:val="22"/>
                <w:lang w:bidi="lo-LA"/>
              </w:rPr>
            </w:pPr>
            <w:r w:rsidRPr="006B5C50">
              <w:rPr>
                <w:sz w:val="22"/>
                <w:szCs w:val="22"/>
                <w:lang w:bidi="lo-LA"/>
              </w:rPr>
              <w:t>Thực hiện ngay sau khi ZCGL07_1 thành công.</w:t>
            </w:r>
            <w:r w:rsidRPr="006B5C50">
              <w:rPr>
                <w:sz w:val="22"/>
                <w:szCs w:val="22"/>
                <w:lang w:bidi="lo-LA"/>
              </w:rPr>
              <w:br/>
            </w:r>
            <w:r w:rsidRPr="006B5C50">
              <w:rPr>
                <w:sz w:val="22"/>
                <w:szCs w:val="22"/>
                <w:lang w:bidi="lo-LA"/>
              </w:rPr>
              <w:t xml:space="preserve">Sau khi thực hiện xong thì cập nhật cờ (Y/E) trong bảng FLAG </w:t>
            </w:r>
          </w:p>
        </w:tc>
      </w:tr>
      <w:tr w:rsidRPr="006B5C50" w:rsidR="00475613" w:rsidTr="00242A95" w14:paraId="1C4DEFB7" w14:textId="77777777">
        <w:trPr>
          <w:trHeight w:val="895"/>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475613" w:rsidP="00475613" w:rsidRDefault="00475613" w14:paraId="053EC5D3" w14:textId="47A3DF43">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13</w:t>
            </w:r>
          </w:p>
        </w:tc>
        <w:tc>
          <w:tcPr>
            <w:tcW w:w="1630" w:type="pct"/>
            <w:tcBorders>
              <w:top w:val="single" w:color="auto" w:sz="4" w:space="0"/>
              <w:left w:val="nil"/>
              <w:bottom w:val="single" w:color="auto" w:sz="4" w:space="0"/>
              <w:right w:val="single" w:color="auto" w:sz="4" w:space="0"/>
            </w:tcBorders>
            <w:shd w:val="clear" w:color="auto" w:fill="auto"/>
            <w:hideMark/>
          </w:tcPr>
          <w:p w:rsidRPr="006B5C50" w:rsidR="00475613" w:rsidP="00475613" w:rsidRDefault="00475613" w14:paraId="5437D20B" w14:textId="0FE04704">
            <w:pPr>
              <w:spacing w:before="0" w:after="0" w:line="276" w:lineRule="auto"/>
              <w:rPr>
                <w:color w:val="000000"/>
                <w:sz w:val="22"/>
                <w:szCs w:val="22"/>
                <w:lang w:bidi="lo-LA"/>
              </w:rPr>
            </w:pPr>
            <w:r w:rsidRPr="006B5C50">
              <w:rPr>
                <w:color w:val="000000"/>
                <w:sz w:val="22"/>
                <w:szCs w:val="22"/>
                <w:lang w:bidi="lo-LA"/>
              </w:rPr>
              <w:t>ZCGL27_1</w:t>
            </w:r>
            <w:r w:rsidRPr="006B5C50">
              <w:rPr>
                <w:color w:val="000000"/>
                <w:sz w:val="22"/>
                <w:szCs w:val="22"/>
                <w:lang w:bidi="lo-LA"/>
              </w:rPr>
              <w:br/>
            </w:r>
            <w:r>
              <w:rPr>
                <w:color w:val="000000"/>
                <w:sz w:val="22"/>
                <w:szCs w:val="22"/>
                <w:lang w:bidi="lo-LA"/>
              </w:rPr>
              <w:t>Tham số ngày: Sysdate-1</w:t>
            </w:r>
          </w:p>
        </w:tc>
        <w:tc>
          <w:tcPr>
            <w:tcW w:w="3032" w:type="pct"/>
            <w:tcBorders>
              <w:top w:val="single" w:color="auto" w:sz="4" w:space="0"/>
              <w:left w:val="nil"/>
              <w:bottom w:val="single" w:color="auto" w:sz="4" w:space="0"/>
              <w:right w:val="single" w:color="auto" w:sz="4" w:space="0"/>
            </w:tcBorders>
            <w:shd w:val="clear" w:color="auto" w:fill="auto"/>
            <w:hideMark/>
          </w:tcPr>
          <w:p w:rsidRPr="006B5C50" w:rsidR="00475613" w:rsidP="00475613" w:rsidRDefault="00475613" w14:paraId="7C81D825" w14:textId="77777777">
            <w:pPr>
              <w:spacing w:before="0" w:after="0" w:line="276" w:lineRule="auto"/>
              <w:rPr>
                <w:sz w:val="22"/>
                <w:szCs w:val="22"/>
                <w:lang w:bidi="lo-LA"/>
              </w:rPr>
            </w:pPr>
            <w:r w:rsidRPr="006B5C50">
              <w:rPr>
                <w:sz w:val="22"/>
                <w:szCs w:val="22"/>
                <w:lang w:bidi="lo-LA"/>
              </w:rPr>
              <w:t>Thực hiện ngay sau khi ZCGL13 có Flag = Y.</w:t>
            </w:r>
            <w:r w:rsidRPr="006B5C50">
              <w:rPr>
                <w:sz w:val="22"/>
                <w:szCs w:val="22"/>
                <w:lang w:bidi="lo-LA"/>
              </w:rPr>
              <w:br/>
            </w:r>
            <w:r w:rsidRPr="006B5C50">
              <w:rPr>
                <w:sz w:val="22"/>
                <w:szCs w:val="22"/>
                <w:lang w:bidi="lo-LA"/>
              </w:rPr>
              <w:t>Sau khi thực hiện xong thì cập nhật cờ (Y/E) trong bảng FLAG</w:t>
            </w:r>
          </w:p>
        </w:tc>
      </w:tr>
      <w:tr w:rsidRPr="006B5C50" w:rsidR="00475613" w:rsidTr="00475613" w14:paraId="7EC93374" w14:textId="77777777">
        <w:trPr>
          <w:trHeight w:val="900"/>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475613" w:rsidP="00475613" w:rsidRDefault="00475613" w14:paraId="74F20516" w14:textId="74B8EF58">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15</w:t>
            </w:r>
          </w:p>
        </w:tc>
        <w:tc>
          <w:tcPr>
            <w:tcW w:w="1630" w:type="pct"/>
            <w:tcBorders>
              <w:top w:val="single" w:color="auto" w:sz="4" w:space="0"/>
              <w:left w:val="single" w:color="auto" w:sz="4" w:space="0"/>
              <w:bottom w:val="single" w:color="auto" w:sz="4" w:space="0"/>
              <w:right w:val="single" w:color="auto" w:sz="4" w:space="0"/>
            </w:tcBorders>
            <w:shd w:val="clear" w:color="auto" w:fill="auto"/>
            <w:hideMark/>
          </w:tcPr>
          <w:p w:rsidRPr="006B5C50" w:rsidR="00475613" w:rsidP="00475613" w:rsidRDefault="00475613" w14:paraId="03BA1362" w14:textId="197721D4">
            <w:pPr>
              <w:spacing w:before="0" w:after="0" w:line="276" w:lineRule="auto"/>
              <w:rPr>
                <w:color w:val="000000"/>
                <w:sz w:val="22"/>
                <w:szCs w:val="22"/>
                <w:lang w:bidi="lo-LA"/>
              </w:rPr>
            </w:pPr>
            <w:r w:rsidRPr="006B5C50">
              <w:rPr>
                <w:color w:val="000000"/>
                <w:sz w:val="22"/>
                <w:szCs w:val="22"/>
                <w:lang w:bidi="lo-LA"/>
              </w:rPr>
              <w:t>ZCGL27</w:t>
            </w:r>
            <w:r w:rsidRPr="006B5C50">
              <w:rPr>
                <w:color w:val="000000"/>
                <w:sz w:val="22"/>
                <w:szCs w:val="22"/>
                <w:lang w:bidi="lo-LA"/>
              </w:rPr>
              <w:br/>
            </w:r>
            <w:r>
              <w:rPr>
                <w:color w:val="000000"/>
                <w:sz w:val="22"/>
                <w:szCs w:val="22"/>
                <w:lang w:bidi="lo-LA"/>
              </w:rPr>
              <w:t>Tham số ngày: Sysdate-1</w:t>
            </w:r>
          </w:p>
        </w:tc>
        <w:tc>
          <w:tcPr>
            <w:tcW w:w="3032" w:type="pct"/>
            <w:tcBorders>
              <w:top w:val="single" w:color="auto" w:sz="4" w:space="0"/>
              <w:left w:val="single" w:color="auto" w:sz="4" w:space="0"/>
              <w:bottom w:val="single" w:color="auto" w:sz="4" w:space="0"/>
              <w:right w:val="single" w:color="auto" w:sz="4" w:space="0"/>
            </w:tcBorders>
            <w:shd w:val="clear" w:color="auto" w:fill="auto"/>
            <w:hideMark/>
          </w:tcPr>
          <w:p w:rsidRPr="006B5C50" w:rsidR="00475613" w:rsidP="00475613" w:rsidRDefault="00475613" w14:paraId="148649C8" w14:textId="77777777">
            <w:pPr>
              <w:spacing w:before="0" w:after="0" w:line="276" w:lineRule="auto"/>
              <w:rPr>
                <w:sz w:val="22"/>
                <w:szCs w:val="22"/>
                <w:lang w:bidi="lo-LA"/>
              </w:rPr>
            </w:pPr>
            <w:r w:rsidRPr="006B5C50">
              <w:rPr>
                <w:sz w:val="22"/>
                <w:szCs w:val="22"/>
                <w:lang w:bidi="lo-LA"/>
              </w:rPr>
              <w:t>Thực hiện ngay sau khi ZCGL27_1 thành công</w:t>
            </w:r>
            <w:r w:rsidRPr="006B5C50">
              <w:rPr>
                <w:sz w:val="22"/>
                <w:szCs w:val="22"/>
                <w:lang w:bidi="lo-LA"/>
              </w:rPr>
              <w:br/>
            </w:r>
            <w:r w:rsidRPr="006B5C50">
              <w:rPr>
                <w:sz w:val="22"/>
                <w:szCs w:val="22"/>
                <w:lang w:bidi="lo-LA"/>
              </w:rPr>
              <w:t xml:space="preserve">Sau khi thực hiện xong thì cập nhật cờ (Y/E) trong bảng FLAG </w:t>
            </w:r>
          </w:p>
        </w:tc>
      </w:tr>
      <w:tr w:rsidRPr="006B5C50" w:rsidR="00475613" w:rsidTr="00475613" w14:paraId="4C7DD3DC" w14:textId="77777777">
        <w:trPr>
          <w:trHeight w:val="900"/>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475613" w:rsidP="00475613" w:rsidRDefault="00475613" w14:paraId="07C7D305" w14:textId="75C2F349">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16</w:t>
            </w:r>
          </w:p>
        </w:tc>
        <w:tc>
          <w:tcPr>
            <w:tcW w:w="1630" w:type="pct"/>
            <w:tcBorders>
              <w:top w:val="single" w:color="auto" w:sz="4" w:space="0"/>
              <w:left w:val="nil"/>
              <w:bottom w:val="single" w:color="auto" w:sz="4" w:space="0"/>
              <w:right w:val="single" w:color="auto" w:sz="4" w:space="0"/>
            </w:tcBorders>
            <w:shd w:val="clear" w:color="auto" w:fill="auto"/>
            <w:hideMark/>
          </w:tcPr>
          <w:p w:rsidR="00475613" w:rsidP="00475613" w:rsidRDefault="00475613" w14:paraId="17F70D42" w14:textId="77777777">
            <w:pPr>
              <w:spacing w:before="0" w:after="0" w:line="276" w:lineRule="auto"/>
              <w:rPr>
                <w:color w:val="000000"/>
                <w:sz w:val="22"/>
                <w:szCs w:val="22"/>
                <w:lang w:bidi="lo-LA"/>
              </w:rPr>
            </w:pPr>
            <w:r w:rsidRPr="006B5C50">
              <w:rPr>
                <w:color w:val="000000"/>
                <w:sz w:val="22"/>
                <w:szCs w:val="22"/>
                <w:lang w:bidi="lo-LA"/>
              </w:rPr>
              <w:t xml:space="preserve">ZCGL28_NB </w:t>
            </w:r>
          </w:p>
          <w:p w:rsidRPr="006B5C50" w:rsidR="00475613" w:rsidP="00475613" w:rsidRDefault="00475613" w14:paraId="7BC4576B" w14:textId="54252EA9">
            <w:pPr>
              <w:spacing w:before="0" w:after="0" w:line="276" w:lineRule="auto"/>
              <w:rPr>
                <w:color w:val="000000"/>
                <w:sz w:val="22"/>
                <w:szCs w:val="22"/>
                <w:lang w:bidi="lo-LA"/>
              </w:rPr>
            </w:pPr>
            <w:r>
              <w:rPr>
                <w:color w:val="000000"/>
                <w:sz w:val="22"/>
                <w:szCs w:val="22"/>
                <w:lang w:bidi="lo-LA"/>
              </w:rPr>
              <w:t>Tham số ngày: Sysdate-1</w:t>
            </w:r>
          </w:p>
        </w:tc>
        <w:tc>
          <w:tcPr>
            <w:tcW w:w="3032" w:type="pct"/>
            <w:tcBorders>
              <w:top w:val="single" w:color="auto" w:sz="4" w:space="0"/>
              <w:left w:val="nil"/>
              <w:bottom w:val="single" w:color="auto" w:sz="4" w:space="0"/>
              <w:right w:val="single" w:color="auto" w:sz="4" w:space="0"/>
            </w:tcBorders>
            <w:shd w:val="clear" w:color="auto" w:fill="auto"/>
            <w:hideMark/>
          </w:tcPr>
          <w:p w:rsidRPr="006B5C50" w:rsidR="00475613" w:rsidP="00475613" w:rsidRDefault="00475613" w14:paraId="365A97C9" w14:textId="77777777">
            <w:pPr>
              <w:spacing w:before="0" w:after="0" w:line="276" w:lineRule="auto"/>
              <w:rPr>
                <w:sz w:val="22"/>
                <w:szCs w:val="22"/>
                <w:lang w:bidi="lo-LA"/>
              </w:rPr>
            </w:pPr>
            <w:r w:rsidRPr="006B5C50">
              <w:rPr>
                <w:sz w:val="22"/>
                <w:szCs w:val="22"/>
                <w:lang w:bidi="lo-LA"/>
              </w:rPr>
              <w:t>Thực hiện ngay sau khi ZCGL07 có FLAG = Y</w:t>
            </w:r>
            <w:r w:rsidRPr="006B5C50">
              <w:rPr>
                <w:sz w:val="22"/>
                <w:szCs w:val="22"/>
                <w:lang w:bidi="lo-LA"/>
              </w:rPr>
              <w:br/>
            </w:r>
            <w:r w:rsidRPr="006B5C50">
              <w:rPr>
                <w:sz w:val="22"/>
                <w:szCs w:val="22"/>
                <w:lang w:bidi="lo-LA"/>
              </w:rPr>
              <w:t>Sau khi thực hiện xong thì cập nhật cờ (Y/E) trong bảng FLAG</w:t>
            </w:r>
          </w:p>
        </w:tc>
      </w:tr>
      <w:tr w:rsidRPr="006B5C50" w:rsidR="00475613" w:rsidTr="00242A95" w14:paraId="70F6A7AD" w14:textId="77777777">
        <w:trPr>
          <w:trHeight w:val="900"/>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475613" w:rsidP="00475613" w:rsidRDefault="00475613" w14:paraId="12357099" w14:textId="52FC1C26">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17</w:t>
            </w:r>
          </w:p>
        </w:tc>
        <w:tc>
          <w:tcPr>
            <w:tcW w:w="1630" w:type="pct"/>
            <w:tcBorders>
              <w:top w:val="single" w:color="auto" w:sz="4" w:space="0"/>
              <w:left w:val="single" w:color="auto" w:sz="4" w:space="0"/>
              <w:bottom w:val="single" w:color="auto" w:sz="4" w:space="0"/>
              <w:right w:val="single" w:color="auto" w:sz="4" w:space="0"/>
            </w:tcBorders>
            <w:shd w:val="clear" w:color="auto" w:fill="auto"/>
          </w:tcPr>
          <w:p w:rsidR="00475613" w:rsidP="00475613" w:rsidRDefault="00475613" w14:paraId="272D509C" w14:textId="77777777">
            <w:pPr>
              <w:spacing w:before="0" w:after="0" w:line="276" w:lineRule="auto"/>
              <w:rPr>
                <w:color w:val="000000"/>
                <w:sz w:val="22"/>
                <w:szCs w:val="22"/>
                <w:lang w:bidi="lo-LA"/>
              </w:rPr>
            </w:pPr>
            <w:r>
              <w:rPr>
                <w:color w:val="000000"/>
                <w:sz w:val="22"/>
                <w:szCs w:val="22"/>
                <w:lang w:bidi="lo-LA"/>
              </w:rPr>
              <w:t>ZCGL28_NGB</w:t>
            </w:r>
          </w:p>
          <w:p w:rsidRPr="006B5C50" w:rsidR="00475613" w:rsidP="00475613" w:rsidRDefault="00475613" w14:paraId="107A3EE6" w14:textId="074709C9">
            <w:pPr>
              <w:spacing w:before="0" w:after="0" w:line="276" w:lineRule="auto"/>
              <w:rPr>
                <w:color w:val="000000"/>
                <w:sz w:val="22"/>
                <w:szCs w:val="22"/>
                <w:lang w:bidi="lo-LA"/>
              </w:rPr>
            </w:pPr>
            <w:r>
              <w:rPr>
                <w:color w:val="000000"/>
                <w:sz w:val="22"/>
                <w:szCs w:val="22"/>
                <w:lang w:bidi="lo-LA"/>
              </w:rPr>
              <w:t>Tham số ngày: Sysdate-1</w:t>
            </w:r>
          </w:p>
        </w:tc>
        <w:tc>
          <w:tcPr>
            <w:tcW w:w="3032" w:type="pct"/>
            <w:tcBorders>
              <w:top w:val="single" w:color="auto" w:sz="4" w:space="0"/>
              <w:left w:val="single" w:color="auto" w:sz="4" w:space="0"/>
              <w:bottom w:val="single" w:color="auto" w:sz="4" w:space="0"/>
              <w:right w:val="single" w:color="auto" w:sz="4" w:space="0"/>
            </w:tcBorders>
            <w:shd w:val="clear" w:color="auto" w:fill="auto"/>
          </w:tcPr>
          <w:p w:rsidRPr="006B5C50" w:rsidR="00475613" w:rsidP="00475613" w:rsidRDefault="00475613" w14:paraId="3CCBC94F" w14:textId="77777777">
            <w:pPr>
              <w:spacing w:before="0" w:after="0" w:line="276" w:lineRule="auto"/>
              <w:rPr>
                <w:sz w:val="22"/>
                <w:szCs w:val="22"/>
                <w:lang w:bidi="lo-LA"/>
              </w:rPr>
            </w:pPr>
            <w:r w:rsidRPr="006B5C50">
              <w:rPr>
                <w:sz w:val="22"/>
                <w:szCs w:val="22"/>
                <w:lang w:bidi="lo-LA"/>
              </w:rPr>
              <w:t>Thực hiện ngay sau khi ZCGL27 có FLAG = Y</w:t>
            </w:r>
            <w:r w:rsidRPr="006B5C50">
              <w:rPr>
                <w:sz w:val="22"/>
                <w:szCs w:val="22"/>
                <w:lang w:bidi="lo-LA"/>
              </w:rPr>
              <w:br/>
            </w:r>
            <w:r w:rsidRPr="006B5C50">
              <w:rPr>
                <w:sz w:val="22"/>
                <w:szCs w:val="22"/>
                <w:lang w:bidi="lo-LA"/>
              </w:rPr>
              <w:t>Sau khi thực hiện xong thì cập nhật cờ (Y/E) trong bảng FLAG</w:t>
            </w:r>
          </w:p>
        </w:tc>
      </w:tr>
      <w:tr w:rsidRPr="006B5C50" w:rsidR="00475613" w:rsidTr="00242A95" w14:paraId="2713D0FD" w14:textId="77777777">
        <w:trPr>
          <w:trHeight w:val="900"/>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475613" w:rsidP="00475613" w:rsidRDefault="00475613" w14:paraId="418B78BB" w14:textId="2CD0B58C">
            <w:pPr>
              <w:spacing w:before="0" w:after="0" w:line="276" w:lineRule="auto"/>
              <w:jc w:val="center"/>
              <w:rPr>
                <w:rFonts w:ascii="Calibri" w:hAnsi="Calibri" w:cs="Calibri"/>
                <w:color w:val="000000"/>
                <w:sz w:val="22"/>
                <w:szCs w:val="22"/>
                <w:lang w:bidi="lo-LA"/>
              </w:rPr>
            </w:pPr>
            <w:r w:rsidRPr="006B5C50">
              <w:rPr>
                <w:rFonts w:ascii="Calibri" w:hAnsi="Calibri" w:cs="Calibri"/>
                <w:color w:val="000000"/>
                <w:sz w:val="22"/>
                <w:szCs w:val="22"/>
                <w:lang w:bidi="lo-LA"/>
              </w:rPr>
              <w:t>18</w:t>
            </w:r>
          </w:p>
        </w:tc>
        <w:tc>
          <w:tcPr>
            <w:tcW w:w="1630" w:type="pct"/>
            <w:tcBorders>
              <w:top w:val="single" w:color="auto" w:sz="4" w:space="0"/>
              <w:left w:val="single" w:color="auto" w:sz="4" w:space="0"/>
              <w:bottom w:val="single" w:color="auto" w:sz="4" w:space="0"/>
              <w:right w:val="single" w:color="auto" w:sz="4" w:space="0"/>
            </w:tcBorders>
            <w:shd w:val="clear" w:color="auto" w:fill="auto"/>
          </w:tcPr>
          <w:p w:rsidRPr="006B5C50" w:rsidR="00475613" w:rsidP="00475613" w:rsidRDefault="00475613" w14:paraId="1EA37288" w14:textId="0BDF3765">
            <w:pPr>
              <w:spacing w:before="0" w:after="0" w:line="276" w:lineRule="auto"/>
              <w:rPr>
                <w:color w:val="000000"/>
                <w:sz w:val="22"/>
                <w:szCs w:val="22"/>
                <w:lang w:bidi="lo-LA"/>
              </w:rPr>
            </w:pPr>
            <w:r w:rsidRPr="006B5C50">
              <w:rPr>
                <w:color w:val="000000"/>
                <w:sz w:val="22"/>
                <w:szCs w:val="22"/>
                <w:lang w:bidi="lo-LA"/>
              </w:rPr>
              <w:t>ZCGL09</w:t>
            </w:r>
            <w:r w:rsidRPr="006B5C50">
              <w:rPr>
                <w:color w:val="000000"/>
                <w:sz w:val="22"/>
                <w:szCs w:val="22"/>
                <w:lang w:bidi="lo-LA"/>
              </w:rPr>
              <w:br/>
            </w:r>
            <w:r>
              <w:rPr>
                <w:color w:val="000000"/>
                <w:sz w:val="22"/>
                <w:szCs w:val="22"/>
                <w:lang w:bidi="lo-LA"/>
              </w:rPr>
              <w:t>Tham số ngày: Sysdate-1</w:t>
            </w:r>
          </w:p>
        </w:tc>
        <w:tc>
          <w:tcPr>
            <w:tcW w:w="3032" w:type="pct"/>
            <w:tcBorders>
              <w:top w:val="single" w:color="auto" w:sz="4" w:space="0"/>
              <w:left w:val="single" w:color="auto" w:sz="4" w:space="0"/>
              <w:bottom w:val="single" w:color="auto" w:sz="4" w:space="0"/>
              <w:right w:val="single" w:color="auto" w:sz="4" w:space="0"/>
            </w:tcBorders>
            <w:shd w:val="clear" w:color="auto" w:fill="auto"/>
          </w:tcPr>
          <w:p w:rsidRPr="004535ED" w:rsidR="004535ED" w:rsidP="004535ED" w:rsidRDefault="004535ED" w14:paraId="11C511E4" w14:textId="7D6B2857">
            <w:pPr>
              <w:spacing w:before="0" w:after="0" w:line="276" w:lineRule="auto"/>
              <w:rPr>
                <w:sz w:val="22"/>
                <w:szCs w:val="22"/>
                <w:lang w:bidi="lo-LA"/>
              </w:rPr>
            </w:pPr>
            <w:r w:rsidRPr="004535ED">
              <w:rPr>
                <w:sz w:val="22"/>
                <w:szCs w:val="22"/>
                <w:lang w:bidi="lo-LA"/>
              </w:rPr>
              <w:t xml:space="preserve">Start khi có </w:t>
            </w:r>
            <w:r>
              <w:rPr>
                <w:sz w:val="22"/>
                <w:szCs w:val="22"/>
                <w:lang w:bidi="lo-LA"/>
              </w:rPr>
              <w:t>FLAG =</w:t>
            </w:r>
            <w:r w:rsidRPr="004535ED">
              <w:rPr>
                <w:sz w:val="22"/>
                <w:szCs w:val="22"/>
                <w:lang w:bidi="lo-LA"/>
              </w:rPr>
              <w:t xml:space="preserve"> Y của ZCGL28_NB.</w:t>
            </w:r>
          </w:p>
          <w:p w:rsidRPr="004535ED" w:rsidR="004535ED" w:rsidP="004535ED" w:rsidRDefault="004535ED" w14:paraId="504C14BF" w14:textId="77777777">
            <w:pPr>
              <w:spacing w:before="0" w:after="0" w:line="276" w:lineRule="auto"/>
              <w:rPr>
                <w:sz w:val="22"/>
                <w:szCs w:val="22"/>
                <w:lang w:bidi="lo-LA"/>
              </w:rPr>
            </w:pPr>
            <w:r w:rsidRPr="004535ED">
              <w:rPr>
                <w:sz w:val="22"/>
                <w:szCs w:val="22"/>
                <w:lang w:bidi="lo-LA"/>
              </w:rPr>
              <w:t>Job quét 2 phút/lần.</w:t>
            </w:r>
          </w:p>
          <w:p w:rsidRPr="006B5C50" w:rsidR="00475613" w:rsidP="004535ED" w:rsidRDefault="004535ED" w14:paraId="7F6D81A7" w14:textId="5C989342">
            <w:pPr>
              <w:spacing w:before="0" w:after="0" w:line="276" w:lineRule="auto"/>
              <w:rPr>
                <w:sz w:val="22"/>
                <w:szCs w:val="22"/>
                <w:lang w:bidi="lo-LA"/>
              </w:rPr>
            </w:pPr>
            <w:r>
              <w:rPr>
                <w:sz w:val="22"/>
                <w:szCs w:val="22"/>
                <w:lang w:bidi="lo-LA"/>
              </w:rPr>
              <w:t>Thực hiện khi quét thấy FLAG =</w:t>
            </w:r>
            <w:r w:rsidRPr="004535ED">
              <w:rPr>
                <w:sz w:val="22"/>
                <w:szCs w:val="22"/>
                <w:lang w:bidi="lo-LA"/>
              </w:rPr>
              <w:t xml:space="preserve"> Y của ZCGL28_NGB</w:t>
            </w:r>
            <w:r w:rsidRPr="006B5C50" w:rsidR="00475613">
              <w:rPr>
                <w:sz w:val="22"/>
                <w:szCs w:val="22"/>
                <w:lang w:bidi="lo-LA"/>
              </w:rPr>
              <w:br/>
            </w:r>
            <w:r w:rsidRPr="006B5C50" w:rsidR="00475613">
              <w:rPr>
                <w:sz w:val="22"/>
                <w:szCs w:val="22"/>
                <w:lang w:bidi="lo-LA"/>
              </w:rPr>
              <w:t>Sau khi thực hiện xong thì cập nhật cờ (Y/E) trong bảng FLAG</w:t>
            </w:r>
          </w:p>
        </w:tc>
      </w:tr>
      <w:tr w:rsidRPr="006B5C50" w:rsidR="00475613" w:rsidTr="00242A95" w14:paraId="700A373B" w14:textId="77777777">
        <w:trPr>
          <w:trHeight w:val="385"/>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475613" w:rsidP="00475613" w:rsidRDefault="00475613" w14:paraId="3E455459" w14:textId="4AB0F97C">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19</w:t>
            </w:r>
          </w:p>
        </w:tc>
        <w:tc>
          <w:tcPr>
            <w:tcW w:w="1630" w:type="pct"/>
            <w:tcBorders>
              <w:top w:val="single" w:color="auto" w:sz="4" w:space="0"/>
              <w:left w:val="nil"/>
              <w:bottom w:val="single" w:color="auto" w:sz="4" w:space="0"/>
              <w:right w:val="single" w:color="auto" w:sz="4" w:space="0"/>
            </w:tcBorders>
            <w:shd w:val="clear" w:color="auto" w:fill="auto"/>
          </w:tcPr>
          <w:p w:rsidR="00475613" w:rsidP="00475613" w:rsidRDefault="00475613" w14:paraId="04C1BD64" w14:textId="77777777">
            <w:pPr>
              <w:spacing w:before="0" w:after="0" w:line="276" w:lineRule="auto"/>
              <w:rPr>
                <w:color w:val="000000"/>
                <w:sz w:val="22"/>
                <w:szCs w:val="22"/>
                <w:lang w:bidi="lo-LA"/>
              </w:rPr>
            </w:pPr>
            <w:r w:rsidRPr="00FD3325">
              <w:rPr>
                <w:color w:val="000000"/>
                <w:sz w:val="22"/>
                <w:szCs w:val="22"/>
                <w:lang w:bidi="lo-LA"/>
              </w:rPr>
              <w:t>ZTHCD_SBV</w:t>
            </w:r>
          </w:p>
          <w:p w:rsidRPr="006B5C50" w:rsidR="00475613" w:rsidP="00475613" w:rsidRDefault="00475613" w14:paraId="178B5DC0" w14:textId="7070B935">
            <w:pPr>
              <w:spacing w:before="0" w:after="0" w:line="276" w:lineRule="auto"/>
              <w:rPr>
                <w:color w:val="000000"/>
                <w:sz w:val="22"/>
                <w:szCs w:val="22"/>
                <w:lang w:bidi="lo-LA"/>
              </w:rPr>
            </w:pPr>
            <w:r>
              <w:rPr>
                <w:color w:val="000000"/>
                <w:sz w:val="22"/>
                <w:szCs w:val="22"/>
                <w:lang w:bidi="lo-LA"/>
              </w:rPr>
              <w:t>Tham số ngày: Sysdate-1</w:t>
            </w:r>
          </w:p>
        </w:tc>
        <w:tc>
          <w:tcPr>
            <w:tcW w:w="3032" w:type="pct"/>
            <w:tcBorders>
              <w:top w:val="single" w:color="auto" w:sz="4" w:space="0"/>
              <w:left w:val="nil"/>
              <w:bottom w:val="single" w:color="auto" w:sz="4" w:space="0"/>
              <w:right w:val="single" w:color="auto" w:sz="4" w:space="0"/>
            </w:tcBorders>
            <w:shd w:val="clear" w:color="auto" w:fill="auto"/>
          </w:tcPr>
          <w:p w:rsidRPr="00D4318C" w:rsidR="00475613" w:rsidP="00475613" w:rsidRDefault="00475613" w14:paraId="58985FF9" w14:textId="77777777">
            <w:pPr>
              <w:spacing w:before="0" w:after="0" w:line="276" w:lineRule="auto"/>
              <w:rPr>
                <w:sz w:val="22"/>
                <w:szCs w:val="22"/>
                <w:lang w:bidi="lo-LA"/>
              </w:rPr>
            </w:pPr>
            <w:r w:rsidRPr="00D4318C">
              <w:rPr>
                <w:sz w:val="22"/>
                <w:szCs w:val="22"/>
                <w:lang w:bidi="lo-LA"/>
              </w:rPr>
              <w:t>Start ngay sau khi ZCGL09 có Flag = Y</w:t>
            </w:r>
          </w:p>
          <w:p w:rsidRPr="00D4318C" w:rsidR="00475613" w:rsidP="00475613" w:rsidRDefault="00475613" w14:paraId="68A6A966" w14:textId="77777777">
            <w:pPr>
              <w:spacing w:before="0" w:after="0" w:line="276" w:lineRule="auto"/>
              <w:rPr>
                <w:sz w:val="22"/>
                <w:szCs w:val="22"/>
                <w:lang w:bidi="lo-LA"/>
              </w:rPr>
            </w:pPr>
            <w:r w:rsidRPr="00D4318C">
              <w:rPr>
                <w:sz w:val="22"/>
                <w:szCs w:val="22"/>
                <w:lang w:bidi="lo-LA"/>
              </w:rPr>
              <w:t>Quét 2p/lần</w:t>
            </w:r>
          </w:p>
          <w:p w:rsidRPr="006B5C50" w:rsidR="00475613" w:rsidP="00475613" w:rsidRDefault="00475613" w14:paraId="5CBD9501" w14:textId="77777777">
            <w:pPr>
              <w:spacing w:before="0" w:after="0" w:line="276" w:lineRule="auto"/>
              <w:rPr>
                <w:sz w:val="22"/>
                <w:szCs w:val="22"/>
                <w:lang w:bidi="lo-LA"/>
              </w:rPr>
            </w:pPr>
            <w:r w:rsidRPr="00D4318C">
              <w:rPr>
                <w:sz w:val="22"/>
                <w:szCs w:val="22"/>
                <w:lang w:bidi="lo-LA"/>
              </w:rPr>
              <w:t>Thực hiện khi ZCGL09 có Flag=Y và Z_TH_PHAC có Flag = Y/E</w:t>
            </w:r>
          </w:p>
        </w:tc>
      </w:tr>
      <w:tr w:rsidRPr="006B5C50" w:rsidR="00475613" w:rsidTr="00242A95" w14:paraId="4D048A23" w14:textId="77777777">
        <w:trPr>
          <w:trHeight w:val="419"/>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475613" w:rsidP="00475613" w:rsidRDefault="00475613" w14:paraId="52F5B38A" w14:textId="36261113">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20</w:t>
            </w:r>
          </w:p>
        </w:tc>
        <w:tc>
          <w:tcPr>
            <w:tcW w:w="1630" w:type="pct"/>
            <w:tcBorders>
              <w:top w:val="single" w:color="auto" w:sz="4" w:space="0"/>
              <w:left w:val="nil"/>
              <w:bottom w:val="single" w:color="auto" w:sz="4" w:space="0"/>
              <w:right w:val="single" w:color="auto" w:sz="4" w:space="0"/>
            </w:tcBorders>
            <w:shd w:val="clear" w:color="auto" w:fill="auto"/>
          </w:tcPr>
          <w:p w:rsidR="00475613" w:rsidP="00475613" w:rsidRDefault="00475613" w14:paraId="36F59E8F" w14:textId="77777777">
            <w:pPr>
              <w:spacing w:before="0" w:after="0" w:line="276" w:lineRule="auto"/>
              <w:rPr>
                <w:sz w:val="22"/>
                <w:szCs w:val="22"/>
                <w:lang w:bidi="lo-LA"/>
              </w:rPr>
            </w:pPr>
            <w:r w:rsidRPr="00FD3325">
              <w:rPr>
                <w:sz w:val="22"/>
                <w:szCs w:val="22"/>
                <w:lang w:bidi="lo-LA"/>
              </w:rPr>
              <w:t>Z_TH_DW_New (DS)</w:t>
            </w:r>
          </w:p>
          <w:p w:rsidRPr="00FD3325" w:rsidR="00475613" w:rsidP="00475613" w:rsidRDefault="00475613" w14:paraId="07D09D3C" w14:textId="72026422">
            <w:pPr>
              <w:spacing w:before="0" w:after="0" w:line="276" w:lineRule="auto"/>
              <w:rPr>
                <w:sz w:val="22"/>
                <w:szCs w:val="22"/>
                <w:lang w:bidi="lo-LA"/>
              </w:rPr>
            </w:pPr>
            <w:r>
              <w:rPr>
                <w:color w:val="000000"/>
                <w:sz w:val="22"/>
                <w:szCs w:val="22"/>
                <w:lang w:bidi="lo-LA"/>
              </w:rPr>
              <w:t>Tham số ngày: Sysdate-1</w:t>
            </w:r>
          </w:p>
        </w:tc>
        <w:tc>
          <w:tcPr>
            <w:tcW w:w="3032" w:type="pct"/>
            <w:tcBorders>
              <w:top w:val="single" w:color="auto" w:sz="4" w:space="0"/>
              <w:left w:val="nil"/>
              <w:bottom w:val="single" w:color="auto" w:sz="4" w:space="0"/>
              <w:right w:val="single" w:color="auto" w:sz="4" w:space="0"/>
            </w:tcBorders>
            <w:shd w:val="clear" w:color="auto" w:fill="auto"/>
          </w:tcPr>
          <w:p w:rsidRPr="00D4318C" w:rsidR="00475613" w:rsidP="00475613" w:rsidRDefault="00475613" w14:paraId="692CACA2" w14:textId="77777777">
            <w:pPr>
              <w:spacing w:before="0" w:after="0" w:line="276" w:lineRule="auto"/>
              <w:rPr>
                <w:sz w:val="22"/>
                <w:szCs w:val="22"/>
                <w:lang w:bidi="lo-LA"/>
              </w:rPr>
            </w:pPr>
            <w:r w:rsidRPr="00D4318C">
              <w:rPr>
                <w:sz w:val="22"/>
                <w:szCs w:val="22"/>
                <w:lang w:bidi="lo-LA"/>
              </w:rPr>
              <w:t>Start ngay sau khi ZCGL09 có Flag = Y</w:t>
            </w:r>
          </w:p>
          <w:p w:rsidRPr="00D4318C" w:rsidR="00475613" w:rsidP="00475613" w:rsidRDefault="00475613" w14:paraId="71E7B8A3" w14:textId="77777777">
            <w:pPr>
              <w:spacing w:before="0" w:after="0" w:line="276" w:lineRule="auto"/>
              <w:rPr>
                <w:sz w:val="22"/>
                <w:szCs w:val="22"/>
                <w:lang w:bidi="lo-LA"/>
              </w:rPr>
            </w:pPr>
            <w:r w:rsidRPr="00D4318C">
              <w:rPr>
                <w:sz w:val="22"/>
                <w:szCs w:val="22"/>
                <w:lang w:bidi="lo-LA"/>
              </w:rPr>
              <w:t>Quét 2p/lần</w:t>
            </w:r>
          </w:p>
          <w:p w:rsidRPr="00FD3325" w:rsidR="00475613" w:rsidP="00475613" w:rsidRDefault="00475613" w14:paraId="61A333BB" w14:textId="77777777">
            <w:pPr>
              <w:spacing w:before="0" w:after="0" w:line="276" w:lineRule="auto"/>
              <w:rPr>
                <w:sz w:val="22"/>
                <w:szCs w:val="22"/>
                <w:lang w:bidi="lo-LA"/>
              </w:rPr>
            </w:pPr>
            <w:r w:rsidRPr="00D4318C">
              <w:rPr>
                <w:sz w:val="22"/>
                <w:szCs w:val="22"/>
                <w:lang w:bidi="lo-LA"/>
              </w:rPr>
              <w:t>Thực hiện khi ZCGL09 có Flag=Y và Z_TH_PHAC có Flag = Y/E</w:t>
            </w:r>
          </w:p>
        </w:tc>
      </w:tr>
      <w:tr w:rsidRPr="006B5C50" w:rsidR="00475613" w:rsidTr="00242A95" w14:paraId="0307DE27" w14:textId="77777777">
        <w:trPr>
          <w:trHeight w:val="270"/>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475613" w:rsidP="00475613" w:rsidRDefault="00475613" w14:paraId="42344E8F" w14:textId="0FDF1A0A">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21</w:t>
            </w:r>
          </w:p>
        </w:tc>
        <w:tc>
          <w:tcPr>
            <w:tcW w:w="1630" w:type="pct"/>
            <w:tcBorders>
              <w:top w:val="single" w:color="auto" w:sz="4" w:space="0"/>
              <w:left w:val="nil"/>
              <w:bottom w:val="single" w:color="auto" w:sz="4" w:space="0"/>
              <w:right w:val="single" w:color="auto" w:sz="4" w:space="0"/>
            </w:tcBorders>
            <w:shd w:val="clear" w:color="auto" w:fill="auto"/>
          </w:tcPr>
          <w:p w:rsidR="00475613" w:rsidP="00475613" w:rsidRDefault="00475613" w14:paraId="6BB6A8BA" w14:textId="77777777">
            <w:pPr>
              <w:spacing w:before="0" w:after="0" w:line="276" w:lineRule="auto"/>
              <w:rPr>
                <w:sz w:val="22"/>
                <w:szCs w:val="22"/>
                <w:lang w:bidi="lo-LA"/>
              </w:rPr>
            </w:pPr>
            <w:r w:rsidRPr="00FD3325">
              <w:rPr>
                <w:sz w:val="22"/>
                <w:szCs w:val="22"/>
                <w:lang w:bidi="lo-LA"/>
              </w:rPr>
              <w:t>Z_TH_DW_New (TL)</w:t>
            </w:r>
          </w:p>
          <w:p w:rsidRPr="00FD3325" w:rsidR="00475613" w:rsidP="00475613" w:rsidRDefault="00475613" w14:paraId="5973CD2C" w14:textId="329240C9">
            <w:pPr>
              <w:spacing w:before="0" w:after="0" w:line="276" w:lineRule="auto"/>
              <w:rPr>
                <w:sz w:val="22"/>
                <w:szCs w:val="22"/>
                <w:lang w:bidi="lo-LA"/>
              </w:rPr>
            </w:pPr>
            <w:r>
              <w:rPr>
                <w:color w:val="000000"/>
                <w:sz w:val="22"/>
                <w:szCs w:val="22"/>
                <w:lang w:bidi="lo-LA"/>
              </w:rPr>
              <w:t>Tham số ngày: Sysdate-1</w:t>
            </w:r>
          </w:p>
        </w:tc>
        <w:tc>
          <w:tcPr>
            <w:tcW w:w="3032" w:type="pct"/>
            <w:tcBorders>
              <w:top w:val="single" w:color="auto" w:sz="4" w:space="0"/>
              <w:left w:val="nil"/>
              <w:bottom w:val="single" w:color="auto" w:sz="4" w:space="0"/>
              <w:right w:val="single" w:color="auto" w:sz="4" w:space="0"/>
            </w:tcBorders>
            <w:shd w:val="clear" w:color="auto" w:fill="auto"/>
          </w:tcPr>
          <w:p w:rsidRPr="00FD3325" w:rsidR="00475613" w:rsidP="00475613" w:rsidRDefault="00475613" w14:paraId="4A92F683" w14:textId="77777777">
            <w:pPr>
              <w:spacing w:before="0" w:after="0" w:line="276" w:lineRule="auto"/>
              <w:rPr>
                <w:sz w:val="22"/>
                <w:szCs w:val="22"/>
                <w:lang w:bidi="lo-LA"/>
              </w:rPr>
            </w:pPr>
            <w:r w:rsidRPr="00FD3325">
              <w:rPr>
                <w:sz w:val="22"/>
                <w:szCs w:val="22"/>
                <w:lang w:bidi="lo-LA"/>
              </w:rPr>
              <w:t>Thực hiện sau khi Z_TH_DW (DS) thành công</w:t>
            </w:r>
          </w:p>
        </w:tc>
      </w:tr>
      <w:tr w:rsidRPr="006B5C50" w:rsidR="00475613" w:rsidTr="00242A95" w14:paraId="35AC7B62" w14:textId="77777777">
        <w:trPr>
          <w:trHeight w:val="287"/>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475613" w:rsidP="00475613" w:rsidRDefault="00475613" w14:paraId="5FE23A7C" w14:textId="484C8762">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22</w:t>
            </w:r>
          </w:p>
        </w:tc>
        <w:tc>
          <w:tcPr>
            <w:tcW w:w="1630" w:type="pct"/>
            <w:tcBorders>
              <w:top w:val="single" w:color="auto" w:sz="4" w:space="0"/>
              <w:left w:val="nil"/>
              <w:bottom w:val="single" w:color="auto" w:sz="4" w:space="0"/>
              <w:right w:val="single" w:color="auto" w:sz="4" w:space="0"/>
            </w:tcBorders>
            <w:shd w:val="clear" w:color="auto" w:fill="auto"/>
          </w:tcPr>
          <w:p w:rsidR="00475613" w:rsidP="00475613" w:rsidRDefault="00475613" w14:paraId="04EA895C" w14:textId="77777777">
            <w:pPr>
              <w:spacing w:before="0" w:after="0" w:line="276" w:lineRule="auto"/>
              <w:rPr>
                <w:sz w:val="22"/>
                <w:szCs w:val="22"/>
                <w:lang w:bidi="lo-LA"/>
              </w:rPr>
            </w:pPr>
            <w:r w:rsidRPr="00FD3325">
              <w:rPr>
                <w:sz w:val="22"/>
                <w:szCs w:val="22"/>
                <w:lang w:bidi="lo-LA"/>
              </w:rPr>
              <w:t>Z_TH_DW_New (DG)</w:t>
            </w:r>
          </w:p>
          <w:p w:rsidRPr="00FD3325" w:rsidR="00475613" w:rsidP="00475613" w:rsidRDefault="00475613" w14:paraId="34A43E87" w14:textId="0AFDE61E">
            <w:pPr>
              <w:spacing w:before="0" w:after="0" w:line="276" w:lineRule="auto"/>
              <w:rPr>
                <w:sz w:val="22"/>
                <w:szCs w:val="22"/>
                <w:lang w:bidi="lo-LA"/>
              </w:rPr>
            </w:pPr>
            <w:r>
              <w:rPr>
                <w:color w:val="000000"/>
                <w:sz w:val="22"/>
                <w:szCs w:val="22"/>
                <w:lang w:bidi="lo-LA"/>
              </w:rPr>
              <w:t>Tham số ngày: Sysdate-1</w:t>
            </w:r>
          </w:p>
        </w:tc>
        <w:tc>
          <w:tcPr>
            <w:tcW w:w="3032" w:type="pct"/>
            <w:tcBorders>
              <w:top w:val="single" w:color="auto" w:sz="4" w:space="0"/>
              <w:left w:val="nil"/>
              <w:bottom w:val="single" w:color="auto" w:sz="4" w:space="0"/>
              <w:right w:val="single" w:color="auto" w:sz="4" w:space="0"/>
            </w:tcBorders>
            <w:shd w:val="clear" w:color="auto" w:fill="auto"/>
          </w:tcPr>
          <w:p w:rsidRPr="00FD3325" w:rsidR="00475613" w:rsidP="00475613" w:rsidRDefault="00475613" w14:paraId="1BFF8C0C" w14:textId="77777777">
            <w:pPr>
              <w:spacing w:before="0" w:after="0" w:line="276" w:lineRule="auto"/>
              <w:rPr>
                <w:sz w:val="22"/>
                <w:szCs w:val="22"/>
                <w:lang w:bidi="lo-LA"/>
              </w:rPr>
            </w:pPr>
            <w:r w:rsidRPr="00FD3325">
              <w:rPr>
                <w:sz w:val="22"/>
                <w:szCs w:val="22"/>
                <w:lang w:bidi="lo-LA"/>
              </w:rPr>
              <w:t>Thực hiện sau khi Z_TH_DW (DS) thành công</w:t>
            </w:r>
          </w:p>
        </w:tc>
      </w:tr>
      <w:tr w:rsidRPr="006B5C50" w:rsidR="00475613" w:rsidTr="00242A95" w14:paraId="72FE29BB" w14:textId="77777777">
        <w:trPr>
          <w:trHeight w:val="406"/>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475613" w:rsidP="00475613" w:rsidRDefault="00475613" w14:paraId="35061BF8" w14:textId="765EF808">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23</w:t>
            </w:r>
          </w:p>
        </w:tc>
        <w:tc>
          <w:tcPr>
            <w:tcW w:w="1630" w:type="pct"/>
            <w:tcBorders>
              <w:top w:val="single" w:color="auto" w:sz="4" w:space="0"/>
              <w:left w:val="nil"/>
              <w:bottom w:val="single" w:color="auto" w:sz="4" w:space="0"/>
              <w:right w:val="single" w:color="auto" w:sz="4" w:space="0"/>
            </w:tcBorders>
            <w:shd w:val="clear" w:color="auto" w:fill="auto"/>
          </w:tcPr>
          <w:p w:rsidR="00475613" w:rsidP="00475613" w:rsidRDefault="00475613" w14:paraId="466BC9DE" w14:textId="77777777">
            <w:pPr>
              <w:spacing w:before="0" w:after="0" w:line="276" w:lineRule="auto"/>
              <w:rPr>
                <w:sz w:val="22"/>
                <w:szCs w:val="22"/>
                <w:lang w:bidi="lo-LA"/>
              </w:rPr>
            </w:pPr>
            <w:r w:rsidRPr="00FD3325">
              <w:rPr>
                <w:sz w:val="22"/>
                <w:szCs w:val="22"/>
                <w:lang w:bidi="lo-LA"/>
              </w:rPr>
              <w:t>Z_TH_DW_New (STL)</w:t>
            </w:r>
          </w:p>
          <w:p w:rsidRPr="00FD3325" w:rsidR="00475613" w:rsidP="00475613" w:rsidRDefault="00475613" w14:paraId="302C1C25" w14:textId="10DB7645">
            <w:pPr>
              <w:spacing w:before="0" w:after="0" w:line="276" w:lineRule="auto"/>
              <w:rPr>
                <w:sz w:val="22"/>
                <w:szCs w:val="22"/>
                <w:lang w:bidi="lo-LA"/>
              </w:rPr>
            </w:pPr>
            <w:r>
              <w:rPr>
                <w:color w:val="000000"/>
                <w:sz w:val="22"/>
                <w:szCs w:val="22"/>
                <w:lang w:bidi="lo-LA"/>
              </w:rPr>
              <w:t>Tham số ngày: Sysdate-1</w:t>
            </w:r>
          </w:p>
        </w:tc>
        <w:tc>
          <w:tcPr>
            <w:tcW w:w="3032" w:type="pct"/>
            <w:tcBorders>
              <w:top w:val="single" w:color="auto" w:sz="4" w:space="0"/>
              <w:left w:val="nil"/>
              <w:bottom w:val="single" w:color="auto" w:sz="4" w:space="0"/>
              <w:right w:val="single" w:color="auto" w:sz="4" w:space="0"/>
            </w:tcBorders>
            <w:shd w:val="clear" w:color="auto" w:fill="auto"/>
          </w:tcPr>
          <w:p w:rsidRPr="00FD3325" w:rsidR="00475613" w:rsidP="00475613" w:rsidRDefault="00475613" w14:paraId="274090C2" w14:textId="77777777">
            <w:pPr>
              <w:spacing w:before="0" w:after="0" w:line="276" w:lineRule="auto"/>
              <w:rPr>
                <w:sz w:val="22"/>
                <w:szCs w:val="22"/>
                <w:lang w:bidi="lo-LA"/>
              </w:rPr>
            </w:pPr>
            <w:r w:rsidRPr="00FD3325">
              <w:rPr>
                <w:sz w:val="22"/>
                <w:szCs w:val="22"/>
                <w:lang w:bidi="lo-LA"/>
              </w:rPr>
              <w:t>Thực hiện sau khi Z_TH_DW (DS) thành công</w:t>
            </w:r>
          </w:p>
        </w:tc>
      </w:tr>
      <w:tr w:rsidRPr="006B5C50" w:rsidR="00475613" w:rsidTr="00242A95" w14:paraId="7A9B1799" w14:textId="77777777">
        <w:trPr>
          <w:trHeight w:val="269"/>
        </w:trPr>
        <w:tc>
          <w:tcPr>
            <w:tcW w:w="338" w:type="pct"/>
            <w:tcBorders>
              <w:top w:val="single" w:color="auto" w:sz="4" w:space="0"/>
              <w:left w:val="single" w:color="auto" w:sz="4" w:space="0"/>
              <w:bottom w:val="single" w:color="auto" w:sz="4" w:space="0"/>
              <w:right w:val="single" w:color="auto" w:sz="4" w:space="0"/>
            </w:tcBorders>
            <w:shd w:val="clear" w:color="auto" w:fill="auto"/>
            <w:noWrap/>
          </w:tcPr>
          <w:p w:rsidRPr="006B5C50" w:rsidR="00475613" w:rsidP="00475613" w:rsidRDefault="00475613" w14:paraId="1B93E12C" w14:textId="177F3456">
            <w:pPr>
              <w:spacing w:before="0" w:after="0" w:line="276" w:lineRule="auto"/>
              <w:jc w:val="center"/>
              <w:rPr>
                <w:rFonts w:ascii="Calibri" w:hAnsi="Calibri" w:cs="Calibri"/>
                <w:color w:val="000000"/>
                <w:sz w:val="22"/>
                <w:szCs w:val="22"/>
                <w:lang w:bidi="lo-LA"/>
              </w:rPr>
            </w:pPr>
            <w:r>
              <w:rPr>
                <w:rFonts w:ascii="Calibri" w:hAnsi="Calibri" w:cs="Calibri"/>
                <w:color w:val="000000"/>
                <w:sz w:val="22"/>
                <w:szCs w:val="22"/>
                <w:lang w:bidi="lo-LA"/>
              </w:rPr>
              <w:t>24</w:t>
            </w:r>
          </w:p>
        </w:tc>
        <w:tc>
          <w:tcPr>
            <w:tcW w:w="1630" w:type="pct"/>
            <w:tcBorders>
              <w:top w:val="single" w:color="auto" w:sz="4" w:space="0"/>
              <w:left w:val="nil"/>
              <w:bottom w:val="single" w:color="auto" w:sz="4" w:space="0"/>
              <w:right w:val="single" w:color="auto" w:sz="4" w:space="0"/>
            </w:tcBorders>
            <w:shd w:val="clear" w:color="auto" w:fill="auto"/>
          </w:tcPr>
          <w:p w:rsidR="00475613" w:rsidP="00475613" w:rsidRDefault="00475613" w14:paraId="133220BD" w14:textId="77777777">
            <w:pPr>
              <w:spacing w:before="0" w:after="0" w:line="276" w:lineRule="auto"/>
              <w:rPr>
                <w:color w:val="000000"/>
                <w:sz w:val="22"/>
                <w:szCs w:val="22"/>
                <w:lang w:bidi="lo-LA"/>
              </w:rPr>
            </w:pPr>
            <w:r>
              <w:rPr>
                <w:color w:val="000000"/>
                <w:sz w:val="22"/>
                <w:szCs w:val="22"/>
                <w:lang w:bidi="lo-LA"/>
              </w:rPr>
              <w:t>Z_TH_0</w:t>
            </w:r>
            <w:r w:rsidRPr="00FD3325">
              <w:rPr>
                <w:color w:val="000000"/>
                <w:sz w:val="22"/>
                <w:szCs w:val="22"/>
                <w:lang w:bidi="lo-LA"/>
              </w:rPr>
              <w:t>205</w:t>
            </w:r>
          </w:p>
          <w:p w:rsidRPr="00FD3325" w:rsidR="00475613" w:rsidP="00475613" w:rsidRDefault="00475613" w14:paraId="051EBEA4" w14:textId="38B9D97A">
            <w:pPr>
              <w:spacing w:before="0" w:after="0" w:line="276" w:lineRule="auto"/>
              <w:rPr>
                <w:color w:val="000000"/>
                <w:sz w:val="22"/>
                <w:szCs w:val="22"/>
                <w:lang w:bidi="lo-LA"/>
              </w:rPr>
            </w:pPr>
            <w:r>
              <w:rPr>
                <w:color w:val="000000"/>
                <w:sz w:val="22"/>
                <w:szCs w:val="22"/>
                <w:lang w:bidi="lo-LA"/>
              </w:rPr>
              <w:t>Tham số ngày: Sysdate-1</w:t>
            </w:r>
          </w:p>
        </w:tc>
        <w:tc>
          <w:tcPr>
            <w:tcW w:w="3032" w:type="pct"/>
            <w:tcBorders>
              <w:top w:val="single" w:color="auto" w:sz="4" w:space="0"/>
              <w:left w:val="nil"/>
              <w:bottom w:val="single" w:color="auto" w:sz="4" w:space="0"/>
              <w:right w:val="single" w:color="auto" w:sz="4" w:space="0"/>
            </w:tcBorders>
            <w:shd w:val="clear" w:color="auto" w:fill="auto"/>
          </w:tcPr>
          <w:p w:rsidR="00475613" w:rsidP="00475613" w:rsidRDefault="00475613" w14:paraId="0784541A" w14:textId="77777777">
            <w:pPr>
              <w:spacing w:before="0" w:after="0" w:line="276" w:lineRule="auto"/>
              <w:rPr>
                <w:sz w:val="22"/>
                <w:szCs w:val="22"/>
                <w:lang w:bidi="lo-LA"/>
              </w:rPr>
            </w:pPr>
            <w:r>
              <w:rPr>
                <w:sz w:val="22"/>
                <w:szCs w:val="22"/>
                <w:lang w:bidi="lo-LA"/>
              </w:rPr>
              <w:t>Thực hiện</w:t>
            </w:r>
            <w:r w:rsidRPr="00FD3325">
              <w:rPr>
                <w:sz w:val="22"/>
                <w:szCs w:val="22"/>
                <w:lang w:bidi="lo-LA"/>
              </w:rPr>
              <w:t xml:space="preserve"> sau khi Z_TH_DW (DS) thành công</w:t>
            </w:r>
          </w:p>
        </w:tc>
      </w:tr>
    </w:tbl>
    <w:p w:rsidRPr="00FC25DB" w:rsidR="00DF30C7" w:rsidP="00FC25DB" w:rsidRDefault="00406638" w14:paraId="1EDFA97B" w14:textId="5F53722C">
      <w:pPr>
        <w:pStyle w:val="Heading4"/>
        <w:numPr>
          <w:ilvl w:val="1"/>
          <w:numId w:val="35"/>
        </w:numPr>
        <w:spacing w:line="295" w:lineRule="auto"/>
        <w:jc w:val="both"/>
        <w:rPr>
          <w:sz w:val="26"/>
          <w:szCs w:val="26"/>
          <w:lang w:val="en-US"/>
        </w:rPr>
      </w:pPr>
      <w:r>
        <w:rPr>
          <w:sz w:val="26"/>
          <w:szCs w:val="26"/>
          <w:lang w:val="en-US"/>
        </w:rPr>
        <w:t>Bảng t</w:t>
      </w:r>
      <w:r w:rsidR="007636C6">
        <w:rPr>
          <w:sz w:val="26"/>
          <w:szCs w:val="26"/>
          <w:lang w:val="en-US"/>
        </w:rPr>
        <w:t>ham số</w:t>
      </w:r>
      <w:r>
        <w:rPr>
          <w:sz w:val="26"/>
          <w:szCs w:val="26"/>
          <w:lang w:val="en-US"/>
        </w:rPr>
        <w:t xml:space="preserve"> </w:t>
      </w:r>
      <w:r w:rsidR="009A20A6">
        <w:rPr>
          <w:sz w:val="26"/>
          <w:szCs w:val="26"/>
          <w:lang w:val="en-US"/>
        </w:rPr>
        <w:t>tài khoản hạch toán</w:t>
      </w:r>
    </w:p>
    <w:p w:rsidRPr="00406638" w:rsidR="00406638" w:rsidP="00F97F5B" w:rsidRDefault="00406638" w14:paraId="05759F71" w14:textId="77777777">
      <w:pPr>
        <w:pStyle w:val="ListParagraph"/>
        <w:numPr>
          <w:ilvl w:val="0"/>
          <w:numId w:val="42"/>
        </w:numPr>
        <w:spacing w:line="295" w:lineRule="auto"/>
        <w:jc w:val="both"/>
      </w:pPr>
      <w:r w:rsidRPr="00F76BBA">
        <w:rPr>
          <w:b/>
          <w:bCs/>
          <w:u w:val="single"/>
        </w:rPr>
        <w:t>Bảng tham số T</w:t>
      </w:r>
      <w:r w:rsidRPr="00F76BBA" w:rsidR="009A20A6">
        <w:rPr>
          <w:b/>
          <w:bCs/>
          <w:u w:val="single"/>
        </w:rPr>
        <w:t>ài khoản xử lý lỗi của tích hợp</w:t>
      </w:r>
      <w:r w:rsidR="009A20A6">
        <w:rPr>
          <w:b/>
          <w:bCs/>
        </w:rPr>
        <w:t>:</w:t>
      </w:r>
    </w:p>
    <w:p w:rsidRPr="002D16CA" w:rsidR="00406638" w:rsidP="00406638" w:rsidRDefault="00406638" w14:paraId="0C7257AB" w14:textId="77777777">
      <w:pPr>
        <w:spacing w:line="295" w:lineRule="auto"/>
        <w:ind w:left="360"/>
        <w:jc w:val="both"/>
      </w:pPr>
      <w:r w:rsidRPr="002D16CA">
        <w:t xml:space="preserve">Chương trình tích hợp sẽ liên kết từng case Validate với case lỗi tại bảng </w:t>
      </w:r>
      <w:r w:rsidRPr="002D16CA">
        <w:rPr>
          <w:b/>
          <w:bCs/>
        </w:rPr>
        <w:t>ZTB_TKXLL</w:t>
      </w:r>
      <w:r w:rsidRPr="002D16CA">
        <w:t xml:space="preserve"> để xác định TK Xử lý lỗi tương ứng.</w:t>
      </w:r>
    </w:p>
    <w:p w:rsidRPr="002D16CA" w:rsidR="00406638" w:rsidP="00412C59" w:rsidRDefault="00412C59" w14:paraId="1999F5A5" w14:textId="6266D561">
      <w:pPr>
        <w:spacing w:line="295" w:lineRule="auto"/>
        <w:ind w:firstLine="360"/>
        <w:jc w:val="both"/>
      </w:pPr>
      <w:r>
        <w:t>C</w:t>
      </w:r>
      <w:r w:rsidR="007029CB">
        <w:t>ác giá trị của b</w:t>
      </w:r>
      <w:r w:rsidRPr="002D16CA" w:rsidR="00406638">
        <w:t>ảng tham số:</w:t>
      </w:r>
    </w:p>
    <w:tbl>
      <w:tblPr>
        <w:tblW w:w="7828" w:type="dxa"/>
        <w:tblInd w:w="335" w:type="dxa"/>
        <w:tblLook w:val="04A0" w:firstRow="1" w:lastRow="0" w:firstColumn="1" w:lastColumn="0" w:noHBand="0" w:noVBand="1"/>
      </w:tblPr>
      <w:tblGrid>
        <w:gridCol w:w="1683"/>
        <w:gridCol w:w="1620"/>
        <w:gridCol w:w="1060"/>
        <w:gridCol w:w="1780"/>
        <w:gridCol w:w="1740"/>
      </w:tblGrid>
      <w:tr w:rsidRPr="00406638" w:rsidR="00406638" w:rsidTr="00462075" w14:paraId="50D333B5" w14:textId="77777777">
        <w:trPr>
          <w:trHeight w:val="270"/>
        </w:trPr>
        <w:tc>
          <w:tcPr>
            <w:tcW w:w="1628" w:type="dxa"/>
            <w:tcBorders>
              <w:top w:val="single" w:color="auto" w:sz="4" w:space="0"/>
              <w:left w:val="single" w:color="auto" w:sz="4" w:space="0"/>
              <w:bottom w:val="single" w:color="auto" w:sz="4" w:space="0"/>
              <w:right w:val="single" w:color="auto" w:sz="4" w:space="0"/>
            </w:tcBorders>
            <w:shd w:val="clear" w:color="auto" w:fill="auto"/>
            <w:noWrap/>
            <w:hideMark/>
          </w:tcPr>
          <w:p w:rsidRPr="00406638" w:rsidR="00406638" w:rsidP="00406638" w:rsidRDefault="00406638" w14:paraId="42716919" w14:textId="77777777">
            <w:pPr>
              <w:spacing w:before="0" w:after="0"/>
              <w:jc w:val="center"/>
              <w:rPr>
                <w:b/>
                <w:bCs/>
                <w:sz w:val="22"/>
                <w:szCs w:val="22"/>
                <w:lang w:bidi="lo-LA"/>
              </w:rPr>
            </w:pPr>
            <w:r w:rsidRPr="00406638">
              <w:rPr>
                <w:b/>
                <w:bCs/>
                <w:sz w:val="22"/>
                <w:szCs w:val="22"/>
                <w:lang w:bidi="lo-LA"/>
              </w:rPr>
              <w:t>Program</w:t>
            </w:r>
          </w:p>
        </w:tc>
        <w:tc>
          <w:tcPr>
            <w:tcW w:w="1620" w:type="dxa"/>
            <w:tcBorders>
              <w:top w:val="single" w:color="auto" w:sz="4" w:space="0"/>
              <w:left w:val="nil"/>
              <w:bottom w:val="single" w:color="auto" w:sz="4" w:space="0"/>
              <w:right w:val="single" w:color="auto" w:sz="4" w:space="0"/>
            </w:tcBorders>
            <w:shd w:val="clear" w:color="auto" w:fill="auto"/>
            <w:hideMark/>
          </w:tcPr>
          <w:p w:rsidRPr="00406638" w:rsidR="00406638" w:rsidP="00406638" w:rsidRDefault="00406638" w14:paraId="13D9B9BA" w14:textId="77777777">
            <w:pPr>
              <w:spacing w:before="0" w:after="0"/>
              <w:jc w:val="center"/>
              <w:rPr>
                <w:b/>
                <w:bCs/>
                <w:sz w:val="22"/>
                <w:szCs w:val="22"/>
                <w:lang w:bidi="lo-LA"/>
              </w:rPr>
            </w:pPr>
            <w:r w:rsidRPr="00406638">
              <w:rPr>
                <w:b/>
                <w:bCs/>
                <w:sz w:val="22"/>
                <w:szCs w:val="22"/>
                <w:lang w:bidi="lo-LA"/>
              </w:rPr>
              <w:t>Loại tài khoản</w:t>
            </w:r>
          </w:p>
        </w:tc>
        <w:tc>
          <w:tcPr>
            <w:tcW w:w="1060" w:type="dxa"/>
            <w:tcBorders>
              <w:top w:val="single" w:color="auto" w:sz="4" w:space="0"/>
              <w:left w:val="nil"/>
              <w:bottom w:val="single" w:color="auto" w:sz="4" w:space="0"/>
              <w:right w:val="single" w:color="auto" w:sz="4" w:space="0"/>
            </w:tcBorders>
            <w:shd w:val="clear" w:color="auto" w:fill="auto"/>
            <w:noWrap/>
            <w:hideMark/>
          </w:tcPr>
          <w:p w:rsidRPr="00406638" w:rsidR="00406638" w:rsidP="00406638" w:rsidRDefault="00406638" w14:paraId="22B6DFA7" w14:textId="77777777">
            <w:pPr>
              <w:spacing w:before="0" w:after="0"/>
              <w:jc w:val="center"/>
              <w:rPr>
                <w:b/>
                <w:bCs/>
                <w:sz w:val="22"/>
                <w:szCs w:val="22"/>
                <w:lang w:bidi="lo-LA"/>
              </w:rPr>
            </w:pPr>
            <w:r w:rsidRPr="00406638">
              <w:rPr>
                <w:b/>
                <w:bCs/>
                <w:sz w:val="22"/>
                <w:szCs w:val="22"/>
                <w:lang w:bidi="lo-LA"/>
              </w:rPr>
              <w:t>Loại lỗi</w:t>
            </w:r>
          </w:p>
        </w:tc>
        <w:tc>
          <w:tcPr>
            <w:tcW w:w="1780" w:type="dxa"/>
            <w:tcBorders>
              <w:top w:val="single" w:color="auto" w:sz="4" w:space="0"/>
              <w:left w:val="nil"/>
              <w:bottom w:val="single" w:color="auto" w:sz="4" w:space="0"/>
              <w:right w:val="single" w:color="auto" w:sz="4" w:space="0"/>
            </w:tcBorders>
            <w:shd w:val="clear" w:color="auto" w:fill="auto"/>
            <w:noWrap/>
            <w:hideMark/>
          </w:tcPr>
          <w:p w:rsidRPr="00406638" w:rsidR="00406638" w:rsidP="00406638" w:rsidRDefault="00406638" w14:paraId="5CAEBD4B" w14:textId="77777777">
            <w:pPr>
              <w:spacing w:before="0" w:after="0"/>
              <w:jc w:val="center"/>
              <w:rPr>
                <w:b/>
                <w:bCs/>
                <w:sz w:val="22"/>
                <w:szCs w:val="22"/>
                <w:lang w:bidi="lo-LA"/>
              </w:rPr>
            </w:pPr>
            <w:r w:rsidRPr="00406638">
              <w:rPr>
                <w:b/>
                <w:bCs/>
                <w:sz w:val="22"/>
                <w:szCs w:val="22"/>
                <w:lang w:bidi="lo-LA"/>
              </w:rPr>
              <w:t>Message code</w:t>
            </w:r>
          </w:p>
        </w:tc>
        <w:tc>
          <w:tcPr>
            <w:tcW w:w="1740" w:type="dxa"/>
            <w:tcBorders>
              <w:top w:val="single" w:color="auto" w:sz="4" w:space="0"/>
              <w:left w:val="nil"/>
              <w:bottom w:val="single" w:color="auto" w:sz="4" w:space="0"/>
              <w:right w:val="single" w:color="auto" w:sz="4" w:space="0"/>
            </w:tcBorders>
            <w:shd w:val="clear" w:color="auto" w:fill="auto"/>
            <w:noWrap/>
            <w:hideMark/>
          </w:tcPr>
          <w:p w:rsidRPr="00406638" w:rsidR="00406638" w:rsidP="00406638" w:rsidRDefault="00406638" w14:paraId="36A0C5DB" w14:textId="77777777">
            <w:pPr>
              <w:spacing w:before="0" w:after="0"/>
              <w:jc w:val="center"/>
              <w:rPr>
                <w:b/>
                <w:bCs/>
                <w:sz w:val="22"/>
                <w:szCs w:val="22"/>
                <w:lang w:bidi="lo-LA"/>
              </w:rPr>
            </w:pPr>
            <w:r w:rsidRPr="00406638">
              <w:rPr>
                <w:b/>
                <w:bCs/>
                <w:sz w:val="22"/>
                <w:szCs w:val="22"/>
                <w:lang w:bidi="lo-LA"/>
              </w:rPr>
              <w:t>FIXED ACCOUNT</w:t>
            </w:r>
          </w:p>
        </w:tc>
      </w:tr>
      <w:tr w:rsidRPr="00406638" w:rsidR="00406638" w:rsidTr="00462075" w14:paraId="151DD34C" w14:textId="77777777">
        <w:trPr>
          <w:trHeight w:val="255"/>
        </w:trPr>
        <w:tc>
          <w:tcPr>
            <w:tcW w:w="1628" w:type="dxa"/>
            <w:tcBorders>
              <w:top w:val="nil"/>
              <w:left w:val="single" w:color="auto" w:sz="4" w:space="0"/>
              <w:bottom w:val="single" w:color="auto" w:sz="4" w:space="0"/>
              <w:right w:val="single" w:color="auto" w:sz="4" w:space="0"/>
            </w:tcBorders>
            <w:shd w:val="clear" w:color="auto" w:fill="auto"/>
            <w:noWrap/>
            <w:hideMark/>
          </w:tcPr>
          <w:p w:rsidRPr="00406638" w:rsidR="00406638" w:rsidP="00406638" w:rsidRDefault="00406638" w14:paraId="517375BA" w14:textId="77777777">
            <w:pPr>
              <w:spacing w:before="0" w:after="0"/>
              <w:rPr>
                <w:sz w:val="22"/>
                <w:szCs w:val="22"/>
                <w:lang w:bidi="lo-LA"/>
              </w:rPr>
            </w:pPr>
            <w:r w:rsidRPr="00406638">
              <w:rPr>
                <w:sz w:val="22"/>
                <w:szCs w:val="22"/>
                <w:lang w:bidi="lo-LA"/>
              </w:rPr>
              <w:t>TH_CORE_BD</w:t>
            </w:r>
          </w:p>
        </w:tc>
        <w:tc>
          <w:tcPr>
            <w:tcW w:w="162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55784BA4" w14:textId="77777777">
            <w:pPr>
              <w:spacing w:before="0" w:after="0"/>
              <w:rPr>
                <w:sz w:val="22"/>
                <w:szCs w:val="22"/>
                <w:lang w:bidi="lo-LA"/>
              </w:rPr>
            </w:pPr>
            <w:r w:rsidRPr="00406638">
              <w:rPr>
                <w:sz w:val="22"/>
                <w:szCs w:val="22"/>
                <w:lang w:bidi="lo-LA"/>
              </w:rPr>
              <w:t>NB</w:t>
            </w:r>
          </w:p>
        </w:tc>
        <w:tc>
          <w:tcPr>
            <w:tcW w:w="106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02FAC213" w14:textId="77777777">
            <w:pPr>
              <w:spacing w:before="0" w:after="0"/>
              <w:rPr>
                <w:sz w:val="22"/>
                <w:szCs w:val="22"/>
                <w:lang w:bidi="lo-LA"/>
              </w:rPr>
            </w:pPr>
            <w:r w:rsidRPr="00406638">
              <w:rPr>
                <w:sz w:val="22"/>
                <w:szCs w:val="22"/>
                <w:lang w:bidi="lo-LA"/>
              </w:rPr>
              <w:t>01</w:t>
            </w:r>
          </w:p>
        </w:tc>
        <w:tc>
          <w:tcPr>
            <w:tcW w:w="178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68F4112A" w14:textId="77777777">
            <w:pPr>
              <w:spacing w:before="0" w:after="0"/>
              <w:rPr>
                <w:sz w:val="22"/>
                <w:szCs w:val="22"/>
                <w:lang w:bidi="lo-LA"/>
              </w:rPr>
            </w:pPr>
            <w:r w:rsidRPr="00406638">
              <w:rPr>
                <w:sz w:val="22"/>
                <w:szCs w:val="22"/>
                <w:lang w:bidi="lo-LA"/>
              </w:rPr>
              <w:t>Không cân nợ có</w:t>
            </w:r>
          </w:p>
        </w:tc>
        <w:tc>
          <w:tcPr>
            <w:tcW w:w="174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76437649" w14:textId="77777777">
            <w:pPr>
              <w:spacing w:before="0" w:after="0"/>
              <w:rPr>
                <w:sz w:val="22"/>
                <w:szCs w:val="22"/>
                <w:lang w:bidi="lo-LA"/>
              </w:rPr>
            </w:pPr>
            <w:r w:rsidRPr="00406638">
              <w:rPr>
                <w:sz w:val="22"/>
                <w:szCs w:val="22"/>
                <w:lang w:bidi="lo-LA"/>
              </w:rPr>
              <w:t>270310406</w:t>
            </w:r>
          </w:p>
        </w:tc>
      </w:tr>
      <w:tr w:rsidRPr="00406638" w:rsidR="00406638" w:rsidTr="00462075" w14:paraId="19C151D0" w14:textId="77777777">
        <w:trPr>
          <w:trHeight w:val="255"/>
        </w:trPr>
        <w:tc>
          <w:tcPr>
            <w:tcW w:w="1628" w:type="dxa"/>
            <w:tcBorders>
              <w:top w:val="nil"/>
              <w:left w:val="single" w:color="auto" w:sz="4" w:space="0"/>
              <w:bottom w:val="single" w:color="auto" w:sz="4" w:space="0"/>
              <w:right w:val="single" w:color="auto" w:sz="4" w:space="0"/>
            </w:tcBorders>
            <w:shd w:val="clear" w:color="auto" w:fill="auto"/>
            <w:noWrap/>
            <w:hideMark/>
          </w:tcPr>
          <w:p w:rsidRPr="00406638" w:rsidR="00406638" w:rsidP="00406638" w:rsidRDefault="00406638" w14:paraId="343FB8FE" w14:textId="77777777">
            <w:pPr>
              <w:spacing w:before="0" w:after="0"/>
              <w:rPr>
                <w:sz w:val="22"/>
                <w:szCs w:val="22"/>
                <w:lang w:bidi="lo-LA"/>
              </w:rPr>
            </w:pPr>
            <w:r w:rsidRPr="00406638">
              <w:rPr>
                <w:sz w:val="22"/>
                <w:szCs w:val="22"/>
                <w:lang w:bidi="lo-LA"/>
              </w:rPr>
              <w:t>TH_CORE_BD</w:t>
            </w:r>
          </w:p>
        </w:tc>
        <w:tc>
          <w:tcPr>
            <w:tcW w:w="162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0BA8AC76" w14:textId="77777777">
            <w:pPr>
              <w:spacing w:before="0" w:after="0"/>
              <w:rPr>
                <w:sz w:val="22"/>
                <w:szCs w:val="22"/>
                <w:lang w:bidi="lo-LA"/>
              </w:rPr>
            </w:pPr>
            <w:r w:rsidRPr="00406638">
              <w:rPr>
                <w:sz w:val="22"/>
                <w:szCs w:val="22"/>
                <w:lang w:bidi="lo-LA"/>
              </w:rPr>
              <w:t>NB</w:t>
            </w:r>
          </w:p>
        </w:tc>
        <w:tc>
          <w:tcPr>
            <w:tcW w:w="106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60ECE995" w14:textId="77777777">
            <w:pPr>
              <w:spacing w:before="0" w:after="0"/>
              <w:rPr>
                <w:sz w:val="22"/>
                <w:szCs w:val="22"/>
                <w:lang w:bidi="lo-LA"/>
              </w:rPr>
            </w:pPr>
            <w:r w:rsidRPr="00406638">
              <w:rPr>
                <w:sz w:val="22"/>
                <w:szCs w:val="22"/>
                <w:lang w:bidi="lo-LA"/>
              </w:rPr>
              <w:t>02</w:t>
            </w:r>
          </w:p>
        </w:tc>
        <w:tc>
          <w:tcPr>
            <w:tcW w:w="178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7BC9D43D" w14:textId="77777777">
            <w:pPr>
              <w:spacing w:before="0" w:after="0"/>
              <w:rPr>
                <w:sz w:val="22"/>
                <w:szCs w:val="22"/>
                <w:lang w:bidi="lo-LA"/>
              </w:rPr>
            </w:pPr>
            <w:r w:rsidRPr="00406638">
              <w:rPr>
                <w:sz w:val="22"/>
                <w:szCs w:val="22"/>
                <w:lang w:bidi="lo-LA"/>
              </w:rPr>
              <w:t>Khác</w:t>
            </w:r>
          </w:p>
        </w:tc>
        <w:tc>
          <w:tcPr>
            <w:tcW w:w="174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08E02392" w14:textId="77777777">
            <w:pPr>
              <w:spacing w:before="0" w:after="0"/>
              <w:rPr>
                <w:sz w:val="22"/>
                <w:szCs w:val="22"/>
                <w:lang w:bidi="lo-LA"/>
              </w:rPr>
            </w:pPr>
            <w:r w:rsidRPr="00406638">
              <w:rPr>
                <w:sz w:val="22"/>
                <w:szCs w:val="22"/>
                <w:lang w:bidi="lo-LA"/>
              </w:rPr>
              <w:t>270310406</w:t>
            </w:r>
          </w:p>
        </w:tc>
      </w:tr>
      <w:tr w:rsidRPr="00406638" w:rsidR="00406638" w:rsidTr="00462075" w14:paraId="0B71B51D" w14:textId="77777777">
        <w:trPr>
          <w:trHeight w:val="255"/>
        </w:trPr>
        <w:tc>
          <w:tcPr>
            <w:tcW w:w="1628" w:type="dxa"/>
            <w:tcBorders>
              <w:top w:val="nil"/>
              <w:left w:val="single" w:color="auto" w:sz="4" w:space="0"/>
              <w:bottom w:val="single" w:color="auto" w:sz="4" w:space="0"/>
              <w:right w:val="single" w:color="auto" w:sz="4" w:space="0"/>
            </w:tcBorders>
            <w:shd w:val="clear" w:color="auto" w:fill="auto"/>
            <w:noWrap/>
            <w:hideMark/>
          </w:tcPr>
          <w:p w:rsidRPr="00406638" w:rsidR="00406638" w:rsidP="00406638" w:rsidRDefault="00406638" w14:paraId="286C4DC3" w14:textId="77777777">
            <w:pPr>
              <w:spacing w:before="0" w:after="0"/>
              <w:rPr>
                <w:sz w:val="22"/>
                <w:szCs w:val="22"/>
                <w:lang w:bidi="lo-LA"/>
              </w:rPr>
            </w:pPr>
            <w:r w:rsidRPr="00406638">
              <w:rPr>
                <w:sz w:val="22"/>
                <w:szCs w:val="22"/>
                <w:lang w:bidi="lo-LA"/>
              </w:rPr>
              <w:t>TH_CORE_BD</w:t>
            </w:r>
          </w:p>
        </w:tc>
        <w:tc>
          <w:tcPr>
            <w:tcW w:w="162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5DF00A54" w14:textId="77777777">
            <w:pPr>
              <w:spacing w:before="0" w:after="0"/>
              <w:rPr>
                <w:sz w:val="22"/>
                <w:szCs w:val="22"/>
                <w:lang w:bidi="lo-LA"/>
              </w:rPr>
            </w:pPr>
            <w:r w:rsidRPr="00406638">
              <w:rPr>
                <w:sz w:val="22"/>
                <w:szCs w:val="22"/>
                <w:lang w:bidi="lo-LA"/>
              </w:rPr>
              <w:t>NGB</w:t>
            </w:r>
          </w:p>
        </w:tc>
        <w:tc>
          <w:tcPr>
            <w:tcW w:w="106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5CC92636" w14:textId="77777777">
            <w:pPr>
              <w:spacing w:before="0" w:after="0"/>
              <w:rPr>
                <w:sz w:val="22"/>
                <w:szCs w:val="22"/>
                <w:lang w:bidi="lo-LA"/>
              </w:rPr>
            </w:pPr>
            <w:r w:rsidRPr="00406638">
              <w:rPr>
                <w:sz w:val="22"/>
                <w:szCs w:val="22"/>
                <w:lang w:bidi="lo-LA"/>
              </w:rPr>
              <w:t>01</w:t>
            </w:r>
          </w:p>
        </w:tc>
        <w:tc>
          <w:tcPr>
            <w:tcW w:w="178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2BCBBC76" w14:textId="77777777">
            <w:pPr>
              <w:spacing w:before="0" w:after="0"/>
              <w:rPr>
                <w:sz w:val="22"/>
                <w:szCs w:val="22"/>
                <w:lang w:bidi="lo-LA"/>
              </w:rPr>
            </w:pPr>
            <w:r w:rsidRPr="00406638">
              <w:rPr>
                <w:sz w:val="22"/>
                <w:szCs w:val="22"/>
                <w:lang w:bidi="lo-LA"/>
              </w:rPr>
              <w:t>Không cân nợ có</w:t>
            </w:r>
          </w:p>
        </w:tc>
        <w:tc>
          <w:tcPr>
            <w:tcW w:w="174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4209C259" w14:textId="77777777">
            <w:pPr>
              <w:spacing w:before="0" w:after="0"/>
              <w:rPr>
                <w:sz w:val="22"/>
                <w:szCs w:val="22"/>
                <w:lang w:bidi="lo-LA"/>
              </w:rPr>
            </w:pPr>
            <w:r w:rsidRPr="00406638">
              <w:rPr>
                <w:sz w:val="22"/>
                <w:szCs w:val="22"/>
                <w:lang w:bidi="lo-LA"/>
              </w:rPr>
              <w:t>819901001</w:t>
            </w:r>
          </w:p>
        </w:tc>
      </w:tr>
      <w:tr w:rsidRPr="00406638" w:rsidR="00406638" w:rsidTr="00462075" w14:paraId="2B6ED107" w14:textId="77777777">
        <w:trPr>
          <w:trHeight w:val="255"/>
        </w:trPr>
        <w:tc>
          <w:tcPr>
            <w:tcW w:w="1628" w:type="dxa"/>
            <w:tcBorders>
              <w:top w:val="nil"/>
              <w:left w:val="single" w:color="auto" w:sz="4" w:space="0"/>
              <w:bottom w:val="single" w:color="auto" w:sz="4" w:space="0"/>
              <w:right w:val="single" w:color="auto" w:sz="4" w:space="0"/>
            </w:tcBorders>
            <w:shd w:val="clear" w:color="auto" w:fill="auto"/>
            <w:noWrap/>
            <w:hideMark/>
          </w:tcPr>
          <w:p w:rsidRPr="00406638" w:rsidR="00406638" w:rsidP="00406638" w:rsidRDefault="00406638" w14:paraId="243DD8C7" w14:textId="77777777">
            <w:pPr>
              <w:spacing w:before="0" w:after="0"/>
              <w:rPr>
                <w:sz w:val="22"/>
                <w:szCs w:val="22"/>
                <w:lang w:bidi="lo-LA"/>
              </w:rPr>
            </w:pPr>
            <w:r w:rsidRPr="00406638">
              <w:rPr>
                <w:sz w:val="22"/>
                <w:szCs w:val="22"/>
                <w:lang w:bidi="lo-LA"/>
              </w:rPr>
              <w:t>TH_CORE_BD</w:t>
            </w:r>
          </w:p>
        </w:tc>
        <w:tc>
          <w:tcPr>
            <w:tcW w:w="162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73B20974" w14:textId="77777777">
            <w:pPr>
              <w:spacing w:before="0" w:after="0"/>
              <w:rPr>
                <w:sz w:val="22"/>
                <w:szCs w:val="22"/>
                <w:lang w:bidi="lo-LA"/>
              </w:rPr>
            </w:pPr>
            <w:r w:rsidRPr="00406638">
              <w:rPr>
                <w:sz w:val="22"/>
                <w:szCs w:val="22"/>
                <w:lang w:bidi="lo-LA"/>
              </w:rPr>
              <w:t>NGB</w:t>
            </w:r>
          </w:p>
        </w:tc>
        <w:tc>
          <w:tcPr>
            <w:tcW w:w="106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1021AC11" w14:textId="77777777">
            <w:pPr>
              <w:spacing w:before="0" w:after="0"/>
              <w:rPr>
                <w:sz w:val="22"/>
                <w:szCs w:val="22"/>
                <w:lang w:bidi="lo-LA"/>
              </w:rPr>
            </w:pPr>
            <w:r w:rsidRPr="00406638">
              <w:rPr>
                <w:sz w:val="22"/>
                <w:szCs w:val="22"/>
                <w:lang w:bidi="lo-LA"/>
              </w:rPr>
              <w:t>02</w:t>
            </w:r>
          </w:p>
        </w:tc>
        <w:tc>
          <w:tcPr>
            <w:tcW w:w="178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76D2C4A4" w14:textId="77777777">
            <w:pPr>
              <w:spacing w:before="0" w:after="0"/>
              <w:rPr>
                <w:sz w:val="22"/>
                <w:szCs w:val="22"/>
                <w:lang w:bidi="lo-LA"/>
              </w:rPr>
            </w:pPr>
            <w:r w:rsidRPr="00406638">
              <w:rPr>
                <w:sz w:val="22"/>
                <w:szCs w:val="22"/>
                <w:lang w:bidi="lo-LA"/>
              </w:rPr>
              <w:t>Khác</w:t>
            </w:r>
          </w:p>
        </w:tc>
        <w:tc>
          <w:tcPr>
            <w:tcW w:w="174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0ECEB7D3" w14:textId="77777777">
            <w:pPr>
              <w:spacing w:before="0" w:after="0"/>
              <w:rPr>
                <w:sz w:val="22"/>
                <w:szCs w:val="22"/>
                <w:lang w:bidi="lo-LA"/>
              </w:rPr>
            </w:pPr>
            <w:r w:rsidRPr="00406638">
              <w:rPr>
                <w:sz w:val="22"/>
                <w:szCs w:val="22"/>
                <w:lang w:bidi="lo-LA"/>
              </w:rPr>
              <w:t>819701206</w:t>
            </w:r>
          </w:p>
        </w:tc>
      </w:tr>
      <w:tr w:rsidRPr="00406638" w:rsidR="00406638" w:rsidTr="00462075" w14:paraId="4EABE880" w14:textId="77777777">
        <w:trPr>
          <w:trHeight w:val="255"/>
        </w:trPr>
        <w:tc>
          <w:tcPr>
            <w:tcW w:w="1628" w:type="dxa"/>
            <w:tcBorders>
              <w:top w:val="nil"/>
              <w:left w:val="single" w:color="auto" w:sz="4" w:space="0"/>
              <w:bottom w:val="single" w:color="auto" w:sz="4" w:space="0"/>
              <w:right w:val="single" w:color="auto" w:sz="4" w:space="0"/>
            </w:tcBorders>
            <w:shd w:val="clear" w:color="auto" w:fill="auto"/>
            <w:noWrap/>
            <w:hideMark/>
          </w:tcPr>
          <w:p w:rsidRPr="00406638" w:rsidR="00406638" w:rsidP="00406638" w:rsidRDefault="00406638" w14:paraId="5555B5EF" w14:textId="77777777">
            <w:pPr>
              <w:spacing w:before="0" w:after="0"/>
              <w:rPr>
                <w:sz w:val="22"/>
                <w:szCs w:val="22"/>
                <w:lang w:bidi="lo-LA"/>
              </w:rPr>
            </w:pPr>
            <w:r w:rsidRPr="00406638">
              <w:rPr>
                <w:sz w:val="22"/>
                <w:szCs w:val="22"/>
                <w:lang w:bidi="lo-LA"/>
              </w:rPr>
              <w:t>TH_CORE_DS</w:t>
            </w:r>
          </w:p>
        </w:tc>
        <w:tc>
          <w:tcPr>
            <w:tcW w:w="162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54317B19" w14:textId="77777777">
            <w:pPr>
              <w:spacing w:before="0" w:after="0"/>
              <w:rPr>
                <w:sz w:val="22"/>
                <w:szCs w:val="22"/>
                <w:lang w:bidi="lo-LA"/>
              </w:rPr>
            </w:pPr>
            <w:r w:rsidRPr="00406638">
              <w:rPr>
                <w:sz w:val="22"/>
                <w:szCs w:val="22"/>
                <w:lang w:bidi="lo-LA"/>
              </w:rPr>
              <w:t>NB</w:t>
            </w:r>
          </w:p>
        </w:tc>
        <w:tc>
          <w:tcPr>
            <w:tcW w:w="106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094C4FCB" w14:textId="77777777">
            <w:pPr>
              <w:spacing w:before="0" w:after="0"/>
              <w:rPr>
                <w:sz w:val="22"/>
                <w:szCs w:val="22"/>
                <w:lang w:bidi="lo-LA"/>
              </w:rPr>
            </w:pPr>
            <w:r w:rsidRPr="00406638">
              <w:rPr>
                <w:sz w:val="22"/>
                <w:szCs w:val="22"/>
                <w:lang w:bidi="lo-LA"/>
              </w:rPr>
              <w:t>01</w:t>
            </w:r>
          </w:p>
        </w:tc>
        <w:tc>
          <w:tcPr>
            <w:tcW w:w="178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4F9DCCD4" w14:textId="77777777">
            <w:pPr>
              <w:spacing w:before="0" w:after="0"/>
              <w:rPr>
                <w:sz w:val="22"/>
                <w:szCs w:val="22"/>
                <w:lang w:bidi="lo-LA"/>
              </w:rPr>
            </w:pPr>
            <w:r w:rsidRPr="00406638">
              <w:rPr>
                <w:sz w:val="22"/>
                <w:szCs w:val="22"/>
                <w:lang w:bidi="lo-LA"/>
              </w:rPr>
              <w:t>Không cân nợ có</w:t>
            </w:r>
          </w:p>
        </w:tc>
        <w:tc>
          <w:tcPr>
            <w:tcW w:w="174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73C7AFB0" w14:textId="77777777">
            <w:pPr>
              <w:spacing w:before="0" w:after="0"/>
              <w:rPr>
                <w:sz w:val="22"/>
                <w:szCs w:val="22"/>
                <w:lang w:bidi="lo-LA"/>
              </w:rPr>
            </w:pPr>
            <w:r w:rsidRPr="00406638">
              <w:rPr>
                <w:sz w:val="22"/>
                <w:szCs w:val="22"/>
                <w:lang w:bidi="lo-LA"/>
              </w:rPr>
              <w:t>270310406</w:t>
            </w:r>
          </w:p>
        </w:tc>
      </w:tr>
      <w:tr w:rsidRPr="00406638" w:rsidR="00406638" w:rsidTr="00462075" w14:paraId="03091DA1" w14:textId="77777777">
        <w:trPr>
          <w:trHeight w:val="255"/>
        </w:trPr>
        <w:tc>
          <w:tcPr>
            <w:tcW w:w="1628" w:type="dxa"/>
            <w:tcBorders>
              <w:top w:val="nil"/>
              <w:left w:val="single" w:color="auto" w:sz="4" w:space="0"/>
              <w:bottom w:val="single" w:color="auto" w:sz="4" w:space="0"/>
              <w:right w:val="single" w:color="auto" w:sz="4" w:space="0"/>
            </w:tcBorders>
            <w:shd w:val="clear" w:color="auto" w:fill="auto"/>
            <w:noWrap/>
            <w:hideMark/>
          </w:tcPr>
          <w:p w:rsidRPr="00406638" w:rsidR="00406638" w:rsidP="00406638" w:rsidRDefault="00406638" w14:paraId="34035031" w14:textId="77777777">
            <w:pPr>
              <w:spacing w:before="0" w:after="0"/>
              <w:rPr>
                <w:sz w:val="22"/>
                <w:szCs w:val="22"/>
                <w:lang w:bidi="lo-LA"/>
              </w:rPr>
            </w:pPr>
            <w:r w:rsidRPr="00406638">
              <w:rPr>
                <w:sz w:val="22"/>
                <w:szCs w:val="22"/>
                <w:lang w:bidi="lo-LA"/>
              </w:rPr>
              <w:t>TH_CORE_DS</w:t>
            </w:r>
          </w:p>
        </w:tc>
        <w:tc>
          <w:tcPr>
            <w:tcW w:w="162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7E282B88" w14:textId="77777777">
            <w:pPr>
              <w:spacing w:before="0" w:after="0"/>
              <w:rPr>
                <w:sz w:val="22"/>
                <w:szCs w:val="22"/>
                <w:lang w:bidi="lo-LA"/>
              </w:rPr>
            </w:pPr>
            <w:r w:rsidRPr="00406638">
              <w:rPr>
                <w:sz w:val="22"/>
                <w:szCs w:val="22"/>
                <w:lang w:bidi="lo-LA"/>
              </w:rPr>
              <w:t>NB</w:t>
            </w:r>
          </w:p>
        </w:tc>
        <w:tc>
          <w:tcPr>
            <w:tcW w:w="106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661B0866" w14:textId="77777777">
            <w:pPr>
              <w:spacing w:before="0" w:after="0"/>
              <w:rPr>
                <w:sz w:val="22"/>
                <w:szCs w:val="22"/>
                <w:lang w:bidi="lo-LA"/>
              </w:rPr>
            </w:pPr>
            <w:r w:rsidRPr="00406638">
              <w:rPr>
                <w:sz w:val="22"/>
                <w:szCs w:val="22"/>
                <w:lang w:bidi="lo-LA"/>
              </w:rPr>
              <w:t>02</w:t>
            </w:r>
          </w:p>
        </w:tc>
        <w:tc>
          <w:tcPr>
            <w:tcW w:w="178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361E24F8" w14:textId="77777777">
            <w:pPr>
              <w:spacing w:before="0" w:after="0"/>
              <w:rPr>
                <w:sz w:val="22"/>
                <w:szCs w:val="22"/>
                <w:lang w:bidi="lo-LA"/>
              </w:rPr>
            </w:pPr>
            <w:r w:rsidRPr="00406638">
              <w:rPr>
                <w:sz w:val="22"/>
                <w:szCs w:val="22"/>
                <w:lang w:bidi="lo-LA"/>
              </w:rPr>
              <w:t>Khác</w:t>
            </w:r>
          </w:p>
        </w:tc>
        <w:tc>
          <w:tcPr>
            <w:tcW w:w="174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3D7D17DC" w14:textId="77777777">
            <w:pPr>
              <w:spacing w:before="0" w:after="0"/>
              <w:rPr>
                <w:sz w:val="22"/>
                <w:szCs w:val="22"/>
                <w:lang w:bidi="lo-LA"/>
              </w:rPr>
            </w:pPr>
            <w:r w:rsidRPr="00406638">
              <w:rPr>
                <w:sz w:val="22"/>
                <w:szCs w:val="22"/>
                <w:lang w:bidi="lo-LA"/>
              </w:rPr>
              <w:t>270310406</w:t>
            </w:r>
          </w:p>
        </w:tc>
      </w:tr>
      <w:tr w:rsidRPr="00406638" w:rsidR="00406638" w:rsidTr="00462075" w14:paraId="678A6656" w14:textId="77777777">
        <w:trPr>
          <w:trHeight w:val="255"/>
        </w:trPr>
        <w:tc>
          <w:tcPr>
            <w:tcW w:w="1628" w:type="dxa"/>
            <w:tcBorders>
              <w:top w:val="nil"/>
              <w:left w:val="single" w:color="auto" w:sz="4" w:space="0"/>
              <w:bottom w:val="single" w:color="auto" w:sz="4" w:space="0"/>
              <w:right w:val="single" w:color="auto" w:sz="4" w:space="0"/>
            </w:tcBorders>
            <w:shd w:val="clear" w:color="auto" w:fill="auto"/>
            <w:noWrap/>
            <w:hideMark/>
          </w:tcPr>
          <w:p w:rsidRPr="00406638" w:rsidR="00406638" w:rsidP="00406638" w:rsidRDefault="00406638" w14:paraId="0FC260A4" w14:textId="77777777">
            <w:pPr>
              <w:spacing w:before="0" w:after="0"/>
              <w:rPr>
                <w:sz w:val="22"/>
                <w:szCs w:val="22"/>
                <w:lang w:bidi="lo-LA"/>
              </w:rPr>
            </w:pPr>
            <w:r w:rsidRPr="00406638">
              <w:rPr>
                <w:sz w:val="22"/>
                <w:szCs w:val="22"/>
                <w:lang w:bidi="lo-LA"/>
              </w:rPr>
              <w:t>TH_CORE_DS</w:t>
            </w:r>
          </w:p>
        </w:tc>
        <w:tc>
          <w:tcPr>
            <w:tcW w:w="162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2F021B12" w14:textId="77777777">
            <w:pPr>
              <w:spacing w:before="0" w:after="0"/>
              <w:rPr>
                <w:sz w:val="22"/>
                <w:szCs w:val="22"/>
                <w:lang w:bidi="lo-LA"/>
              </w:rPr>
            </w:pPr>
            <w:r w:rsidRPr="00406638">
              <w:rPr>
                <w:sz w:val="22"/>
                <w:szCs w:val="22"/>
                <w:lang w:bidi="lo-LA"/>
              </w:rPr>
              <w:t>NGB</w:t>
            </w:r>
          </w:p>
        </w:tc>
        <w:tc>
          <w:tcPr>
            <w:tcW w:w="106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7ED54173" w14:textId="77777777">
            <w:pPr>
              <w:spacing w:before="0" w:after="0"/>
              <w:rPr>
                <w:sz w:val="22"/>
                <w:szCs w:val="22"/>
                <w:lang w:bidi="lo-LA"/>
              </w:rPr>
            </w:pPr>
            <w:r w:rsidRPr="00406638">
              <w:rPr>
                <w:sz w:val="22"/>
                <w:szCs w:val="22"/>
                <w:lang w:bidi="lo-LA"/>
              </w:rPr>
              <w:t>01</w:t>
            </w:r>
          </w:p>
        </w:tc>
        <w:tc>
          <w:tcPr>
            <w:tcW w:w="178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563CD6A8" w14:textId="77777777">
            <w:pPr>
              <w:spacing w:before="0" w:after="0"/>
              <w:rPr>
                <w:sz w:val="22"/>
                <w:szCs w:val="22"/>
                <w:lang w:bidi="lo-LA"/>
              </w:rPr>
            </w:pPr>
            <w:r w:rsidRPr="00406638">
              <w:rPr>
                <w:sz w:val="22"/>
                <w:szCs w:val="22"/>
                <w:lang w:bidi="lo-LA"/>
              </w:rPr>
              <w:t>Không cân nợ có</w:t>
            </w:r>
          </w:p>
        </w:tc>
        <w:tc>
          <w:tcPr>
            <w:tcW w:w="174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7703CADD" w14:textId="77777777">
            <w:pPr>
              <w:spacing w:before="0" w:after="0"/>
              <w:rPr>
                <w:sz w:val="22"/>
                <w:szCs w:val="22"/>
                <w:lang w:bidi="lo-LA"/>
              </w:rPr>
            </w:pPr>
            <w:r w:rsidRPr="00406638">
              <w:rPr>
                <w:sz w:val="22"/>
                <w:szCs w:val="22"/>
                <w:lang w:bidi="lo-LA"/>
              </w:rPr>
              <w:t>819901001</w:t>
            </w:r>
          </w:p>
        </w:tc>
      </w:tr>
      <w:tr w:rsidRPr="00406638" w:rsidR="00406638" w:rsidTr="00462075" w14:paraId="7332B45B" w14:textId="77777777">
        <w:trPr>
          <w:trHeight w:val="255"/>
        </w:trPr>
        <w:tc>
          <w:tcPr>
            <w:tcW w:w="1628" w:type="dxa"/>
            <w:tcBorders>
              <w:top w:val="nil"/>
              <w:left w:val="single" w:color="auto" w:sz="4" w:space="0"/>
              <w:bottom w:val="single" w:color="auto" w:sz="4" w:space="0"/>
              <w:right w:val="single" w:color="auto" w:sz="4" w:space="0"/>
            </w:tcBorders>
            <w:shd w:val="clear" w:color="auto" w:fill="auto"/>
            <w:noWrap/>
            <w:hideMark/>
          </w:tcPr>
          <w:p w:rsidRPr="00406638" w:rsidR="00406638" w:rsidP="00406638" w:rsidRDefault="00406638" w14:paraId="4384DA5E" w14:textId="77777777">
            <w:pPr>
              <w:spacing w:before="0" w:after="0"/>
              <w:rPr>
                <w:sz w:val="22"/>
                <w:szCs w:val="22"/>
                <w:lang w:bidi="lo-LA"/>
              </w:rPr>
            </w:pPr>
            <w:r w:rsidRPr="00406638">
              <w:rPr>
                <w:sz w:val="22"/>
                <w:szCs w:val="22"/>
                <w:lang w:bidi="lo-LA"/>
              </w:rPr>
              <w:t>TH_CORE_DS</w:t>
            </w:r>
          </w:p>
        </w:tc>
        <w:tc>
          <w:tcPr>
            <w:tcW w:w="162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5ABA1BEB" w14:textId="77777777">
            <w:pPr>
              <w:spacing w:before="0" w:after="0"/>
              <w:rPr>
                <w:sz w:val="22"/>
                <w:szCs w:val="22"/>
                <w:lang w:bidi="lo-LA"/>
              </w:rPr>
            </w:pPr>
            <w:r w:rsidRPr="00406638">
              <w:rPr>
                <w:sz w:val="22"/>
                <w:szCs w:val="22"/>
                <w:lang w:bidi="lo-LA"/>
              </w:rPr>
              <w:t>NGB</w:t>
            </w:r>
          </w:p>
        </w:tc>
        <w:tc>
          <w:tcPr>
            <w:tcW w:w="106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30CDE30F" w14:textId="77777777">
            <w:pPr>
              <w:spacing w:before="0" w:after="0"/>
              <w:rPr>
                <w:sz w:val="22"/>
                <w:szCs w:val="22"/>
                <w:lang w:bidi="lo-LA"/>
              </w:rPr>
            </w:pPr>
            <w:r w:rsidRPr="00406638">
              <w:rPr>
                <w:sz w:val="22"/>
                <w:szCs w:val="22"/>
                <w:lang w:bidi="lo-LA"/>
              </w:rPr>
              <w:t>02</w:t>
            </w:r>
          </w:p>
        </w:tc>
        <w:tc>
          <w:tcPr>
            <w:tcW w:w="178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658C845F" w14:textId="77777777">
            <w:pPr>
              <w:spacing w:before="0" w:after="0"/>
              <w:rPr>
                <w:sz w:val="22"/>
                <w:szCs w:val="22"/>
                <w:lang w:bidi="lo-LA"/>
              </w:rPr>
            </w:pPr>
            <w:r w:rsidRPr="00406638">
              <w:rPr>
                <w:sz w:val="22"/>
                <w:szCs w:val="22"/>
                <w:lang w:bidi="lo-LA"/>
              </w:rPr>
              <w:t>Khác</w:t>
            </w:r>
          </w:p>
        </w:tc>
        <w:tc>
          <w:tcPr>
            <w:tcW w:w="174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5ABF2D1E" w14:textId="77777777">
            <w:pPr>
              <w:spacing w:before="0" w:after="0"/>
              <w:rPr>
                <w:sz w:val="22"/>
                <w:szCs w:val="22"/>
                <w:lang w:bidi="lo-LA"/>
              </w:rPr>
            </w:pPr>
            <w:r w:rsidRPr="00406638">
              <w:rPr>
                <w:sz w:val="22"/>
                <w:szCs w:val="22"/>
                <w:lang w:bidi="lo-LA"/>
              </w:rPr>
              <w:t>819701206</w:t>
            </w:r>
          </w:p>
        </w:tc>
      </w:tr>
      <w:tr w:rsidRPr="00406638" w:rsidR="00406638" w:rsidTr="00462075" w14:paraId="6D2460AE" w14:textId="77777777">
        <w:trPr>
          <w:trHeight w:val="255"/>
        </w:trPr>
        <w:tc>
          <w:tcPr>
            <w:tcW w:w="1628" w:type="dxa"/>
            <w:tcBorders>
              <w:top w:val="nil"/>
              <w:left w:val="single" w:color="auto" w:sz="4" w:space="0"/>
              <w:bottom w:val="single" w:color="auto" w:sz="4" w:space="0"/>
              <w:right w:val="single" w:color="auto" w:sz="4" w:space="0"/>
            </w:tcBorders>
            <w:shd w:val="clear" w:color="auto" w:fill="auto"/>
            <w:noWrap/>
            <w:hideMark/>
          </w:tcPr>
          <w:p w:rsidRPr="00406638" w:rsidR="00406638" w:rsidP="00406638" w:rsidRDefault="00406638" w14:paraId="7B3E0CCD" w14:textId="77777777">
            <w:pPr>
              <w:spacing w:before="0" w:after="0"/>
              <w:rPr>
                <w:sz w:val="22"/>
                <w:szCs w:val="22"/>
                <w:lang w:bidi="lo-LA"/>
              </w:rPr>
            </w:pPr>
            <w:r w:rsidRPr="00406638">
              <w:rPr>
                <w:sz w:val="22"/>
                <w:szCs w:val="22"/>
                <w:lang w:bidi="lo-LA"/>
              </w:rPr>
              <w:t>TH_CORE_GW</w:t>
            </w:r>
          </w:p>
        </w:tc>
        <w:tc>
          <w:tcPr>
            <w:tcW w:w="162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167E1D85" w14:textId="77777777">
            <w:pPr>
              <w:spacing w:before="0" w:after="0"/>
              <w:rPr>
                <w:sz w:val="22"/>
                <w:szCs w:val="22"/>
                <w:lang w:bidi="lo-LA"/>
              </w:rPr>
            </w:pPr>
            <w:r w:rsidRPr="00406638">
              <w:rPr>
                <w:sz w:val="22"/>
                <w:szCs w:val="22"/>
                <w:lang w:bidi="lo-LA"/>
              </w:rPr>
              <w:t>NB</w:t>
            </w:r>
          </w:p>
        </w:tc>
        <w:tc>
          <w:tcPr>
            <w:tcW w:w="106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7F3F3355" w14:textId="77777777">
            <w:pPr>
              <w:spacing w:before="0" w:after="0"/>
              <w:rPr>
                <w:sz w:val="22"/>
                <w:szCs w:val="22"/>
                <w:lang w:bidi="lo-LA"/>
              </w:rPr>
            </w:pPr>
            <w:r w:rsidRPr="00406638">
              <w:rPr>
                <w:sz w:val="22"/>
                <w:szCs w:val="22"/>
                <w:lang w:bidi="lo-LA"/>
              </w:rPr>
              <w:t>01</w:t>
            </w:r>
          </w:p>
        </w:tc>
        <w:tc>
          <w:tcPr>
            <w:tcW w:w="178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36A130AD" w14:textId="77777777">
            <w:pPr>
              <w:spacing w:before="0" w:after="0"/>
              <w:rPr>
                <w:sz w:val="22"/>
                <w:szCs w:val="22"/>
                <w:lang w:bidi="lo-LA"/>
              </w:rPr>
            </w:pPr>
            <w:r w:rsidRPr="00406638">
              <w:rPr>
                <w:sz w:val="22"/>
                <w:szCs w:val="22"/>
                <w:lang w:bidi="lo-LA"/>
              </w:rPr>
              <w:t>Không cân nợ có</w:t>
            </w:r>
          </w:p>
        </w:tc>
        <w:tc>
          <w:tcPr>
            <w:tcW w:w="174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60D52CCB" w14:textId="77777777">
            <w:pPr>
              <w:spacing w:before="0" w:after="0"/>
              <w:rPr>
                <w:sz w:val="22"/>
                <w:szCs w:val="22"/>
                <w:lang w:bidi="lo-LA"/>
              </w:rPr>
            </w:pPr>
            <w:r w:rsidRPr="00406638">
              <w:rPr>
                <w:sz w:val="22"/>
                <w:szCs w:val="22"/>
                <w:lang w:bidi="lo-LA"/>
              </w:rPr>
              <w:t>270310406</w:t>
            </w:r>
          </w:p>
        </w:tc>
      </w:tr>
      <w:tr w:rsidRPr="00406638" w:rsidR="00406638" w:rsidTr="00462075" w14:paraId="71D9A75C" w14:textId="77777777">
        <w:trPr>
          <w:trHeight w:val="255"/>
        </w:trPr>
        <w:tc>
          <w:tcPr>
            <w:tcW w:w="1628" w:type="dxa"/>
            <w:tcBorders>
              <w:top w:val="nil"/>
              <w:left w:val="single" w:color="auto" w:sz="4" w:space="0"/>
              <w:bottom w:val="single" w:color="auto" w:sz="4" w:space="0"/>
              <w:right w:val="single" w:color="auto" w:sz="4" w:space="0"/>
            </w:tcBorders>
            <w:shd w:val="clear" w:color="auto" w:fill="auto"/>
            <w:noWrap/>
            <w:hideMark/>
          </w:tcPr>
          <w:p w:rsidRPr="00406638" w:rsidR="00406638" w:rsidP="00406638" w:rsidRDefault="00406638" w14:paraId="279DD37F" w14:textId="77777777">
            <w:pPr>
              <w:spacing w:before="0" w:after="0"/>
              <w:rPr>
                <w:sz w:val="22"/>
                <w:szCs w:val="22"/>
                <w:lang w:bidi="lo-LA"/>
              </w:rPr>
            </w:pPr>
            <w:r w:rsidRPr="00406638">
              <w:rPr>
                <w:sz w:val="22"/>
                <w:szCs w:val="22"/>
                <w:lang w:bidi="lo-LA"/>
              </w:rPr>
              <w:t>TH_CORE_GW</w:t>
            </w:r>
          </w:p>
        </w:tc>
        <w:tc>
          <w:tcPr>
            <w:tcW w:w="162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6CC77258" w14:textId="77777777">
            <w:pPr>
              <w:spacing w:before="0" w:after="0"/>
              <w:rPr>
                <w:sz w:val="22"/>
                <w:szCs w:val="22"/>
                <w:lang w:bidi="lo-LA"/>
              </w:rPr>
            </w:pPr>
            <w:r w:rsidRPr="00406638">
              <w:rPr>
                <w:sz w:val="22"/>
                <w:szCs w:val="22"/>
                <w:lang w:bidi="lo-LA"/>
              </w:rPr>
              <w:t>NB</w:t>
            </w:r>
          </w:p>
        </w:tc>
        <w:tc>
          <w:tcPr>
            <w:tcW w:w="106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3A7A978D" w14:textId="77777777">
            <w:pPr>
              <w:spacing w:before="0" w:after="0"/>
              <w:rPr>
                <w:sz w:val="22"/>
                <w:szCs w:val="22"/>
                <w:lang w:bidi="lo-LA"/>
              </w:rPr>
            </w:pPr>
            <w:r w:rsidRPr="00406638">
              <w:rPr>
                <w:sz w:val="22"/>
                <w:szCs w:val="22"/>
                <w:lang w:bidi="lo-LA"/>
              </w:rPr>
              <w:t>02</w:t>
            </w:r>
          </w:p>
        </w:tc>
        <w:tc>
          <w:tcPr>
            <w:tcW w:w="178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0C14C030" w14:textId="77777777">
            <w:pPr>
              <w:spacing w:before="0" w:after="0"/>
              <w:rPr>
                <w:sz w:val="22"/>
                <w:szCs w:val="22"/>
                <w:lang w:bidi="lo-LA"/>
              </w:rPr>
            </w:pPr>
            <w:r w:rsidRPr="00406638">
              <w:rPr>
                <w:sz w:val="22"/>
                <w:szCs w:val="22"/>
                <w:lang w:bidi="lo-LA"/>
              </w:rPr>
              <w:t>Khác</w:t>
            </w:r>
          </w:p>
        </w:tc>
        <w:tc>
          <w:tcPr>
            <w:tcW w:w="174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131D9B40" w14:textId="77777777">
            <w:pPr>
              <w:spacing w:before="0" w:after="0"/>
              <w:rPr>
                <w:sz w:val="22"/>
                <w:szCs w:val="22"/>
                <w:lang w:bidi="lo-LA"/>
              </w:rPr>
            </w:pPr>
            <w:r w:rsidRPr="00406638">
              <w:rPr>
                <w:sz w:val="22"/>
                <w:szCs w:val="22"/>
                <w:lang w:bidi="lo-LA"/>
              </w:rPr>
              <w:t>270310406</w:t>
            </w:r>
          </w:p>
        </w:tc>
      </w:tr>
      <w:tr w:rsidRPr="00406638" w:rsidR="00406638" w:rsidTr="00462075" w14:paraId="2D5CC786" w14:textId="77777777">
        <w:trPr>
          <w:trHeight w:val="255"/>
        </w:trPr>
        <w:tc>
          <w:tcPr>
            <w:tcW w:w="1628" w:type="dxa"/>
            <w:tcBorders>
              <w:top w:val="nil"/>
              <w:left w:val="single" w:color="auto" w:sz="4" w:space="0"/>
              <w:bottom w:val="single" w:color="auto" w:sz="4" w:space="0"/>
              <w:right w:val="single" w:color="auto" w:sz="4" w:space="0"/>
            </w:tcBorders>
            <w:shd w:val="clear" w:color="auto" w:fill="auto"/>
            <w:noWrap/>
            <w:hideMark/>
          </w:tcPr>
          <w:p w:rsidRPr="00406638" w:rsidR="00406638" w:rsidP="00406638" w:rsidRDefault="00406638" w14:paraId="45F66EB4" w14:textId="77777777">
            <w:pPr>
              <w:spacing w:before="0" w:after="0"/>
              <w:rPr>
                <w:sz w:val="22"/>
                <w:szCs w:val="22"/>
                <w:lang w:bidi="lo-LA"/>
              </w:rPr>
            </w:pPr>
            <w:r w:rsidRPr="00406638">
              <w:rPr>
                <w:sz w:val="22"/>
                <w:szCs w:val="22"/>
                <w:lang w:bidi="lo-LA"/>
              </w:rPr>
              <w:t>TH_CORE_GW</w:t>
            </w:r>
          </w:p>
        </w:tc>
        <w:tc>
          <w:tcPr>
            <w:tcW w:w="162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1A01DA04" w14:textId="77777777">
            <w:pPr>
              <w:spacing w:before="0" w:after="0"/>
              <w:rPr>
                <w:sz w:val="22"/>
                <w:szCs w:val="22"/>
                <w:lang w:bidi="lo-LA"/>
              </w:rPr>
            </w:pPr>
            <w:r w:rsidRPr="00406638">
              <w:rPr>
                <w:sz w:val="22"/>
                <w:szCs w:val="22"/>
                <w:lang w:bidi="lo-LA"/>
              </w:rPr>
              <w:t>NGB</w:t>
            </w:r>
          </w:p>
        </w:tc>
        <w:tc>
          <w:tcPr>
            <w:tcW w:w="106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54159123" w14:textId="77777777">
            <w:pPr>
              <w:spacing w:before="0" w:after="0"/>
              <w:rPr>
                <w:sz w:val="22"/>
                <w:szCs w:val="22"/>
                <w:lang w:bidi="lo-LA"/>
              </w:rPr>
            </w:pPr>
            <w:r w:rsidRPr="00406638">
              <w:rPr>
                <w:sz w:val="22"/>
                <w:szCs w:val="22"/>
                <w:lang w:bidi="lo-LA"/>
              </w:rPr>
              <w:t>01</w:t>
            </w:r>
          </w:p>
        </w:tc>
        <w:tc>
          <w:tcPr>
            <w:tcW w:w="178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5A6DC2B5" w14:textId="77777777">
            <w:pPr>
              <w:spacing w:before="0" w:after="0"/>
              <w:rPr>
                <w:sz w:val="22"/>
                <w:szCs w:val="22"/>
                <w:lang w:bidi="lo-LA"/>
              </w:rPr>
            </w:pPr>
            <w:r w:rsidRPr="00406638">
              <w:rPr>
                <w:sz w:val="22"/>
                <w:szCs w:val="22"/>
                <w:lang w:bidi="lo-LA"/>
              </w:rPr>
              <w:t>Không cân nợ có</w:t>
            </w:r>
          </w:p>
        </w:tc>
        <w:tc>
          <w:tcPr>
            <w:tcW w:w="174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3FD36F2C" w14:textId="77777777">
            <w:pPr>
              <w:spacing w:before="0" w:after="0"/>
              <w:rPr>
                <w:sz w:val="22"/>
                <w:szCs w:val="22"/>
                <w:lang w:bidi="lo-LA"/>
              </w:rPr>
            </w:pPr>
            <w:r w:rsidRPr="00406638">
              <w:rPr>
                <w:sz w:val="22"/>
                <w:szCs w:val="22"/>
                <w:lang w:bidi="lo-LA"/>
              </w:rPr>
              <w:t>819701206</w:t>
            </w:r>
          </w:p>
        </w:tc>
      </w:tr>
      <w:tr w:rsidRPr="00406638" w:rsidR="00406638" w:rsidTr="00462075" w14:paraId="2E57B66A" w14:textId="77777777">
        <w:trPr>
          <w:trHeight w:val="255"/>
        </w:trPr>
        <w:tc>
          <w:tcPr>
            <w:tcW w:w="1628" w:type="dxa"/>
            <w:tcBorders>
              <w:top w:val="nil"/>
              <w:left w:val="single" w:color="auto" w:sz="4" w:space="0"/>
              <w:bottom w:val="single" w:color="auto" w:sz="4" w:space="0"/>
              <w:right w:val="single" w:color="auto" w:sz="4" w:space="0"/>
            </w:tcBorders>
            <w:shd w:val="clear" w:color="auto" w:fill="auto"/>
            <w:noWrap/>
            <w:hideMark/>
          </w:tcPr>
          <w:p w:rsidRPr="00406638" w:rsidR="00406638" w:rsidP="00406638" w:rsidRDefault="00406638" w14:paraId="5B5F1FAB" w14:textId="77777777">
            <w:pPr>
              <w:spacing w:before="0" w:after="0"/>
              <w:rPr>
                <w:sz w:val="22"/>
                <w:szCs w:val="22"/>
                <w:lang w:bidi="lo-LA"/>
              </w:rPr>
            </w:pPr>
            <w:r w:rsidRPr="00406638">
              <w:rPr>
                <w:sz w:val="22"/>
                <w:szCs w:val="22"/>
                <w:lang w:bidi="lo-LA"/>
              </w:rPr>
              <w:t>TH_CORE_GW</w:t>
            </w:r>
          </w:p>
        </w:tc>
        <w:tc>
          <w:tcPr>
            <w:tcW w:w="162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6B4EC19A" w14:textId="77777777">
            <w:pPr>
              <w:spacing w:before="0" w:after="0"/>
              <w:rPr>
                <w:sz w:val="22"/>
                <w:szCs w:val="22"/>
                <w:lang w:bidi="lo-LA"/>
              </w:rPr>
            </w:pPr>
            <w:r w:rsidRPr="00406638">
              <w:rPr>
                <w:sz w:val="22"/>
                <w:szCs w:val="22"/>
                <w:lang w:bidi="lo-LA"/>
              </w:rPr>
              <w:t>NGB</w:t>
            </w:r>
          </w:p>
        </w:tc>
        <w:tc>
          <w:tcPr>
            <w:tcW w:w="106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47663305" w14:textId="77777777">
            <w:pPr>
              <w:spacing w:before="0" w:after="0"/>
              <w:rPr>
                <w:sz w:val="22"/>
                <w:szCs w:val="22"/>
                <w:lang w:bidi="lo-LA"/>
              </w:rPr>
            </w:pPr>
            <w:r w:rsidRPr="00406638">
              <w:rPr>
                <w:sz w:val="22"/>
                <w:szCs w:val="22"/>
                <w:lang w:bidi="lo-LA"/>
              </w:rPr>
              <w:t>02</w:t>
            </w:r>
          </w:p>
        </w:tc>
        <w:tc>
          <w:tcPr>
            <w:tcW w:w="178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36C02D3F" w14:textId="77777777">
            <w:pPr>
              <w:spacing w:before="0" w:after="0"/>
              <w:rPr>
                <w:sz w:val="22"/>
                <w:szCs w:val="22"/>
                <w:lang w:bidi="lo-LA"/>
              </w:rPr>
            </w:pPr>
            <w:r w:rsidRPr="00406638">
              <w:rPr>
                <w:sz w:val="22"/>
                <w:szCs w:val="22"/>
                <w:lang w:bidi="lo-LA"/>
              </w:rPr>
              <w:t>Khác</w:t>
            </w:r>
          </w:p>
        </w:tc>
        <w:tc>
          <w:tcPr>
            <w:tcW w:w="1740" w:type="dxa"/>
            <w:tcBorders>
              <w:top w:val="nil"/>
              <w:left w:val="nil"/>
              <w:bottom w:val="single" w:color="auto" w:sz="4" w:space="0"/>
              <w:right w:val="single" w:color="auto" w:sz="4" w:space="0"/>
            </w:tcBorders>
            <w:shd w:val="clear" w:color="auto" w:fill="auto"/>
            <w:noWrap/>
            <w:hideMark/>
          </w:tcPr>
          <w:p w:rsidRPr="00406638" w:rsidR="00406638" w:rsidP="00406638" w:rsidRDefault="00406638" w14:paraId="059488FB" w14:textId="77777777">
            <w:pPr>
              <w:spacing w:before="0" w:after="0"/>
              <w:rPr>
                <w:sz w:val="22"/>
                <w:szCs w:val="22"/>
                <w:lang w:bidi="lo-LA"/>
              </w:rPr>
            </w:pPr>
            <w:r w:rsidRPr="00406638">
              <w:rPr>
                <w:sz w:val="22"/>
                <w:szCs w:val="22"/>
                <w:lang w:bidi="lo-LA"/>
              </w:rPr>
              <w:t>819701206</w:t>
            </w:r>
          </w:p>
        </w:tc>
      </w:tr>
    </w:tbl>
    <w:p w:rsidR="00406638" w:rsidP="00406638" w:rsidRDefault="00406638" w14:paraId="75FDC0F1" w14:textId="77777777">
      <w:pPr>
        <w:spacing w:line="295" w:lineRule="auto"/>
        <w:ind w:left="360"/>
        <w:jc w:val="both"/>
      </w:pPr>
      <w:r w:rsidRPr="00406638">
        <w:rPr>
          <w:b/>
          <w:bCs/>
        </w:rPr>
        <w:t>Program</w:t>
      </w:r>
      <w:r>
        <w:t>: Tên chương trình tích hợp (Doanh số, Backdate hay Gateway).</w:t>
      </w:r>
    </w:p>
    <w:p w:rsidR="00406638" w:rsidP="00406638" w:rsidRDefault="00406638" w14:paraId="22DFE5D9" w14:textId="77777777">
      <w:pPr>
        <w:spacing w:line="295" w:lineRule="auto"/>
        <w:ind w:left="360"/>
        <w:jc w:val="both"/>
      </w:pPr>
      <w:r w:rsidRPr="00406638">
        <w:rPr>
          <w:b/>
          <w:bCs/>
        </w:rPr>
        <w:t>Loại tài khoản</w:t>
      </w:r>
      <w:r>
        <w:t>: NB là Nội bảng, NGB là ngoại bảng.</w:t>
      </w:r>
    </w:p>
    <w:p w:rsidR="00406638" w:rsidP="00406638" w:rsidRDefault="00406638" w14:paraId="028178E6" w14:textId="77777777">
      <w:pPr>
        <w:spacing w:line="295" w:lineRule="auto"/>
        <w:ind w:left="360"/>
        <w:jc w:val="both"/>
      </w:pPr>
      <w:r w:rsidRPr="00406638">
        <w:rPr>
          <w:b/>
          <w:bCs/>
        </w:rPr>
        <w:t>Loại lỗi/Message code</w:t>
      </w:r>
      <w:r>
        <w:t>: Bao gồm 2 loại: 01-Không cân nợ có; 02-Khác</w:t>
      </w:r>
    </w:p>
    <w:p w:rsidRPr="00406638" w:rsidR="00406638" w:rsidP="00406638" w:rsidRDefault="00406638" w14:paraId="3C07B279" w14:textId="77777777">
      <w:pPr>
        <w:spacing w:line="295" w:lineRule="auto"/>
        <w:ind w:left="360"/>
        <w:jc w:val="both"/>
      </w:pPr>
      <w:r w:rsidRPr="00406638">
        <w:rPr>
          <w:b/>
          <w:bCs/>
        </w:rPr>
        <w:t>Fixed Account</w:t>
      </w:r>
      <w:r>
        <w:t>: TK xử lý lỗi cho từng trường hợp.</w:t>
      </w:r>
      <w:r w:rsidR="002D16CA">
        <w:t xml:space="preserve"> </w:t>
      </w:r>
      <w:r w:rsidR="00A907AC">
        <w:t>Khi</w:t>
      </w:r>
      <w:r w:rsidR="002D16CA">
        <w:t xml:space="preserve"> có yêu cầu thay đổi TK xử lý lỗi, cán bộ vận hành thực hiện thay đổi giá trị tại trường này.</w:t>
      </w:r>
    </w:p>
    <w:p w:rsidRPr="00F76BBA" w:rsidR="00B35F22" w:rsidP="00F97F5B" w:rsidRDefault="00B35F22" w14:paraId="0E56982A" w14:textId="77777777">
      <w:pPr>
        <w:pStyle w:val="ListParagraph"/>
        <w:numPr>
          <w:ilvl w:val="0"/>
          <w:numId w:val="42"/>
        </w:numPr>
        <w:spacing w:line="295" w:lineRule="auto"/>
        <w:jc w:val="both"/>
        <w:rPr>
          <w:b/>
          <w:bCs/>
          <w:u w:val="single"/>
        </w:rPr>
      </w:pPr>
      <w:r w:rsidRPr="00F76BBA">
        <w:rPr>
          <w:b/>
          <w:bCs/>
          <w:u w:val="single"/>
        </w:rPr>
        <w:t>Bảng tham số tài khoản hạch toán giao dịch điều hòa cuối ngày</w:t>
      </w:r>
    </w:p>
    <w:p w:rsidR="00207286" w:rsidP="00B35F22" w:rsidRDefault="00B35F22" w14:paraId="2B184353" w14:textId="77777777">
      <w:pPr>
        <w:spacing w:line="295" w:lineRule="auto"/>
        <w:ind w:left="360"/>
        <w:jc w:val="both"/>
      </w:pPr>
      <w:r>
        <w:t xml:space="preserve">Xây dựng bảng tham số </w:t>
      </w:r>
      <w:r w:rsidRPr="002D16CA">
        <w:rPr>
          <w:b/>
          <w:bCs/>
        </w:rPr>
        <w:t>ZTB_ZCGL</w:t>
      </w:r>
      <w:r w:rsidR="00207286">
        <w:rPr>
          <w:b/>
          <w:bCs/>
        </w:rPr>
        <w:t>27_28</w:t>
      </w:r>
      <w:r>
        <w:t xml:space="preserve"> dùng để khai báo các tài khoản tự động hạch toán </w:t>
      </w:r>
      <w:r w:rsidR="00207286">
        <w:t>cho các giao dịch cuối ngày:</w:t>
      </w:r>
    </w:p>
    <w:p w:rsidR="00207286" w:rsidP="00207286" w:rsidRDefault="00207286" w14:paraId="5CDB863E" w14:textId="77777777">
      <w:pPr>
        <w:spacing w:line="360" w:lineRule="auto"/>
        <w:ind w:firstLine="360"/>
        <w:jc w:val="both"/>
        <w:rPr>
          <w:iCs/>
          <w:color w:val="000000"/>
        </w:rPr>
      </w:pPr>
      <w:r>
        <w:t xml:space="preserve">+ </w:t>
      </w:r>
      <w:r>
        <w:rPr>
          <w:iCs/>
          <w:color w:val="000000"/>
        </w:rPr>
        <w:t>Kết chuyển cam kết ngoại bảng từ DVGS về TSCN.</w:t>
      </w:r>
    </w:p>
    <w:p w:rsidR="00207286" w:rsidP="00207286" w:rsidRDefault="00207286" w14:paraId="6CB9D01D" w14:textId="77777777">
      <w:pPr>
        <w:spacing w:line="360" w:lineRule="auto"/>
        <w:ind w:firstLine="360"/>
        <w:jc w:val="both"/>
        <w:rPr>
          <w:iCs/>
          <w:color w:val="000000"/>
        </w:rPr>
      </w:pPr>
      <w:r>
        <w:rPr>
          <w:iCs/>
          <w:color w:val="000000"/>
        </w:rPr>
        <w:t>+ Kết chuyển cam kết ngoại bảng từ TSCN về TSC</w:t>
      </w:r>
      <w:r w:rsidR="00A02402">
        <w:rPr>
          <w:iCs/>
          <w:color w:val="000000"/>
        </w:rPr>
        <w:t>.</w:t>
      </w:r>
    </w:p>
    <w:p w:rsidR="00207286" w:rsidP="00207286" w:rsidRDefault="00207286" w14:paraId="2F71CF57" w14:textId="77777777">
      <w:pPr>
        <w:spacing w:line="360" w:lineRule="auto"/>
        <w:ind w:firstLine="360"/>
        <w:jc w:val="both"/>
        <w:rPr>
          <w:iCs/>
          <w:color w:val="000000"/>
        </w:rPr>
      </w:pPr>
      <w:r>
        <w:rPr>
          <w:iCs/>
          <w:color w:val="000000"/>
        </w:rPr>
        <w:t xml:space="preserve">+ </w:t>
      </w:r>
      <w:r w:rsidRPr="007F3603">
        <w:rPr>
          <w:iCs/>
          <w:color w:val="000000"/>
        </w:rPr>
        <w:t xml:space="preserve">Điều hòa cuối ngày giữa </w:t>
      </w:r>
      <w:r w:rsidRPr="007F3603">
        <w:rPr>
          <w:lang w:bidi="en-US"/>
        </w:rPr>
        <w:t>FX Sales và FX Trading</w:t>
      </w:r>
      <w:r w:rsidR="00A02402">
        <w:rPr>
          <w:lang w:bidi="en-US"/>
        </w:rPr>
        <w:t>.</w:t>
      </w:r>
    </w:p>
    <w:p w:rsidR="00207286" w:rsidP="00207286" w:rsidRDefault="00412C59" w14:paraId="3C2BF82D" w14:textId="647143AC">
      <w:pPr>
        <w:spacing w:line="295" w:lineRule="auto"/>
        <w:jc w:val="both"/>
      </w:pPr>
      <w:r>
        <w:t>Các</w:t>
      </w:r>
      <w:r w:rsidR="007029CB">
        <w:t xml:space="preserve"> giá trị của b</w:t>
      </w:r>
      <w:r w:rsidRPr="002D16CA" w:rsidR="007029CB">
        <w:t>ảng tham số</w:t>
      </w:r>
      <w:commentRangeStart w:id="48"/>
      <w:r w:rsidR="00207286">
        <w:t>:</w:t>
      </w:r>
      <w:commentRangeEnd w:id="48"/>
      <w:r w:rsidR="00BF354B">
        <w:rPr>
          <w:rStyle w:val="CommentReference"/>
          <w:lang w:val="x-none" w:eastAsia="x-none"/>
        </w:rPr>
        <w:commentReference w:id="48"/>
      </w:r>
    </w:p>
    <w:tbl>
      <w:tblPr>
        <w:tblW w:w="8744" w:type="dxa"/>
        <w:tblLook w:val="04A0" w:firstRow="1" w:lastRow="0" w:firstColumn="1" w:lastColumn="0" w:noHBand="0" w:noVBand="1"/>
        <w:tblPrChange w:author="013254" w:date="2021-07-09T10:38:00Z" w:id="49">
          <w:tblPr>
            <w:tblW w:w="8744" w:type="dxa"/>
            <w:tblLook w:val="04A0" w:firstRow="1" w:lastRow="0" w:firstColumn="1" w:lastColumn="0" w:noHBand="0" w:noVBand="1"/>
          </w:tblPr>
        </w:tblPrChange>
      </w:tblPr>
      <w:tblGrid>
        <w:gridCol w:w="1340"/>
        <w:gridCol w:w="1160"/>
        <w:gridCol w:w="1420"/>
        <w:gridCol w:w="1206"/>
        <w:gridCol w:w="1206"/>
        <w:gridCol w:w="1206"/>
        <w:gridCol w:w="1206"/>
        <w:tblGridChange w:id="50">
          <w:tblGrid>
            <w:gridCol w:w="1340"/>
            <w:gridCol w:w="1160"/>
            <w:gridCol w:w="1420"/>
            <w:gridCol w:w="1206"/>
            <w:gridCol w:w="1206"/>
            <w:gridCol w:w="1206"/>
            <w:gridCol w:w="1206"/>
          </w:tblGrid>
        </w:tblGridChange>
      </w:tblGrid>
      <w:tr w:rsidRPr="00207286" w:rsidR="00207286" w:rsidTr="0050327D" w14:paraId="6A22AEB3" w14:textId="77777777">
        <w:trPr>
          <w:trHeight w:val="255"/>
          <w:tblHeader/>
          <w:trPrChange w:author="013254" w:date="2021-07-09T10:38:00Z" w:id="51">
            <w:trPr>
              <w:trHeight w:val="255"/>
            </w:trPr>
          </w:trPrChange>
        </w:trPr>
        <w:tc>
          <w:tcPr>
            <w:tcW w:w="1340" w:type="dxa"/>
            <w:tcBorders>
              <w:top w:val="single" w:color="auto" w:sz="4" w:space="0"/>
              <w:left w:val="single" w:color="auto" w:sz="4" w:space="0"/>
              <w:bottom w:val="single" w:color="auto" w:sz="4" w:space="0"/>
              <w:right w:val="single" w:color="auto" w:sz="4" w:space="0"/>
            </w:tcBorders>
            <w:shd w:val="clear" w:color="auto" w:fill="auto"/>
            <w:noWrap/>
            <w:hideMark/>
            <w:tcPrChange w:author="013254" w:date="2021-07-09T10:38:00Z" w:id="52">
              <w:tcPr>
                <w:tcW w:w="1340" w:type="dxa"/>
                <w:tcBorders>
                  <w:top w:val="single" w:color="auto" w:sz="4" w:space="0"/>
                  <w:left w:val="single" w:color="auto" w:sz="4" w:space="0"/>
                  <w:bottom w:val="single" w:color="auto" w:sz="4" w:space="0"/>
                  <w:right w:val="single" w:color="auto" w:sz="4" w:space="0"/>
                </w:tcBorders>
                <w:shd w:val="clear" w:color="auto" w:fill="auto"/>
                <w:noWrap/>
                <w:hideMark/>
              </w:tcPr>
            </w:tcPrChange>
          </w:tcPr>
          <w:p w:rsidRPr="00207286" w:rsidR="00207286" w:rsidP="00207286" w:rsidRDefault="00207286" w14:paraId="7DDC9955" w14:textId="77777777">
            <w:pPr>
              <w:spacing w:before="0" w:after="0"/>
              <w:jc w:val="center"/>
              <w:rPr>
                <w:b/>
                <w:bCs/>
                <w:sz w:val="22"/>
                <w:szCs w:val="22"/>
                <w:lang w:bidi="lo-LA"/>
              </w:rPr>
            </w:pPr>
            <w:r w:rsidRPr="00207286">
              <w:rPr>
                <w:b/>
                <w:bCs/>
                <w:sz w:val="22"/>
                <w:szCs w:val="22"/>
                <w:lang w:bidi="lo-LA"/>
              </w:rPr>
              <w:t>TCODE</w:t>
            </w:r>
          </w:p>
        </w:tc>
        <w:tc>
          <w:tcPr>
            <w:tcW w:w="1160" w:type="dxa"/>
            <w:tcBorders>
              <w:top w:val="single" w:color="auto" w:sz="4" w:space="0"/>
              <w:left w:val="nil"/>
              <w:bottom w:val="single" w:color="auto" w:sz="4" w:space="0"/>
              <w:right w:val="single" w:color="auto" w:sz="4" w:space="0"/>
            </w:tcBorders>
            <w:shd w:val="clear" w:color="auto" w:fill="auto"/>
            <w:noWrap/>
            <w:hideMark/>
            <w:tcPrChange w:author="013254" w:date="2021-07-09T10:38:00Z" w:id="53">
              <w:tcPr>
                <w:tcW w:w="1160" w:type="dxa"/>
                <w:tcBorders>
                  <w:top w:val="single" w:color="auto" w:sz="4" w:space="0"/>
                  <w:left w:val="nil"/>
                  <w:bottom w:val="single" w:color="auto" w:sz="4" w:space="0"/>
                  <w:right w:val="single" w:color="auto" w:sz="4" w:space="0"/>
                </w:tcBorders>
                <w:shd w:val="clear" w:color="auto" w:fill="auto"/>
                <w:noWrap/>
                <w:hideMark/>
              </w:tcPr>
            </w:tcPrChange>
          </w:tcPr>
          <w:p w:rsidRPr="00207286" w:rsidR="00207286" w:rsidP="00207286" w:rsidRDefault="00207286" w14:paraId="12F33A8F" w14:textId="77777777">
            <w:pPr>
              <w:spacing w:before="0" w:after="0"/>
              <w:jc w:val="center"/>
              <w:rPr>
                <w:b/>
                <w:bCs/>
                <w:sz w:val="22"/>
                <w:szCs w:val="22"/>
                <w:lang w:bidi="lo-LA"/>
              </w:rPr>
            </w:pPr>
            <w:r w:rsidRPr="00207286">
              <w:rPr>
                <w:b/>
                <w:bCs/>
                <w:sz w:val="22"/>
                <w:szCs w:val="22"/>
                <w:lang w:bidi="lo-LA"/>
              </w:rPr>
              <w:t>KEY_TS</w:t>
            </w:r>
          </w:p>
        </w:tc>
        <w:tc>
          <w:tcPr>
            <w:tcW w:w="1420" w:type="dxa"/>
            <w:tcBorders>
              <w:top w:val="single" w:color="auto" w:sz="4" w:space="0"/>
              <w:left w:val="nil"/>
              <w:bottom w:val="single" w:color="auto" w:sz="4" w:space="0"/>
              <w:right w:val="single" w:color="auto" w:sz="4" w:space="0"/>
            </w:tcBorders>
            <w:shd w:val="clear" w:color="auto" w:fill="auto"/>
            <w:noWrap/>
            <w:hideMark/>
            <w:tcPrChange w:author="013254" w:date="2021-07-09T10:38:00Z" w:id="54">
              <w:tcPr>
                <w:tcW w:w="1420" w:type="dxa"/>
                <w:tcBorders>
                  <w:top w:val="single" w:color="auto" w:sz="4" w:space="0"/>
                  <w:left w:val="nil"/>
                  <w:bottom w:val="single" w:color="auto" w:sz="4" w:space="0"/>
                  <w:right w:val="single" w:color="auto" w:sz="4" w:space="0"/>
                </w:tcBorders>
                <w:shd w:val="clear" w:color="auto" w:fill="auto"/>
                <w:noWrap/>
                <w:hideMark/>
              </w:tcPr>
            </w:tcPrChange>
          </w:tcPr>
          <w:p w:rsidRPr="00207286" w:rsidR="00207286" w:rsidP="00207286" w:rsidRDefault="00207286" w14:paraId="181A29FD" w14:textId="77777777">
            <w:pPr>
              <w:spacing w:before="0" w:after="0"/>
              <w:jc w:val="center"/>
              <w:rPr>
                <w:b/>
                <w:bCs/>
                <w:sz w:val="22"/>
                <w:szCs w:val="22"/>
                <w:lang w:bidi="lo-LA"/>
              </w:rPr>
            </w:pPr>
            <w:r w:rsidRPr="00207286">
              <w:rPr>
                <w:b/>
                <w:bCs/>
                <w:sz w:val="22"/>
                <w:szCs w:val="22"/>
                <w:lang w:bidi="lo-LA"/>
              </w:rPr>
              <w:t>VALUE1</w:t>
            </w:r>
          </w:p>
        </w:tc>
        <w:tc>
          <w:tcPr>
            <w:tcW w:w="1206" w:type="dxa"/>
            <w:tcBorders>
              <w:top w:val="single" w:color="auto" w:sz="4" w:space="0"/>
              <w:left w:val="nil"/>
              <w:bottom w:val="single" w:color="auto" w:sz="4" w:space="0"/>
              <w:right w:val="single" w:color="auto" w:sz="4" w:space="0"/>
            </w:tcBorders>
            <w:shd w:val="clear" w:color="auto" w:fill="auto"/>
            <w:noWrap/>
            <w:hideMark/>
            <w:tcPrChange w:author="013254" w:date="2021-07-09T10:38:00Z" w:id="55">
              <w:tcPr>
                <w:tcW w:w="1206" w:type="dxa"/>
                <w:tcBorders>
                  <w:top w:val="single" w:color="auto" w:sz="4" w:space="0"/>
                  <w:left w:val="nil"/>
                  <w:bottom w:val="single" w:color="auto" w:sz="4" w:space="0"/>
                  <w:right w:val="single" w:color="auto" w:sz="4" w:space="0"/>
                </w:tcBorders>
                <w:shd w:val="clear" w:color="auto" w:fill="auto"/>
                <w:noWrap/>
                <w:hideMark/>
              </w:tcPr>
            </w:tcPrChange>
          </w:tcPr>
          <w:p w:rsidRPr="00207286" w:rsidR="00207286" w:rsidP="00207286" w:rsidRDefault="00207286" w14:paraId="3EC97E91" w14:textId="77777777">
            <w:pPr>
              <w:spacing w:before="0" w:after="0"/>
              <w:jc w:val="center"/>
              <w:rPr>
                <w:b/>
                <w:bCs/>
                <w:sz w:val="22"/>
                <w:szCs w:val="22"/>
                <w:lang w:bidi="lo-LA"/>
              </w:rPr>
            </w:pPr>
            <w:r w:rsidRPr="00207286">
              <w:rPr>
                <w:b/>
                <w:bCs/>
                <w:sz w:val="22"/>
                <w:szCs w:val="22"/>
                <w:lang w:bidi="lo-LA"/>
              </w:rPr>
              <w:t>VALUE2</w:t>
            </w:r>
          </w:p>
        </w:tc>
        <w:tc>
          <w:tcPr>
            <w:tcW w:w="1206" w:type="dxa"/>
            <w:tcBorders>
              <w:top w:val="single" w:color="auto" w:sz="4" w:space="0"/>
              <w:left w:val="nil"/>
              <w:bottom w:val="single" w:color="auto" w:sz="4" w:space="0"/>
              <w:right w:val="single" w:color="auto" w:sz="4" w:space="0"/>
            </w:tcBorders>
            <w:shd w:val="clear" w:color="auto" w:fill="auto"/>
            <w:noWrap/>
            <w:hideMark/>
            <w:tcPrChange w:author="013254" w:date="2021-07-09T10:38:00Z" w:id="56">
              <w:tcPr>
                <w:tcW w:w="1206" w:type="dxa"/>
                <w:tcBorders>
                  <w:top w:val="single" w:color="auto" w:sz="4" w:space="0"/>
                  <w:left w:val="nil"/>
                  <w:bottom w:val="single" w:color="auto" w:sz="4" w:space="0"/>
                  <w:right w:val="single" w:color="auto" w:sz="4" w:space="0"/>
                </w:tcBorders>
                <w:shd w:val="clear" w:color="auto" w:fill="auto"/>
                <w:noWrap/>
                <w:hideMark/>
              </w:tcPr>
            </w:tcPrChange>
          </w:tcPr>
          <w:p w:rsidRPr="00207286" w:rsidR="00207286" w:rsidP="00207286" w:rsidRDefault="00207286" w14:paraId="5309483B" w14:textId="77777777">
            <w:pPr>
              <w:spacing w:before="0" w:after="0"/>
              <w:jc w:val="center"/>
              <w:rPr>
                <w:b/>
                <w:bCs/>
                <w:sz w:val="22"/>
                <w:szCs w:val="22"/>
                <w:lang w:bidi="lo-LA"/>
              </w:rPr>
            </w:pPr>
            <w:r w:rsidRPr="00207286">
              <w:rPr>
                <w:b/>
                <w:bCs/>
                <w:sz w:val="22"/>
                <w:szCs w:val="22"/>
                <w:lang w:bidi="lo-LA"/>
              </w:rPr>
              <w:t>VALUE3</w:t>
            </w:r>
          </w:p>
        </w:tc>
        <w:tc>
          <w:tcPr>
            <w:tcW w:w="1206" w:type="dxa"/>
            <w:tcBorders>
              <w:top w:val="single" w:color="auto" w:sz="4" w:space="0"/>
              <w:left w:val="nil"/>
              <w:bottom w:val="single" w:color="auto" w:sz="4" w:space="0"/>
              <w:right w:val="single" w:color="auto" w:sz="4" w:space="0"/>
            </w:tcBorders>
            <w:shd w:val="clear" w:color="auto" w:fill="auto"/>
            <w:noWrap/>
            <w:hideMark/>
            <w:tcPrChange w:author="013254" w:date="2021-07-09T10:38:00Z" w:id="57">
              <w:tcPr>
                <w:tcW w:w="1206" w:type="dxa"/>
                <w:tcBorders>
                  <w:top w:val="single" w:color="auto" w:sz="4" w:space="0"/>
                  <w:left w:val="nil"/>
                  <w:bottom w:val="single" w:color="auto" w:sz="4" w:space="0"/>
                  <w:right w:val="single" w:color="auto" w:sz="4" w:space="0"/>
                </w:tcBorders>
                <w:shd w:val="clear" w:color="auto" w:fill="auto"/>
                <w:noWrap/>
                <w:hideMark/>
              </w:tcPr>
            </w:tcPrChange>
          </w:tcPr>
          <w:p w:rsidRPr="00207286" w:rsidR="00207286" w:rsidP="00207286" w:rsidRDefault="00207286" w14:paraId="2624EB2F" w14:textId="77777777">
            <w:pPr>
              <w:spacing w:before="0" w:after="0"/>
              <w:jc w:val="center"/>
              <w:rPr>
                <w:b/>
                <w:bCs/>
                <w:sz w:val="22"/>
                <w:szCs w:val="22"/>
                <w:lang w:bidi="lo-LA"/>
              </w:rPr>
            </w:pPr>
            <w:r w:rsidRPr="00207286">
              <w:rPr>
                <w:b/>
                <w:bCs/>
                <w:sz w:val="22"/>
                <w:szCs w:val="22"/>
                <w:lang w:bidi="lo-LA"/>
              </w:rPr>
              <w:t>VALUE4</w:t>
            </w:r>
          </w:p>
        </w:tc>
        <w:tc>
          <w:tcPr>
            <w:tcW w:w="1206" w:type="dxa"/>
            <w:tcBorders>
              <w:top w:val="single" w:color="auto" w:sz="4" w:space="0"/>
              <w:left w:val="nil"/>
              <w:bottom w:val="single" w:color="auto" w:sz="4" w:space="0"/>
              <w:right w:val="single" w:color="auto" w:sz="4" w:space="0"/>
            </w:tcBorders>
            <w:shd w:val="clear" w:color="auto" w:fill="auto"/>
            <w:noWrap/>
            <w:hideMark/>
            <w:tcPrChange w:author="013254" w:date="2021-07-09T10:38:00Z" w:id="58">
              <w:tcPr>
                <w:tcW w:w="1206" w:type="dxa"/>
                <w:tcBorders>
                  <w:top w:val="single" w:color="auto" w:sz="4" w:space="0"/>
                  <w:left w:val="nil"/>
                  <w:bottom w:val="single" w:color="auto" w:sz="4" w:space="0"/>
                  <w:right w:val="single" w:color="auto" w:sz="4" w:space="0"/>
                </w:tcBorders>
                <w:shd w:val="clear" w:color="auto" w:fill="auto"/>
                <w:noWrap/>
                <w:hideMark/>
              </w:tcPr>
            </w:tcPrChange>
          </w:tcPr>
          <w:p w:rsidRPr="00207286" w:rsidR="00207286" w:rsidP="00207286" w:rsidRDefault="00207286" w14:paraId="715F2531" w14:textId="77777777">
            <w:pPr>
              <w:spacing w:before="0" w:after="0"/>
              <w:jc w:val="center"/>
              <w:rPr>
                <w:b/>
                <w:bCs/>
                <w:sz w:val="22"/>
                <w:szCs w:val="22"/>
                <w:lang w:bidi="lo-LA"/>
              </w:rPr>
            </w:pPr>
            <w:r w:rsidRPr="00207286">
              <w:rPr>
                <w:b/>
                <w:bCs/>
                <w:sz w:val="22"/>
                <w:szCs w:val="22"/>
                <w:lang w:bidi="lo-LA"/>
              </w:rPr>
              <w:t>VALUE5</w:t>
            </w:r>
          </w:p>
        </w:tc>
      </w:tr>
      <w:tr w:rsidRPr="00207286" w:rsidR="00207286" w:rsidTr="0050327D" w14:paraId="207DF305"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4F950A6E" w14:textId="77777777">
            <w:pPr>
              <w:spacing w:before="0" w:after="0"/>
              <w:rPr>
                <w:sz w:val="22"/>
                <w:szCs w:val="22"/>
                <w:lang w:bidi="lo-LA"/>
              </w:rPr>
            </w:pPr>
            <w:r w:rsidRPr="00207286">
              <w:rPr>
                <w:sz w:val="22"/>
                <w:szCs w:val="22"/>
                <w:lang w:bidi="lo-LA"/>
              </w:rPr>
              <w:t>ZCGL27</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3BDEC0A" w14:textId="77777777">
            <w:pPr>
              <w:spacing w:before="0" w:after="0"/>
              <w:rPr>
                <w:sz w:val="22"/>
                <w:szCs w:val="22"/>
                <w:lang w:bidi="lo-LA"/>
              </w:rPr>
            </w:pPr>
            <w:r w:rsidRPr="00207286">
              <w:rPr>
                <w:sz w:val="22"/>
                <w:szCs w:val="22"/>
                <w:lang w:bidi="lo-LA"/>
              </w:rPr>
              <w:t>01</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814F973" w14:textId="77777777">
            <w:pPr>
              <w:spacing w:before="0" w:after="0"/>
              <w:rPr>
                <w:sz w:val="22"/>
                <w:szCs w:val="22"/>
                <w:lang w:bidi="lo-LA"/>
              </w:rPr>
            </w:pPr>
            <w:r w:rsidRPr="00207286">
              <w:rPr>
                <w:sz w:val="22"/>
                <w:szCs w:val="22"/>
                <w:lang w:bidi="lo-LA"/>
              </w:rPr>
              <w:t>811003001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67B284FF"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6A50AC5"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49B0321"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9D3E17B" w14:textId="77777777">
            <w:pPr>
              <w:spacing w:before="0" w:after="0"/>
              <w:rPr>
                <w:sz w:val="22"/>
                <w:szCs w:val="22"/>
                <w:lang w:bidi="lo-LA"/>
              </w:rPr>
            </w:pPr>
            <w:r w:rsidRPr="00207286">
              <w:rPr>
                <w:sz w:val="22"/>
                <w:szCs w:val="22"/>
                <w:lang w:bidi="lo-LA"/>
              </w:rPr>
              <w:t> </w:t>
            </w:r>
          </w:p>
        </w:tc>
      </w:tr>
      <w:tr w:rsidRPr="00207286" w:rsidR="00207286" w:rsidTr="0050327D" w14:paraId="442FFF86"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1AE0B74C" w14:textId="77777777">
            <w:pPr>
              <w:spacing w:before="0" w:after="0"/>
              <w:rPr>
                <w:sz w:val="22"/>
                <w:szCs w:val="22"/>
                <w:lang w:bidi="lo-LA"/>
              </w:rPr>
            </w:pPr>
            <w:r w:rsidRPr="00207286">
              <w:rPr>
                <w:sz w:val="22"/>
                <w:szCs w:val="22"/>
                <w:lang w:bidi="lo-LA"/>
              </w:rPr>
              <w:t>ZCGL27</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9E4A617" w14:textId="77777777">
            <w:pPr>
              <w:spacing w:before="0" w:after="0"/>
              <w:rPr>
                <w:sz w:val="22"/>
                <w:szCs w:val="22"/>
                <w:lang w:bidi="lo-LA"/>
              </w:rPr>
            </w:pPr>
            <w:r w:rsidRPr="00207286">
              <w:rPr>
                <w:sz w:val="22"/>
                <w:szCs w:val="22"/>
                <w:lang w:bidi="lo-LA"/>
              </w:rPr>
              <w:t>01</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13C4A523" w14:textId="77777777">
            <w:pPr>
              <w:spacing w:before="0" w:after="0"/>
              <w:rPr>
                <w:sz w:val="22"/>
                <w:szCs w:val="22"/>
                <w:lang w:bidi="lo-LA"/>
              </w:rPr>
            </w:pPr>
            <w:r w:rsidRPr="00207286">
              <w:rPr>
                <w:sz w:val="22"/>
                <w:szCs w:val="22"/>
                <w:lang w:bidi="lo-LA"/>
              </w:rPr>
              <w:t>811003002</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9FFEEF3"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6A7EEC2B"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2370C42"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4DE0343" w14:textId="77777777">
            <w:pPr>
              <w:spacing w:before="0" w:after="0"/>
              <w:rPr>
                <w:sz w:val="22"/>
                <w:szCs w:val="22"/>
                <w:lang w:bidi="lo-LA"/>
              </w:rPr>
            </w:pPr>
            <w:r w:rsidRPr="00207286">
              <w:rPr>
                <w:sz w:val="22"/>
                <w:szCs w:val="22"/>
                <w:lang w:bidi="lo-LA"/>
              </w:rPr>
              <w:t> </w:t>
            </w:r>
          </w:p>
        </w:tc>
      </w:tr>
      <w:tr w:rsidRPr="00207286" w:rsidR="00207286" w:rsidTr="0050327D" w14:paraId="787E8AE5"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006A9DE3" w14:textId="77777777">
            <w:pPr>
              <w:spacing w:before="0" w:after="0"/>
              <w:rPr>
                <w:sz w:val="22"/>
                <w:szCs w:val="22"/>
                <w:lang w:bidi="lo-LA"/>
              </w:rPr>
            </w:pPr>
            <w:r w:rsidRPr="00207286">
              <w:rPr>
                <w:sz w:val="22"/>
                <w:szCs w:val="22"/>
                <w:lang w:bidi="lo-LA"/>
              </w:rPr>
              <w:t>ZCGL27</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1537B7A7" w14:textId="77777777">
            <w:pPr>
              <w:spacing w:before="0" w:after="0"/>
              <w:rPr>
                <w:sz w:val="22"/>
                <w:szCs w:val="22"/>
                <w:lang w:bidi="lo-LA"/>
              </w:rPr>
            </w:pPr>
            <w:r w:rsidRPr="00207286">
              <w:rPr>
                <w:sz w:val="22"/>
                <w:szCs w:val="22"/>
                <w:lang w:bidi="lo-LA"/>
              </w:rPr>
              <w:t>01</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158D3F43" w14:textId="77777777">
            <w:pPr>
              <w:spacing w:before="0" w:after="0"/>
              <w:rPr>
                <w:sz w:val="22"/>
                <w:szCs w:val="22"/>
                <w:lang w:bidi="lo-LA"/>
              </w:rPr>
            </w:pPr>
            <w:r w:rsidRPr="00207286">
              <w:rPr>
                <w:sz w:val="22"/>
                <w:szCs w:val="22"/>
                <w:lang w:bidi="lo-LA"/>
              </w:rPr>
              <w:t>811003005</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66C0B827"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A65AB51"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969F6DF"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130CEE8" w14:textId="77777777">
            <w:pPr>
              <w:spacing w:before="0" w:after="0"/>
              <w:rPr>
                <w:sz w:val="22"/>
                <w:szCs w:val="22"/>
                <w:lang w:bidi="lo-LA"/>
              </w:rPr>
            </w:pPr>
            <w:r w:rsidRPr="00207286">
              <w:rPr>
                <w:sz w:val="22"/>
                <w:szCs w:val="22"/>
                <w:lang w:bidi="lo-LA"/>
              </w:rPr>
              <w:t> </w:t>
            </w:r>
          </w:p>
        </w:tc>
      </w:tr>
      <w:tr w:rsidRPr="00207286" w:rsidR="00207286" w:rsidTr="0050327D" w14:paraId="4C56427A"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29A373B2" w14:textId="77777777">
            <w:pPr>
              <w:spacing w:before="0" w:after="0"/>
              <w:rPr>
                <w:sz w:val="22"/>
                <w:szCs w:val="22"/>
                <w:lang w:bidi="lo-LA"/>
              </w:rPr>
            </w:pPr>
            <w:r w:rsidRPr="00207286">
              <w:rPr>
                <w:sz w:val="22"/>
                <w:szCs w:val="22"/>
                <w:lang w:bidi="lo-LA"/>
              </w:rPr>
              <w:t>ZCGL27</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E9A3AEB" w14:textId="77777777">
            <w:pPr>
              <w:spacing w:before="0" w:after="0"/>
              <w:rPr>
                <w:sz w:val="22"/>
                <w:szCs w:val="22"/>
                <w:lang w:bidi="lo-LA"/>
              </w:rPr>
            </w:pPr>
            <w:r w:rsidRPr="00207286">
              <w:rPr>
                <w:sz w:val="22"/>
                <w:szCs w:val="22"/>
                <w:lang w:bidi="lo-LA"/>
              </w:rPr>
              <w:t>01</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DD33F9B" w14:textId="77777777">
            <w:pPr>
              <w:spacing w:before="0" w:after="0"/>
              <w:rPr>
                <w:sz w:val="22"/>
                <w:szCs w:val="22"/>
                <w:lang w:bidi="lo-LA"/>
              </w:rPr>
            </w:pPr>
            <w:r w:rsidRPr="00207286">
              <w:rPr>
                <w:sz w:val="22"/>
                <w:szCs w:val="22"/>
                <w:lang w:bidi="lo-LA"/>
              </w:rPr>
              <w:t>811003006</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C3C0F6D"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172894A7"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ADB8C29"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39CAAEE" w14:textId="77777777">
            <w:pPr>
              <w:spacing w:before="0" w:after="0"/>
              <w:rPr>
                <w:sz w:val="22"/>
                <w:szCs w:val="22"/>
                <w:lang w:bidi="lo-LA"/>
              </w:rPr>
            </w:pPr>
            <w:r w:rsidRPr="00207286">
              <w:rPr>
                <w:sz w:val="22"/>
                <w:szCs w:val="22"/>
                <w:lang w:bidi="lo-LA"/>
              </w:rPr>
              <w:t> </w:t>
            </w:r>
          </w:p>
        </w:tc>
      </w:tr>
      <w:tr w:rsidRPr="00207286" w:rsidR="00207286" w:rsidTr="0050327D" w14:paraId="2B820288"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2441303E" w14:textId="77777777">
            <w:pPr>
              <w:spacing w:before="0" w:after="0"/>
              <w:rPr>
                <w:sz w:val="22"/>
                <w:szCs w:val="22"/>
                <w:lang w:bidi="lo-LA"/>
              </w:rPr>
            </w:pPr>
            <w:r w:rsidRPr="00207286">
              <w:rPr>
                <w:sz w:val="22"/>
                <w:szCs w:val="22"/>
                <w:lang w:bidi="lo-LA"/>
              </w:rPr>
              <w:t>ZCGL27</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3E47FE7" w14:textId="77777777">
            <w:pPr>
              <w:spacing w:before="0" w:after="0"/>
              <w:rPr>
                <w:sz w:val="22"/>
                <w:szCs w:val="22"/>
                <w:lang w:bidi="lo-LA"/>
              </w:rPr>
            </w:pPr>
            <w:r w:rsidRPr="00207286">
              <w:rPr>
                <w:sz w:val="22"/>
                <w:szCs w:val="22"/>
                <w:lang w:bidi="lo-LA"/>
              </w:rPr>
              <w:t>02</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00BC8C4" w14:textId="77777777">
            <w:pPr>
              <w:spacing w:before="0" w:after="0"/>
              <w:rPr>
                <w:sz w:val="22"/>
                <w:szCs w:val="22"/>
                <w:lang w:bidi="lo-LA"/>
              </w:rPr>
            </w:pPr>
            <w:r w:rsidRPr="00207286">
              <w:rPr>
                <w:sz w:val="22"/>
                <w:szCs w:val="22"/>
                <w:lang w:bidi="lo-LA"/>
              </w:rPr>
              <w:t>0680</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F21C6D0"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DD521EE"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48397C8"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76291D9" w14:textId="77777777">
            <w:pPr>
              <w:spacing w:before="0" w:after="0"/>
              <w:rPr>
                <w:sz w:val="22"/>
                <w:szCs w:val="22"/>
                <w:lang w:bidi="lo-LA"/>
              </w:rPr>
            </w:pPr>
            <w:r w:rsidRPr="00207286">
              <w:rPr>
                <w:sz w:val="22"/>
                <w:szCs w:val="22"/>
                <w:lang w:bidi="lo-LA"/>
              </w:rPr>
              <w:t> </w:t>
            </w:r>
          </w:p>
        </w:tc>
      </w:tr>
      <w:tr w:rsidRPr="00207286" w:rsidR="00207286" w:rsidTr="0050327D" w14:paraId="4B33B843"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35A7E6EF" w14:textId="77777777">
            <w:pPr>
              <w:spacing w:before="0" w:after="0"/>
              <w:rPr>
                <w:sz w:val="22"/>
                <w:szCs w:val="22"/>
                <w:lang w:bidi="lo-LA"/>
              </w:rPr>
            </w:pPr>
            <w:r w:rsidRPr="00207286">
              <w:rPr>
                <w:sz w:val="22"/>
                <w:szCs w:val="22"/>
                <w:lang w:bidi="lo-LA"/>
              </w:rPr>
              <w:t>ZCGL27</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5533C44" w14:textId="77777777">
            <w:pPr>
              <w:spacing w:before="0" w:after="0"/>
              <w:rPr>
                <w:sz w:val="22"/>
                <w:szCs w:val="22"/>
                <w:lang w:bidi="lo-LA"/>
              </w:rPr>
            </w:pPr>
            <w:r w:rsidRPr="00207286">
              <w:rPr>
                <w:sz w:val="22"/>
                <w:szCs w:val="22"/>
                <w:lang w:bidi="lo-LA"/>
              </w:rPr>
              <w:t>02</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653B9D38" w14:textId="77777777">
            <w:pPr>
              <w:spacing w:before="0" w:after="0"/>
              <w:rPr>
                <w:sz w:val="22"/>
                <w:szCs w:val="22"/>
                <w:lang w:bidi="lo-LA"/>
              </w:rPr>
            </w:pPr>
            <w:r w:rsidRPr="00207286">
              <w:rPr>
                <w:sz w:val="22"/>
                <w:szCs w:val="22"/>
                <w:lang w:bidi="lo-LA"/>
              </w:rPr>
              <w:t>0681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B0B671A"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F7F30A7"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D7A5934"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9BCCDE6" w14:textId="77777777">
            <w:pPr>
              <w:spacing w:before="0" w:after="0"/>
              <w:rPr>
                <w:sz w:val="22"/>
                <w:szCs w:val="22"/>
                <w:lang w:bidi="lo-LA"/>
              </w:rPr>
            </w:pPr>
            <w:r w:rsidRPr="00207286">
              <w:rPr>
                <w:sz w:val="22"/>
                <w:szCs w:val="22"/>
                <w:lang w:bidi="lo-LA"/>
              </w:rPr>
              <w:t> </w:t>
            </w:r>
          </w:p>
        </w:tc>
      </w:tr>
      <w:tr w:rsidRPr="00207286" w:rsidR="00207286" w:rsidTr="0050327D" w14:paraId="7CAE0ADE"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1A30B5AA" w14:textId="77777777">
            <w:pPr>
              <w:spacing w:before="0" w:after="0"/>
              <w:rPr>
                <w:sz w:val="22"/>
                <w:szCs w:val="22"/>
                <w:lang w:bidi="lo-LA"/>
              </w:rPr>
            </w:pPr>
            <w:r w:rsidRPr="00207286">
              <w:rPr>
                <w:sz w:val="22"/>
                <w:szCs w:val="22"/>
                <w:lang w:bidi="lo-LA"/>
              </w:rPr>
              <w:t>ZCGL27</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59B5EDA2" w14:textId="77777777">
            <w:pPr>
              <w:spacing w:before="0" w:after="0"/>
              <w:rPr>
                <w:sz w:val="22"/>
                <w:szCs w:val="22"/>
                <w:lang w:bidi="lo-LA"/>
              </w:rPr>
            </w:pPr>
            <w:r w:rsidRPr="00207286">
              <w:rPr>
                <w:sz w:val="22"/>
                <w:szCs w:val="22"/>
                <w:lang w:bidi="lo-LA"/>
              </w:rPr>
              <w:t>02</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36A4681" w14:textId="77777777">
            <w:pPr>
              <w:spacing w:before="0" w:after="0"/>
              <w:rPr>
                <w:sz w:val="22"/>
                <w:szCs w:val="22"/>
                <w:lang w:bidi="lo-LA"/>
              </w:rPr>
            </w:pPr>
            <w:r w:rsidRPr="00207286">
              <w:rPr>
                <w:sz w:val="22"/>
                <w:szCs w:val="22"/>
                <w:lang w:bidi="lo-LA"/>
              </w:rPr>
              <w:t>0682</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F1F96DC"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9EB4126"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612F36BB"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6B537B4C" w14:textId="77777777">
            <w:pPr>
              <w:spacing w:before="0" w:after="0"/>
              <w:rPr>
                <w:sz w:val="22"/>
                <w:szCs w:val="22"/>
                <w:lang w:bidi="lo-LA"/>
              </w:rPr>
            </w:pPr>
            <w:r w:rsidRPr="00207286">
              <w:rPr>
                <w:sz w:val="22"/>
                <w:szCs w:val="22"/>
                <w:lang w:bidi="lo-LA"/>
              </w:rPr>
              <w:t> </w:t>
            </w:r>
          </w:p>
        </w:tc>
      </w:tr>
      <w:tr w:rsidRPr="00207286" w:rsidR="00207286" w:rsidTr="0050327D" w14:paraId="21615FBF"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3BE3D505" w14:textId="77777777">
            <w:pPr>
              <w:spacing w:before="0" w:after="0"/>
              <w:rPr>
                <w:sz w:val="22"/>
                <w:szCs w:val="22"/>
                <w:lang w:bidi="lo-LA"/>
              </w:rPr>
            </w:pPr>
            <w:r w:rsidRPr="00207286">
              <w:rPr>
                <w:sz w:val="22"/>
                <w:szCs w:val="22"/>
                <w:lang w:bidi="lo-LA"/>
              </w:rPr>
              <w:t>ZCGL27</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E6FE9B9" w14:textId="77777777">
            <w:pPr>
              <w:spacing w:before="0" w:after="0"/>
              <w:rPr>
                <w:sz w:val="22"/>
                <w:szCs w:val="22"/>
                <w:lang w:bidi="lo-LA"/>
              </w:rPr>
            </w:pPr>
            <w:r w:rsidRPr="00207286">
              <w:rPr>
                <w:sz w:val="22"/>
                <w:szCs w:val="22"/>
                <w:lang w:bidi="lo-LA"/>
              </w:rPr>
              <w:t>02</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16662DEF" w14:textId="77777777">
            <w:pPr>
              <w:spacing w:before="0" w:after="0"/>
              <w:rPr>
                <w:sz w:val="22"/>
                <w:szCs w:val="22"/>
                <w:lang w:bidi="lo-LA"/>
              </w:rPr>
            </w:pPr>
            <w:r w:rsidRPr="00207286">
              <w:rPr>
                <w:sz w:val="22"/>
                <w:szCs w:val="22"/>
                <w:lang w:bidi="lo-LA"/>
              </w:rPr>
              <w:t>0683</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68FCE77D"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949930E"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69B6877"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30351AE" w14:textId="77777777">
            <w:pPr>
              <w:spacing w:before="0" w:after="0"/>
              <w:rPr>
                <w:sz w:val="22"/>
                <w:szCs w:val="22"/>
                <w:lang w:bidi="lo-LA"/>
              </w:rPr>
            </w:pPr>
            <w:r w:rsidRPr="00207286">
              <w:rPr>
                <w:sz w:val="22"/>
                <w:szCs w:val="22"/>
                <w:lang w:bidi="lo-LA"/>
              </w:rPr>
              <w:t> </w:t>
            </w:r>
          </w:p>
        </w:tc>
      </w:tr>
      <w:tr w:rsidRPr="00207286" w:rsidR="00207286" w:rsidTr="0050327D" w14:paraId="2D58973D"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2FA2EC91" w14:textId="77777777">
            <w:pPr>
              <w:spacing w:before="0" w:after="0"/>
              <w:rPr>
                <w:sz w:val="22"/>
                <w:szCs w:val="22"/>
                <w:lang w:bidi="lo-LA"/>
              </w:rPr>
            </w:pPr>
            <w:r w:rsidRPr="00207286">
              <w:rPr>
                <w:sz w:val="22"/>
                <w:szCs w:val="22"/>
                <w:lang w:bidi="lo-LA"/>
              </w:rPr>
              <w:t>ZCGL27</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185A49C6" w14:textId="77777777">
            <w:pPr>
              <w:spacing w:before="0" w:after="0"/>
              <w:rPr>
                <w:sz w:val="22"/>
                <w:szCs w:val="22"/>
                <w:lang w:bidi="lo-LA"/>
              </w:rPr>
            </w:pPr>
            <w:r w:rsidRPr="00207286">
              <w:rPr>
                <w:sz w:val="22"/>
                <w:szCs w:val="22"/>
                <w:lang w:bidi="lo-LA"/>
              </w:rPr>
              <w:t>03</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5ACCF543" w14:textId="77777777">
            <w:pPr>
              <w:spacing w:before="0" w:after="0"/>
              <w:rPr>
                <w:sz w:val="22"/>
                <w:szCs w:val="22"/>
                <w:lang w:bidi="lo-LA"/>
              </w:rPr>
            </w:pPr>
            <w:r w:rsidRPr="00207286">
              <w:rPr>
                <w:sz w:val="22"/>
                <w:szCs w:val="22"/>
                <w:lang w:bidi="lo-LA"/>
              </w:rPr>
              <w:t>CNY</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3E9FE5C"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2CFBBEE"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6696F41"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5DDE9A2" w14:textId="77777777">
            <w:pPr>
              <w:spacing w:before="0" w:after="0"/>
              <w:rPr>
                <w:sz w:val="22"/>
                <w:szCs w:val="22"/>
                <w:lang w:bidi="lo-LA"/>
              </w:rPr>
            </w:pPr>
            <w:r w:rsidRPr="00207286">
              <w:rPr>
                <w:sz w:val="22"/>
                <w:szCs w:val="22"/>
                <w:lang w:bidi="lo-LA"/>
              </w:rPr>
              <w:t> </w:t>
            </w:r>
          </w:p>
        </w:tc>
      </w:tr>
      <w:tr w:rsidRPr="00207286" w:rsidR="00207286" w:rsidTr="0050327D" w14:paraId="5EC5C555" w14:textId="77777777">
        <w:tblPrEx>
          <w:tblPrExChange w:author="013254" w:date="2021-07-09T10:34:00Z" w:id="59">
            <w:tblPrEx>
              <w:tblW w:w="8560" w:type="dxa"/>
            </w:tblPrEx>
          </w:tblPrExChange>
        </w:tblPrEx>
        <w:trPr>
          <w:trHeight w:val="255"/>
          <w:trPrChange w:author="013254" w:date="2021-07-09T10:34:00Z" w:id="60">
            <w:trPr>
              <w:trHeight w:val="255"/>
            </w:trPr>
          </w:trPrChange>
        </w:trPr>
        <w:tc>
          <w:tcPr>
            <w:tcW w:w="1340" w:type="dxa"/>
            <w:tcBorders>
              <w:top w:val="nil"/>
              <w:left w:val="single" w:color="auto" w:sz="4" w:space="0"/>
              <w:bottom w:val="single" w:color="auto" w:sz="4" w:space="0"/>
              <w:right w:val="single" w:color="auto" w:sz="4" w:space="0"/>
            </w:tcBorders>
            <w:shd w:val="clear" w:color="auto" w:fill="auto"/>
            <w:noWrap/>
            <w:tcPrChange w:author="013254" w:date="2021-07-09T10:34:00Z" w:id="61">
              <w:tcPr>
                <w:tcW w:w="1340" w:type="dxa"/>
                <w:tcBorders>
                  <w:top w:val="nil"/>
                  <w:left w:val="single" w:color="auto" w:sz="4" w:space="0"/>
                  <w:bottom w:val="single" w:color="auto" w:sz="4" w:space="0"/>
                  <w:right w:val="single" w:color="auto" w:sz="4" w:space="0"/>
                </w:tcBorders>
                <w:shd w:val="clear" w:color="auto" w:fill="auto"/>
                <w:noWrap/>
              </w:tcPr>
            </w:tcPrChange>
          </w:tcPr>
          <w:p w:rsidRPr="00207286" w:rsidR="00207286" w:rsidP="00207286" w:rsidRDefault="00207286" w14:paraId="3AAEB928" w14:textId="77777777">
            <w:pPr>
              <w:spacing w:before="0" w:after="0"/>
              <w:rPr>
                <w:sz w:val="22"/>
                <w:szCs w:val="22"/>
                <w:lang w:bidi="lo-LA"/>
              </w:rPr>
            </w:pPr>
            <w:del w:author="013254" w:date="2021-07-09T10:34:00Z" w:id="62">
              <w:r w:rsidRPr="00207286" w:rsidDel="0050327D">
                <w:rPr>
                  <w:sz w:val="22"/>
                  <w:szCs w:val="22"/>
                  <w:lang w:bidi="lo-LA"/>
                </w:rPr>
                <w:delText>ZCGL27</w:delText>
              </w:r>
            </w:del>
          </w:p>
        </w:tc>
        <w:tc>
          <w:tcPr>
            <w:tcW w:w="1160" w:type="dxa"/>
            <w:tcBorders>
              <w:top w:val="nil"/>
              <w:left w:val="nil"/>
              <w:bottom w:val="single" w:color="auto" w:sz="4" w:space="0"/>
              <w:right w:val="single" w:color="auto" w:sz="4" w:space="0"/>
            </w:tcBorders>
            <w:shd w:val="clear" w:color="auto" w:fill="auto"/>
            <w:noWrap/>
            <w:tcPrChange w:author="013254" w:date="2021-07-09T10:34:00Z" w:id="63">
              <w:tcPr>
                <w:tcW w:w="116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5C01FDA2" w14:textId="77777777">
            <w:pPr>
              <w:spacing w:before="0" w:after="0"/>
              <w:rPr>
                <w:sz w:val="22"/>
                <w:szCs w:val="22"/>
                <w:lang w:bidi="lo-LA"/>
              </w:rPr>
            </w:pPr>
            <w:del w:author="013254" w:date="2021-07-09T10:34:00Z" w:id="64">
              <w:r w:rsidRPr="00207286" w:rsidDel="0050327D">
                <w:rPr>
                  <w:sz w:val="22"/>
                  <w:szCs w:val="22"/>
                  <w:lang w:bidi="lo-LA"/>
                </w:rPr>
                <w:delText>03</w:delText>
              </w:r>
            </w:del>
          </w:p>
        </w:tc>
        <w:tc>
          <w:tcPr>
            <w:tcW w:w="1420" w:type="dxa"/>
            <w:tcBorders>
              <w:top w:val="nil"/>
              <w:left w:val="nil"/>
              <w:bottom w:val="single" w:color="auto" w:sz="4" w:space="0"/>
              <w:right w:val="single" w:color="auto" w:sz="4" w:space="0"/>
            </w:tcBorders>
            <w:shd w:val="clear" w:color="auto" w:fill="auto"/>
            <w:noWrap/>
            <w:tcPrChange w:author="013254" w:date="2021-07-09T10:34:00Z" w:id="65">
              <w:tcPr>
                <w:tcW w:w="142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536C2257" w14:textId="77777777">
            <w:pPr>
              <w:spacing w:before="0" w:after="0"/>
              <w:rPr>
                <w:sz w:val="22"/>
                <w:szCs w:val="22"/>
                <w:lang w:bidi="lo-LA"/>
              </w:rPr>
            </w:pPr>
            <w:del w:author="013254" w:date="2021-07-09T10:34:00Z" w:id="66">
              <w:r w:rsidRPr="00207286" w:rsidDel="0050327D">
                <w:rPr>
                  <w:sz w:val="22"/>
                  <w:szCs w:val="22"/>
                  <w:lang w:bidi="lo-LA"/>
                </w:rPr>
                <w:delText>VND</w:delText>
              </w:r>
            </w:del>
          </w:p>
        </w:tc>
        <w:tc>
          <w:tcPr>
            <w:tcW w:w="1206" w:type="dxa"/>
            <w:tcBorders>
              <w:top w:val="nil"/>
              <w:left w:val="nil"/>
              <w:bottom w:val="single" w:color="auto" w:sz="4" w:space="0"/>
              <w:right w:val="single" w:color="auto" w:sz="4" w:space="0"/>
            </w:tcBorders>
            <w:shd w:val="clear" w:color="auto" w:fill="auto"/>
            <w:noWrap/>
            <w:tcPrChange w:author="013254" w:date="2021-07-09T10:34:00Z" w:id="67">
              <w:tcPr>
                <w:tcW w:w="116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766E526C" w14:textId="77777777">
            <w:pPr>
              <w:spacing w:before="0" w:after="0"/>
              <w:rPr>
                <w:sz w:val="22"/>
                <w:szCs w:val="22"/>
                <w:lang w:bidi="lo-LA"/>
              </w:rPr>
            </w:pPr>
            <w:del w:author="013254" w:date="2021-07-09T10:34:00Z" w:id="68">
              <w:r w:rsidRPr="00207286" w:rsidDel="0050327D">
                <w:rPr>
                  <w:sz w:val="22"/>
                  <w:szCs w:val="22"/>
                  <w:lang w:bidi="lo-LA"/>
                </w:rPr>
                <w:delText> </w:delText>
              </w:r>
            </w:del>
          </w:p>
        </w:tc>
        <w:tc>
          <w:tcPr>
            <w:tcW w:w="1206" w:type="dxa"/>
            <w:tcBorders>
              <w:top w:val="nil"/>
              <w:left w:val="nil"/>
              <w:bottom w:val="single" w:color="auto" w:sz="4" w:space="0"/>
              <w:right w:val="single" w:color="auto" w:sz="4" w:space="0"/>
            </w:tcBorders>
            <w:shd w:val="clear" w:color="auto" w:fill="auto"/>
            <w:noWrap/>
            <w:tcPrChange w:author="013254" w:date="2021-07-09T10:34:00Z" w:id="69">
              <w:tcPr>
                <w:tcW w:w="116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015CEBE1" w14:textId="77777777">
            <w:pPr>
              <w:spacing w:before="0" w:after="0"/>
              <w:rPr>
                <w:sz w:val="22"/>
                <w:szCs w:val="22"/>
                <w:lang w:bidi="lo-LA"/>
              </w:rPr>
            </w:pPr>
            <w:del w:author="013254" w:date="2021-07-09T10:34:00Z" w:id="70">
              <w:r w:rsidRPr="00207286" w:rsidDel="0050327D">
                <w:rPr>
                  <w:sz w:val="22"/>
                  <w:szCs w:val="22"/>
                  <w:lang w:bidi="lo-LA"/>
                </w:rPr>
                <w:delText> </w:delText>
              </w:r>
            </w:del>
          </w:p>
        </w:tc>
        <w:tc>
          <w:tcPr>
            <w:tcW w:w="1206" w:type="dxa"/>
            <w:tcBorders>
              <w:top w:val="nil"/>
              <w:left w:val="nil"/>
              <w:bottom w:val="single" w:color="auto" w:sz="4" w:space="0"/>
              <w:right w:val="single" w:color="auto" w:sz="4" w:space="0"/>
            </w:tcBorders>
            <w:shd w:val="clear" w:color="auto" w:fill="auto"/>
            <w:noWrap/>
            <w:tcPrChange w:author="013254" w:date="2021-07-09T10:34:00Z" w:id="71">
              <w:tcPr>
                <w:tcW w:w="116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64D1C6EA" w14:textId="77777777">
            <w:pPr>
              <w:spacing w:before="0" w:after="0"/>
              <w:rPr>
                <w:sz w:val="22"/>
                <w:szCs w:val="22"/>
                <w:lang w:bidi="lo-LA"/>
              </w:rPr>
            </w:pPr>
            <w:del w:author="013254" w:date="2021-07-09T10:34:00Z" w:id="72">
              <w:r w:rsidRPr="00207286" w:rsidDel="0050327D">
                <w:rPr>
                  <w:sz w:val="22"/>
                  <w:szCs w:val="22"/>
                  <w:lang w:bidi="lo-LA"/>
                </w:rPr>
                <w:delText> </w:delText>
              </w:r>
            </w:del>
          </w:p>
        </w:tc>
        <w:tc>
          <w:tcPr>
            <w:tcW w:w="1206" w:type="dxa"/>
            <w:tcBorders>
              <w:top w:val="nil"/>
              <w:left w:val="nil"/>
              <w:bottom w:val="single" w:color="auto" w:sz="4" w:space="0"/>
              <w:right w:val="single" w:color="auto" w:sz="4" w:space="0"/>
            </w:tcBorders>
            <w:shd w:val="clear" w:color="auto" w:fill="auto"/>
            <w:noWrap/>
            <w:tcPrChange w:author="013254" w:date="2021-07-09T10:34:00Z" w:id="73">
              <w:tcPr>
                <w:tcW w:w="116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5EC8F758" w14:textId="77777777">
            <w:pPr>
              <w:spacing w:before="0" w:after="0"/>
              <w:rPr>
                <w:sz w:val="22"/>
                <w:szCs w:val="22"/>
                <w:lang w:bidi="lo-LA"/>
              </w:rPr>
            </w:pPr>
            <w:del w:author="013254" w:date="2021-07-09T10:34:00Z" w:id="74">
              <w:r w:rsidRPr="00207286" w:rsidDel="0050327D">
                <w:rPr>
                  <w:sz w:val="22"/>
                  <w:szCs w:val="22"/>
                  <w:lang w:bidi="lo-LA"/>
                </w:rPr>
                <w:delText> </w:delText>
              </w:r>
            </w:del>
          </w:p>
        </w:tc>
      </w:tr>
      <w:tr w:rsidRPr="00207286" w:rsidR="00207286" w:rsidTr="0050327D" w14:paraId="0DFB7B32"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643029F7" w14:textId="77777777">
            <w:pPr>
              <w:spacing w:before="0" w:after="0"/>
              <w:rPr>
                <w:sz w:val="22"/>
                <w:szCs w:val="22"/>
                <w:lang w:bidi="lo-LA"/>
              </w:rPr>
            </w:pPr>
            <w:r w:rsidRPr="00207286">
              <w:rPr>
                <w:sz w:val="22"/>
                <w:szCs w:val="22"/>
                <w:lang w:bidi="lo-LA"/>
              </w:rPr>
              <w:t>ZCGL27_1</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6C6CBA3" w14:textId="77777777">
            <w:pPr>
              <w:spacing w:before="0" w:after="0"/>
              <w:rPr>
                <w:sz w:val="22"/>
                <w:szCs w:val="22"/>
                <w:lang w:bidi="lo-LA"/>
              </w:rPr>
            </w:pPr>
            <w:r w:rsidRPr="00207286">
              <w:rPr>
                <w:sz w:val="22"/>
                <w:szCs w:val="22"/>
                <w:lang w:bidi="lo-LA"/>
              </w:rPr>
              <w:t>01</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37EFD10" w14:textId="77777777">
            <w:pPr>
              <w:spacing w:before="0" w:after="0"/>
              <w:rPr>
                <w:sz w:val="22"/>
                <w:szCs w:val="22"/>
                <w:lang w:bidi="lo-LA"/>
              </w:rPr>
            </w:pPr>
            <w:r w:rsidRPr="00207286">
              <w:rPr>
                <w:sz w:val="22"/>
                <w:szCs w:val="22"/>
                <w:lang w:bidi="lo-LA"/>
              </w:rPr>
              <w:t>811003001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9BF2847"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57900FD"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E27B18B"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3D2EDD9" w14:textId="77777777">
            <w:pPr>
              <w:spacing w:before="0" w:after="0"/>
              <w:rPr>
                <w:sz w:val="22"/>
                <w:szCs w:val="22"/>
                <w:lang w:bidi="lo-LA"/>
              </w:rPr>
            </w:pPr>
            <w:r w:rsidRPr="00207286">
              <w:rPr>
                <w:sz w:val="22"/>
                <w:szCs w:val="22"/>
                <w:lang w:bidi="lo-LA"/>
              </w:rPr>
              <w:t> </w:t>
            </w:r>
          </w:p>
        </w:tc>
      </w:tr>
      <w:tr w:rsidRPr="00207286" w:rsidR="00207286" w:rsidTr="0050327D" w14:paraId="4E045818"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03B1ED15" w14:textId="77777777">
            <w:pPr>
              <w:spacing w:before="0" w:after="0"/>
              <w:rPr>
                <w:sz w:val="22"/>
                <w:szCs w:val="22"/>
                <w:lang w:bidi="lo-LA"/>
              </w:rPr>
            </w:pPr>
            <w:r w:rsidRPr="00207286">
              <w:rPr>
                <w:sz w:val="22"/>
                <w:szCs w:val="22"/>
                <w:lang w:bidi="lo-LA"/>
              </w:rPr>
              <w:t>ZCGL27_1</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5BE0EFC8" w14:textId="77777777">
            <w:pPr>
              <w:spacing w:before="0" w:after="0"/>
              <w:rPr>
                <w:sz w:val="22"/>
                <w:szCs w:val="22"/>
                <w:lang w:bidi="lo-LA"/>
              </w:rPr>
            </w:pPr>
            <w:r w:rsidRPr="00207286">
              <w:rPr>
                <w:sz w:val="22"/>
                <w:szCs w:val="22"/>
                <w:lang w:bidi="lo-LA"/>
              </w:rPr>
              <w:t>01</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5F5BAB7D" w14:textId="77777777">
            <w:pPr>
              <w:spacing w:before="0" w:after="0"/>
              <w:rPr>
                <w:sz w:val="22"/>
                <w:szCs w:val="22"/>
                <w:lang w:bidi="lo-LA"/>
              </w:rPr>
            </w:pPr>
            <w:r w:rsidRPr="00207286">
              <w:rPr>
                <w:sz w:val="22"/>
                <w:szCs w:val="22"/>
                <w:lang w:bidi="lo-LA"/>
              </w:rPr>
              <w:t>811003002</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5ACEC076"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8BA57D7"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FC8BF4E"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35FD1E7" w14:textId="77777777">
            <w:pPr>
              <w:spacing w:before="0" w:after="0"/>
              <w:rPr>
                <w:sz w:val="22"/>
                <w:szCs w:val="22"/>
                <w:lang w:bidi="lo-LA"/>
              </w:rPr>
            </w:pPr>
            <w:r w:rsidRPr="00207286">
              <w:rPr>
                <w:sz w:val="22"/>
                <w:szCs w:val="22"/>
                <w:lang w:bidi="lo-LA"/>
              </w:rPr>
              <w:t> </w:t>
            </w:r>
          </w:p>
        </w:tc>
      </w:tr>
      <w:tr w:rsidRPr="00207286" w:rsidR="00207286" w:rsidTr="0050327D" w14:paraId="2A90F5F8"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17B46E02" w14:textId="77777777">
            <w:pPr>
              <w:spacing w:before="0" w:after="0"/>
              <w:rPr>
                <w:sz w:val="22"/>
                <w:szCs w:val="22"/>
                <w:lang w:bidi="lo-LA"/>
              </w:rPr>
            </w:pPr>
            <w:r w:rsidRPr="00207286">
              <w:rPr>
                <w:sz w:val="22"/>
                <w:szCs w:val="22"/>
                <w:lang w:bidi="lo-LA"/>
              </w:rPr>
              <w:t>ZCGL27_1</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FECFBAB" w14:textId="77777777">
            <w:pPr>
              <w:spacing w:before="0" w:after="0"/>
              <w:rPr>
                <w:sz w:val="22"/>
                <w:szCs w:val="22"/>
                <w:lang w:bidi="lo-LA"/>
              </w:rPr>
            </w:pPr>
            <w:r w:rsidRPr="00207286">
              <w:rPr>
                <w:sz w:val="22"/>
                <w:szCs w:val="22"/>
                <w:lang w:bidi="lo-LA"/>
              </w:rPr>
              <w:t>01</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17FD11F" w14:textId="77777777">
            <w:pPr>
              <w:spacing w:before="0" w:after="0"/>
              <w:rPr>
                <w:sz w:val="22"/>
                <w:szCs w:val="22"/>
                <w:lang w:bidi="lo-LA"/>
              </w:rPr>
            </w:pPr>
            <w:r w:rsidRPr="00207286">
              <w:rPr>
                <w:sz w:val="22"/>
                <w:szCs w:val="22"/>
                <w:lang w:bidi="lo-LA"/>
              </w:rPr>
              <w:t>811003005</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5F8671CB"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3C8694A"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A7C0EFA"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4577786" w14:textId="77777777">
            <w:pPr>
              <w:spacing w:before="0" w:after="0"/>
              <w:rPr>
                <w:sz w:val="22"/>
                <w:szCs w:val="22"/>
                <w:lang w:bidi="lo-LA"/>
              </w:rPr>
            </w:pPr>
            <w:r w:rsidRPr="00207286">
              <w:rPr>
                <w:sz w:val="22"/>
                <w:szCs w:val="22"/>
                <w:lang w:bidi="lo-LA"/>
              </w:rPr>
              <w:t> </w:t>
            </w:r>
          </w:p>
        </w:tc>
      </w:tr>
      <w:tr w:rsidRPr="00207286" w:rsidR="00207286" w:rsidTr="0050327D" w14:paraId="3EF1842A"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1638FDF8" w14:textId="77777777">
            <w:pPr>
              <w:spacing w:before="0" w:after="0"/>
              <w:rPr>
                <w:sz w:val="22"/>
                <w:szCs w:val="22"/>
                <w:lang w:bidi="lo-LA"/>
              </w:rPr>
            </w:pPr>
            <w:r w:rsidRPr="00207286">
              <w:rPr>
                <w:sz w:val="22"/>
                <w:szCs w:val="22"/>
                <w:lang w:bidi="lo-LA"/>
              </w:rPr>
              <w:t>ZCGL27_1</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373C287" w14:textId="77777777">
            <w:pPr>
              <w:spacing w:before="0" w:after="0"/>
              <w:rPr>
                <w:sz w:val="22"/>
                <w:szCs w:val="22"/>
                <w:lang w:bidi="lo-LA"/>
              </w:rPr>
            </w:pPr>
            <w:r w:rsidRPr="00207286">
              <w:rPr>
                <w:sz w:val="22"/>
                <w:szCs w:val="22"/>
                <w:lang w:bidi="lo-LA"/>
              </w:rPr>
              <w:t>01</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AFA67B2" w14:textId="77777777">
            <w:pPr>
              <w:spacing w:before="0" w:after="0"/>
              <w:rPr>
                <w:sz w:val="22"/>
                <w:szCs w:val="22"/>
                <w:lang w:bidi="lo-LA"/>
              </w:rPr>
            </w:pPr>
            <w:r w:rsidRPr="00207286">
              <w:rPr>
                <w:sz w:val="22"/>
                <w:szCs w:val="22"/>
                <w:lang w:bidi="lo-LA"/>
              </w:rPr>
              <w:t>811003006</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6368E969"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ACF4181"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C10BBF9"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907E538" w14:textId="77777777">
            <w:pPr>
              <w:spacing w:before="0" w:after="0"/>
              <w:rPr>
                <w:sz w:val="22"/>
                <w:szCs w:val="22"/>
                <w:lang w:bidi="lo-LA"/>
              </w:rPr>
            </w:pPr>
            <w:r w:rsidRPr="00207286">
              <w:rPr>
                <w:sz w:val="22"/>
                <w:szCs w:val="22"/>
                <w:lang w:bidi="lo-LA"/>
              </w:rPr>
              <w:t> </w:t>
            </w:r>
          </w:p>
        </w:tc>
      </w:tr>
      <w:tr w:rsidRPr="00207286" w:rsidR="00207286" w:rsidTr="0050327D" w14:paraId="095434AC"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52680B9C" w14:textId="77777777">
            <w:pPr>
              <w:spacing w:before="0" w:after="0"/>
              <w:rPr>
                <w:sz w:val="22"/>
                <w:szCs w:val="22"/>
                <w:lang w:bidi="lo-LA"/>
              </w:rPr>
            </w:pPr>
            <w:r w:rsidRPr="00207286">
              <w:rPr>
                <w:sz w:val="22"/>
                <w:szCs w:val="22"/>
                <w:lang w:bidi="lo-LA"/>
              </w:rPr>
              <w:t>ZCGL27_1</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C923D07" w14:textId="77777777">
            <w:pPr>
              <w:spacing w:before="0" w:after="0"/>
              <w:rPr>
                <w:sz w:val="22"/>
                <w:szCs w:val="22"/>
                <w:lang w:bidi="lo-LA"/>
              </w:rPr>
            </w:pPr>
            <w:r w:rsidRPr="00207286">
              <w:rPr>
                <w:sz w:val="22"/>
                <w:szCs w:val="22"/>
                <w:lang w:bidi="lo-LA"/>
              </w:rPr>
              <w:t>02</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113C4230" w14:textId="77777777">
            <w:pPr>
              <w:spacing w:before="0" w:after="0"/>
              <w:rPr>
                <w:sz w:val="22"/>
                <w:szCs w:val="22"/>
                <w:lang w:bidi="lo-LA"/>
              </w:rPr>
            </w:pPr>
            <w:r w:rsidRPr="00207286">
              <w:rPr>
                <w:sz w:val="22"/>
                <w:szCs w:val="22"/>
                <w:lang w:bidi="lo-LA"/>
              </w:rPr>
              <w:t>0681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FC3DCAA"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7F54C90"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886EBE2"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B140017" w14:textId="77777777">
            <w:pPr>
              <w:spacing w:before="0" w:after="0"/>
              <w:rPr>
                <w:sz w:val="22"/>
                <w:szCs w:val="22"/>
                <w:lang w:bidi="lo-LA"/>
              </w:rPr>
            </w:pPr>
            <w:r w:rsidRPr="00207286">
              <w:rPr>
                <w:sz w:val="22"/>
                <w:szCs w:val="22"/>
                <w:lang w:bidi="lo-LA"/>
              </w:rPr>
              <w:t> </w:t>
            </w:r>
          </w:p>
        </w:tc>
      </w:tr>
      <w:tr w:rsidRPr="00207286" w:rsidR="00207286" w:rsidTr="0050327D" w14:paraId="681C6DE7"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7E755471" w14:textId="77777777">
            <w:pPr>
              <w:spacing w:before="0" w:after="0"/>
              <w:rPr>
                <w:sz w:val="22"/>
                <w:szCs w:val="22"/>
                <w:lang w:bidi="lo-LA"/>
              </w:rPr>
            </w:pPr>
            <w:r w:rsidRPr="00207286">
              <w:rPr>
                <w:sz w:val="22"/>
                <w:szCs w:val="22"/>
                <w:lang w:bidi="lo-LA"/>
              </w:rPr>
              <w:t>ZCGL27_1</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6356876" w14:textId="77777777">
            <w:pPr>
              <w:spacing w:before="0" w:after="0"/>
              <w:rPr>
                <w:sz w:val="22"/>
                <w:szCs w:val="22"/>
                <w:lang w:bidi="lo-LA"/>
              </w:rPr>
            </w:pPr>
            <w:r w:rsidRPr="00207286">
              <w:rPr>
                <w:sz w:val="22"/>
                <w:szCs w:val="22"/>
                <w:lang w:bidi="lo-LA"/>
              </w:rPr>
              <w:t>02</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9F568FB" w14:textId="77777777">
            <w:pPr>
              <w:spacing w:before="0" w:after="0"/>
              <w:rPr>
                <w:sz w:val="22"/>
                <w:szCs w:val="22"/>
                <w:lang w:bidi="lo-LA"/>
              </w:rPr>
            </w:pPr>
            <w:r w:rsidRPr="00207286">
              <w:rPr>
                <w:sz w:val="22"/>
                <w:szCs w:val="22"/>
                <w:lang w:bidi="lo-LA"/>
              </w:rPr>
              <w:t>0682</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56C95799"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5327083"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B130297"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357531E" w14:textId="77777777">
            <w:pPr>
              <w:spacing w:before="0" w:after="0"/>
              <w:rPr>
                <w:sz w:val="22"/>
                <w:szCs w:val="22"/>
                <w:lang w:bidi="lo-LA"/>
              </w:rPr>
            </w:pPr>
            <w:r w:rsidRPr="00207286">
              <w:rPr>
                <w:sz w:val="22"/>
                <w:szCs w:val="22"/>
                <w:lang w:bidi="lo-LA"/>
              </w:rPr>
              <w:t> </w:t>
            </w:r>
          </w:p>
        </w:tc>
      </w:tr>
      <w:tr w:rsidRPr="00207286" w:rsidR="00207286" w:rsidTr="0050327D" w14:paraId="1915EE68"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25B1261D" w14:textId="77777777">
            <w:pPr>
              <w:spacing w:before="0" w:after="0"/>
              <w:rPr>
                <w:sz w:val="22"/>
                <w:szCs w:val="22"/>
                <w:lang w:bidi="lo-LA"/>
              </w:rPr>
            </w:pPr>
            <w:r w:rsidRPr="00207286">
              <w:rPr>
                <w:sz w:val="22"/>
                <w:szCs w:val="22"/>
                <w:lang w:bidi="lo-LA"/>
              </w:rPr>
              <w:t>ZCGL27_1</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180FEF4B" w14:textId="77777777">
            <w:pPr>
              <w:spacing w:before="0" w:after="0"/>
              <w:rPr>
                <w:sz w:val="22"/>
                <w:szCs w:val="22"/>
                <w:lang w:bidi="lo-LA"/>
              </w:rPr>
            </w:pPr>
            <w:r w:rsidRPr="00207286">
              <w:rPr>
                <w:sz w:val="22"/>
                <w:szCs w:val="22"/>
                <w:lang w:bidi="lo-LA"/>
              </w:rPr>
              <w:t>02</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65BD209" w14:textId="77777777">
            <w:pPr>
              <w:spacing w:before="0" w:after="0"/>
              <w:rPr>
                <w:sz w:val="22"/>
                <w:szCs w:val="22"/>
                <w:lang w:bidi="lo-LA"/>
              </w:rPr>
            </w:pPr>
            <w:r w:rsidRPr="00207286">
              <w:rPr>
                <w:sz w:val="22"/>
                <w:szCs w:val="22"/>
                <w:lang w:bidi="lo-LA"/>
              </w:rPr>
              <w:t>0683</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B95692D"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DF0CF3F"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A4B6CF2"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A9F3737" w14:textId="77777777">
            <w:pPr>
              <w:spacing w:before="0" w:after="0"/>
              <w:rPr>
                <w:sz w:val="22"/>
                <w:szCs w:val="22"/>
                <w:lang w:bidi="lo-LA"/>
              </w:rPr>
            </w:pPr>
            <w:r w:rsidRPr="00207286">
              <w:rPr>
                <w:sz w:val="22"/>
                <w:szCs w:val="22"/>
                <w:lang w:bidi="lo-LA"/>
              </w:rPr>
              <w:t> </w:t>
            </w:r>
          </w:p>
        </w:tc>
      </w:tr>
      <w:tr w:rsidRPr="00207286" w:rsidR="00207286" w:rsidTr="0050327D" w14:paraId="55D9CBA8"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7967D2CF" w14:textId="77777777">
            <w:pPr>
              <w:spacing w:before="0" w:after="0"/>
              <w:rPr>
                <w:sz w:val="22"/>
                <w:szCs w:val="22"/>
                <w:lang w:bidi="lo-LA"/>
              </w:rPr>
            </w:pPr>
            <w:r w:rsidRPr="00207286">
              <w:rPr>
                <w:sz w:val="22"/>
                <w:szCs w:val="22"/>
                <w:lang w:bidi="lo-LA"/>
              </w:rPr>
              <w:t>ZCGL27_1</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1F0F56E6" w14:textId="77777777">
            <w:pPr>
              <w:spacing w:before="0" w:after="0"/>
              <w:rPr>
                <w:sz w:val="22"/>
                <w:szCs w:val="22"/>
                <w:lang w:bidi="lo-LA"/>
              </w:rPr>
            </w:pPr>
            <w:r w:rsidRPr="00207286">
              <w:rPr>
                <w:sz w:val="22"/>
                <w:szCs w:val="22"/>
                <w:lang w:bidi="lo-LA"/>
              </w:rPr>
              <w:t>03</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A85673C" w14:textId="77777777">
            <w:pPr>
              <w:spacing w:before="0" w:after="0"/>
              <w:rPr>
                <w:sz w:val="22"/>
                <w:szCs w:val="22"/>
                <w:lang w:bidi="lo-LA"/>
              </w:rPr>
            </w:pPr>
            <w:r w:rsidRPr="00207286">
              <w:rPr>
                <w:sz w:val="22"/>
                <w:szCs w:val="22"/>
                <w:lang w:bidi="lo-LA"/>
              </w:rPr>
              <w:t>CNY</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5AD62CAE"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657CFEC7"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74703E5"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A6D155F" w14:textId="77777777">
            <w:pPr>
              <w:spacing w:before="0" w:after="0"/>
              <w:rPr>
                <w:sz w:val="22"/>
                <w:szCs w:val="22"/>
                <w:lang w:bidi="lo-LA"/>
              </w:rPr>
            </w:pPr>
            <w:r w:rsidRPr="00207286">
              <w:rPr>
                <w:sz w:val="22"/>
                <w:szCs w:val="22"/>
                <w:lang w:bidi="lo-LA"/>
              </w:rPr>
              <w:t> </w:t>
            </w:r>
          </w:p>
        </w:tc>
      </w:tr>
      <w:tr w:rsidRPr="00207286" w:rsidR="00207286" w:rsidTr="0050327D" w14:paraId="13E4E7A5" w14:textId="77777777">
        <w:tblPrEx>
          <w:tblPrExChange w:author="013254" w:date="2021-07-09T10:34:00Z" w:id="75">
            <w:tblPrEx>
              <w:tblW w:w="8560" w:type="dxa"/>
            </w:tblPrEx>
          </w:tblPrExChange>
        </w:tblPrEx>
        <w:trPr>
          <w:trHeight w:val="255"/>
          <w:trPrChange w:author="013254" w:date="2021-07-09T10:34:00Z" w:id="76">
            <w:trPr>
              <w:trHeight w:val="255"/>
            </w:trPr>
          </w:trPrChange>
        </w:trPr>
        <w:tc>
          <w:tcPr>
            <w:tcW w:w="1340" w:type="dxa"/>
            <w:tcBorders>
              <w:top w:val="nil"/>
              <w:left w:val="single" w:color="auto" w:sz="4" w:space="0"/>
              <w:bottom w:val="single" w:color="auto" w:sz="4" w:space="0"/>
              <w:right w:val="single" w:color="auto" w:sz="4" w:space="0"/>
            </w:tcBorders>
            <w:shd w:val="clear" w:color="auto" w:fill="auto"/>
            <w:noWrap/>
            <w:tcPrChange w:author="013254" w:date="2021-07-09T10:34:00Z" w:id="77">
              <w:tcPr>
                <w:tcW w:w="1340" w:type="dxa"/>
                <w:tcBorders>
                  <w:top w:val="nil"/>
                  <w:left w:val="single" w:color="auto" w:sz="4" w:space="0"/>
                  <w:bottom w:val="single" w:color="auto" w:sz="4" w:space="0"/>
                  <w:right w:val="single" w:color="auto" w:sz="4" w:space="0"/>
                </w:tcBorders>
                <w:shd w:val="clear" w:color="auto" w:fill="auto"/>
                <w:noWrap/>
              </w:tcPr>
            </w:tcPrChange>
          </w:tcPr>
          <w:p w:rsidRPr="00207286" w:rsidR="00207286" w:rsidP="00207286" w:rsidRDefault="00207286" w14:paraId="1F66C652" w14:textId="77777777">
            <w:pPr>
              <w:spacing w:before="0" w:after="0"/>
              <w:rPr>
                <w:sz w:val="22"/>
                <w:szCs w:val="22"/>
                <w:lang w:bidi="lo-LA"/>
              </w:rPr>
            </w:pPr>
            <w:del w:author="013254" w:date="2021-07-09T10:34:00Z" w:id="78">
              <w:r w:rsidRPr="00207286" w:rsidDel="0050327D">
                <w:rPr>
                  <w:sz w:val="22"/>
                  <w:szCs w:val="22"/>
                  <w:lang w:bidi="lo-LA"/>
                </w:rPr>
                <w:delText>ZCGL27_1</w:delText>
              </w:r>
            </w:del>
          </w:p>
        </w:tc>
        <w:tc>
          <w:tcPr>
            <w:tcW w:w="1160" w:type="dxa"/>
            <w:tcBorders>
              <w:top w:val="nil"/>
              <w:left w:val="nil"/>
              <w:bottom w:val="single" w:color="auto" w:sz="4" w:space="0"/>
              <w:right w:val="single" w:color="auto" w:sz="4" w:space="0"/>
            </w:tcBorders>
            <w:shd w:val="clear" w:color="auto" w:fill="auto"/>
            <w:noWrap/>
            <w:tcPrChange w:author="013254" w:date="2021-07-09T10:34:00Z" w:id="79">
              <w:tcPr>
                <w:tcW w:w="116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44D30CE8" w14:textId="77777777">
            <w:pPr>
              <w:spacing w:before="0" w:after="0"/>
              <w:rPr>
                <w:sz w:val="22"/>
                <w:szCs w:val="22"/>
                <w:lang w:bidi="lo-LA"/>
              </w:rPr>
            </w:pPr>
            <w:del w:author="013254" w:date="2021-07-09T10:34:00Z" w:id="80">
              <w:r w:rsidRPr="00207286" w:rsidDel="0050327D">
                <w:rPr>
                  <w:sz w:val="22"/>
                  <w:szCs w:val="22"/>
                  <w:lang w:bidi="lo-LA"/>
                </w:rPr>
                <w:delText>03</w:delText>
              </w:r>
            </w:del>
          </w:p>
        </w:tc>
        <w:tc>
          <w:tcPr>
            <w:tcW w:w="1420" w:type="dxa"/>
            <w:tcBorders>
              <w:top w:val="nil"/>
              <w:left w:val="nil"/>
              <w:bottom w:val="single" w:color="auto" w:sz="4" w:space="0"/>
              <w:right w:val="single" w:color="auto" w:sz="4" w:space="0"/>
            </w:tcBorders>
            <w:shd w:val="clear" w:color="auto" w:fill="auto"/>
            <w:noWrap/>
            <w:tcPrChange w:author="013254" w:date="2021-07-09T10:34:00Z" w:id="81">
              <w:tcPr>
                <w:tcW w:w="142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6FA3074E" w14:textId="77777777">
            <w:pPr>
              <w:spacing w:before="0" w:after="0"/>
              <w:rPr>
                <w:sz w:val="22"/>
                <w:szCs w:val="22"/>
                <w:lang w:bidi="lo-LA"/>
              </w:rPr>
            </w:pPr>
            <w:del w:author="013254" w:date="2021-07-09T10:34:00Z" w:id="82">
              <w:r w:rsidRPr="00207286" w:rsidDel="0050327D">
                <w:rPr>
                  <w:sz w:val="22"/>
                  <w:szCs w:val="22"/>
                  <w:lang w:bidi="lo-LA"/>
                </w:rPr>
                <w:delText>VND</w:delText>
              </w:r>
            </w:del>
          </w:p>
        </w:tc>
        <w:tc>
          <w:tcPr>
            <w:tcW w:w="1206" w:type="dxa"/>
            <w:tcBorders>
              <w:top w:val="nil"/>
              <w:left w:val="nil"/>
              <w:bottom w:val="single" w:color="auto" w:sz="4" w:space="0"/>
              <w:right w:val="single" w:color="auto" w:sz="4" w:space="0"/>
            </w:tcBorders>
            <w:shd w:val="clear" w:color="auto" w:fill="auto"/>
            <w:noWrap/>
            <w:tcPrChange w:author="013254" w:date="2021-07-09T10:34:00Z" w:id="83">
              <w:tcPr>
                <w:tcW w:w="116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5C5C322C" w14:textId="77777777">
            <w:pPr>
              <w:spacing w:before="0" w:after="0"/>
              <w:rPr>
                <w:sz w:val="22"/>
                <w:szCs w:val="22"/>
                <w:lang w:bidi="lo-LA"/>
              </w:rPr>
            </w:pPr>
            <w:del w:author="013254" w:date="2021-07-09T10:34:00Z" w:id="84">
              <w:r w:rsidRPr="00207286" w:rsidDel="0050327D">
                <w:rPr>
                  <w:sz w:val="22"/>
                  <w:szCs w:val="22"/>
                  <w:lang w:bidi="lo-LA"/>
                </w:rPr>
                <w:delText> </w:delText>
              </w:r>
            </w:del>
          </w:p>
        </w:tc>
        <w:tc>
          <w:tcPr>
            <w:tcW w:w="1206" w:type="dxa"/>
            <w:tcBorders>
              <w:top w:val="nil"/>
              <w:left w:val="nil"/>
              <w:bottom w:val="single" w:color="auto" w:sz="4" w:space="0"/>
              <w:right w:val="single" w:color="auto" w:sz="4" w:space="0"/>
            </w:tcBorders>
            <w:shd w:val="clear" w:color="auto" w:fill="auto"/>
            <w:noWrap/>
            <w:tcPrChange w:author="013254" w:date="2021-07-09T10:34:00Z" w:id="85">
              <w:tcPr>
                <w:tcW w:w="116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57FD9F1E" w14:textId="77777777">
            <w:pPr>
              <w:spacing w:before="0" w:after="0"/>
              <w:rPr>
                <w:sz w:val="22"/>
                <w:szCs w:val="22"/>
                <w:lang w:bidi="lo-LA"/>
              </w:rPr>
            </w:pPr>
            <w:del w:author="013254" w:date="2021-07-09T10:34:00Z" w:id="86">
              <w:r w:rsidRPr="00207286" w:rsidDel="0050327D">
                <w:rPr>
                  <w:sz w:val="22"/>
                  <w:szCs w:val="22"/>
                  <w:lang w:bidi="lo-LA"/>
                </w:rPr>
                <w:delText> </w:delText>
              </w:r>
            </w:del>
          </w:p>
        </w:tc>
        <w:tc>
          <w:tcPr>
            <w:tcW w:w="1206" w:type="dxa"/>
            <w:tcBorders>
              <w:top w:val="nil"/>
              <w:left w:val="nil"/>
              <w:bottom w:val="single" w:color="auto" w:sz="4" w:space="0"/>
              <w:right w:val="single" w:color="auto" w:sz="4" w:space="0"/>
            </w:tcBorders>
            <w:shd w:val="clear" w:color="auto" w:fill="auto"/>
            <w:noWrap/>
            <w:tcPrChange w:author="013254" w:date="2021-07-09T10:34:00Z" w:id="87">
              <w:tcPr>
                <w:tcW w:w="116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37CE39A2" w14:textId="77777777">
            <w:pPr>
              <w:spacing w:before="0" w:after="0"/>
              <w:rPr>
                <w:sz w:val="22"/>
                <w:szCs w:val="22"/>
                <w:lang w:bidi="lo-LA"/>
              </w:rPr>
            </w:pPr>
            <w:del w:author="013254" w:date="2021-07-09T10:34:00Z" w:id="88">
              <w:r w:rsidRPr="00207286" w:rsidDel="0050327D">
                <w:rPr>
                  <w:sz w:val="22"/>
                  <w:szCs w:val="22"/>
                  <w:lang w:bidi="lo-LA"/>
                </w:rPr>
                <w:delText> </w:delText>
              </w:r>
            </w:del>
          </w:p>
        </w:tc>
        <w:tc>
          <w:tcPr>
            <w:tcW w:w="1206" w:type="dxa"/>
            <w:tcBorders>
              <w:top w:val="nil"/>
              <w:left w:val="nil"/>
              <w:bottom w:val="single" w:color="auto" w:sz="4" w:space="0"/>
              <w:right w:val="single" w:color="auto" w:sz="4" w:space="0"/>
            </w:tcBorders>
            <w:shd w:val="clear" w:color="auto" w:fill="auto"/>
            <w:noWrap/>
            <w:tcPrChange w:author="013254" w:date="2021-07-09T10:34:00Z" w:id="89">
              <w:tcPr>
                <w:tcW w:w="116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7D85DFBA" w14:textId="77777777">
            <w:pPr>
              <w:spacing w:before="0" w:after="0"/>
              <w:rPr>
                <w:sz w:val="22"/>
                <w:szCs w:val="22"/>
                <w:lang w:bidi="lo-LA"/>
              </w:rPr>
            </w:pPr>
            <w:del w:author="013254" w:date="2021-07-09T10:34:00Z" w:id="90">
              <w:r w:rsidRPr="00207286" w:rsidDel="0050327D">
                <w:rPr>
                  <w:sz w:val="22"/>
                  <w:szCs w:val="22"/>
                  <w:lang w:bidi="lo-LA"/>
                </w:rPr>
                <w:delText> </w:delText>
              </w:r>
            </w:del>
          </w:p>
        </w:tc>
      </w:tr>
      <w:tr w:rsidRPr="00207286" w:rsidR="00207286" w:rsidTr="0050327D" w14:paraId="1761A32E"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4F976F32" w14:textId="77777777">
            <w:pPr>
              <w:spacing w:before="0" w:after="0"/>
              <w:rPr>
                <w:sz w:val="22"/>
                <w:szCs w:val="22"/>
                <w:lang w:bidi="lo-LA"/>
              </w:rPr>
            </w:pPr>
            <w:r w:rsidRPr="00207286">
              <w:rPr>
                <w:sz w:val="22"/>
                <w:szCs w:val="22"/>
                <w:lang w:bidi="lo-LA"/>
              </w:rPr>
              <w:t>ZCGL28</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F91AB39" w14:textId="77777777">
            <w:pPr>
              <w:spacing w:before="0" w:after="0"/>
              <w:rPr>
                <w:sz w:val="22"/>
                <w:szCs w:val="22"/>
                <w:lang w:bidi="lo-LA"/>
              </w:rPr>
            </w:pPr>
            <w:r w:rsidRPr="00207286">
              <w:rPr>
                <w:sz w:val="22"/>
                <w:szCs w:val="22"/>
                <w:lang w:bidi="lo-LA"/>
              </w:rPr>
              <w:t>03</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1262B6A6" w14:textId="77777777">
            <w:pPr>
              <w:spacing w:before="0" w:after="0"/>
              <w:rPr>
                <w:sz w:val="22"/>
                <w:szCs w:val="22"/>
                <w:lang w:bidi="lo-LA"/>
              </w:rPr>
            </w:pPr>
            <w:r w:rsidRPr="00207286">
              <w:rPr>
                <w:sz w:val="22"/>
                <w:szCs w:val="22"/>
                <w:lang w:bidi="lo-LA"/>
              </w:rPr>
              <w:t>CNY</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005CB67"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9592B1A"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5CD74183"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8F919DA" w14:textId="77777777">
            <w:pPr>
              <w:spacing w:before="0" w:after="0"/>
              <w:rPr>
                <w:sz w:val="22"/>
                <w:szCs w:val="22"/>
                <w:lang w:bidi="lo-LA"/>
              </w:rPr>
            </w:pPr>
            <w:r w:rsidRPr="00207286">
              <w:rPr>
                <w:sz w:val="22"/>
                <w:szCs w:val="22"/>
                <w:lang w:bidi="lo-LA"/>
              </w:rPr>
              <w:t> </w:t>
            </w:r>
          </w:p>
        </w:tc>
      </w:tr>
      <w:tr w:rsidRPr="00207286" w:rsidR="00207286" w:rsidTr="0050327D" w14:paraId="40170F9F" w14:textId="77777777">
        <w:tblPrEx>
          <w:tblPrExChange w:author="013254" w:date="2021-07-09T10:34:00Z" w:id="91">
            <w:tblPrEx>
              <w:tblW w:w="8560" w:type="dxa"/>
            </w:tblPrEx>
          </w:tblPrExChange>
        </w:tblPrEx>
        <w:trPr>
          <w:trHeight w:val="255"/>
          <w:trPrChange w:author="013254" w:date="2021-07-09T10:34:00Z" w:id="92">
            <w:trPr>
              <w:trHeight w:val="255"/>
            </w:trPr>
          </w:trPrChange>
        </w:trPr>
        <w:tc>
          <w:tcPr>
            <w:tcW w:w="1340" w:type="dxa"/>
            <w:tcBorders>
              <w:top w:val="nil"/>
              <w:left w:val="single" w:color="auto" w:sz="4" w:space="0"/>
              <w:bottom w:val="single" w:color="auto" w:sz="4" w:space="0"/>
              <w:right w:val="single" w:color="auto" w:sz="4" w:space="0"/>
            </w:tcBorders>
            <w:shd w:val="clear" w:color="auto" w:fill="auto"/>
            <w:noWrap/>
            <w:tcPrChange w:author="013254" w:date="2021-07-09T10:34:00Z" w:id="93">
              <w:tcPr>
                <w:tcW w:w="1340" w:type="dxa"/>
                <w:tcBorders>
                  <w:top w:val="nil"/>
                  <w:left w:val="single" w:color="auto" w:sz="4" w:space="0"/>
                  <w:bottom w:val="single" w:color="auto" w:sz="4" w:space="0"/>
                  <w:right w:val="single" w:color="auto" w:sz="4" w:space="0"/>
                </w:tcBorders>
                <w:shd w:val="clear" w:color="auto" w:fill="auto"/>
                <w:noWrap/>
              </w:tcPr>
            </w:tcPrChange>
          </w:tcPr>
          <w:p w:rsidRPr="00207286" w:rsidR="00207286" w:rsidP="00207286" w:rsidRDefault="00207286" w14:paraId="17BDCD2B" w14:textId="77777777">
            <w:pPr>
              <w:spacing w:before="0" w:after="0"/>
              <w:rPr>
                <w:sz w:val="22"/>
                <w:szCs w:val="22"/>
                <w:lang w:bidi="lo-LA"/>
              </w:rPr>
            </w:pPr>
            <w:del w:author="013254" w:date="2021-07-09T10:34:00Z" w:id="94">
              <w:r w:rsidRPr="00207286" w:rsidDel="0050327D">
                <w:rPr>
                  <w:sz w:val="22"/>
                  <w:szCs w:val="22"/>
                  <w:lang w:bidi="lo-LA"/>
                </w:rPr>
                <w:delText>ZCGL28</w:delText>
              </w:r>
            </w:del>
          </w:p>
        </w:tc>
        <w:tc>
          <w:tcPr>
            <w:tcW w:w="1160" w:type="dxa"/>
            <w:tcBorders>
              <w:top w:val="nil"/>
              <w:left w:val="nil"/>
              <w:bottom w:val="single" w:color="auto" w:sz="4" w:space="0"/>
              <w:right w:val="single" w:color="auto" w:sz="4" w:space="0"/>
            </w:tcBorders>
            <w:shd w:val="clear" w:color="auto" w:fill="auto"/>
            <w:noWrap/>
            <w:tcPrChange w:author="013254" w:date="2021-07-09T10:34:00Z" w:id="95">
              <w:tcPr>
                <w:tcW w:w="116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67749999" w14:textId="77777777">
            <w:pPr>
              <w:spacing w:before="0" w:after="0"/>
              <w:rPr>
                <w:sz w:val="22"/>
                <w:szCs w:val="22"/>
                <w:lang w:bidi="lo-LA"/>
              </w:rPr>
            </w:pPr>
            <w:del w:author="013254" w:date="2021-07-09T10:34:00Z" w:id="96">
              <w:r w:rsidRPr="00207286" w:rsidDel="0050327D">
                <w:rPr>
                  <w:sz w:val="22"/>
                  <w:szCs w:val="22"/>
                  <w:lang w:bidi="lo-LA"/>
                </w:rPr>
                <w:delText>03</w:delText>
              </w:r>
            </w:del>
          </w:p>
        </w:tc>
        <w:tc>
          <w:tcPr>
            <w:tcW w:w="1420" w:type="dxa"/>
            <w:tcBorders>
              <w:top w:val="nil"/>
              <w:left w:val="nil"/>
              <w:bottom w:val="single" w:color="auto" w:sz="4" w:space="0"/>
              <w:right w:val="single" w:color="auto" w:sz="4" w:space="0"/>
            </w:tcBorders>
            <w:shd w:val="clear" w:color="auto" w:fill="auto"/>
            <w:noWrap/>
            <w:tcPrChange w:author="013254" w:date="2021-07-09T10:34:00Z" w:id="97">
              <w:tcPr>
                <w:tcW w:w="142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7F357E83" w14:textId="77777777">
            <w:pPr>
              <w:spacing w:before="0" w:after="0"/>
              <w:rPr>
                <w:sz w:val="22"/>
                <w:szCs w:val="22"/>
                <w:lang w:bidi="lo-LA"/>
              </w:rPr>
            </w:pPr>
            <w:del w:author="013254" w:date="2021-07-09T10:34:00Z" w:id="98">
              <w:r w:rsidRPr="00207286" w:rsidDel="0050327D">
                <w:rPr>
                  <w:sz w:val="22"/>
                  <w:szCs w:val="22"/>
                  <w:lang w:bidi="lo-LA"/>
                </w:rPr>
                <w:delText>VND</w:delText>
              </w:r>
            </w:del>
          </w:p>
        </w:tc>
        <w:tc>
          <w:tcPr>
            <w:tcW w:w="1206" w:type="dxa"/>
            <w:tcBorders>
              <w:top w:val="nil"/>
              <w:left w:val="nil"/>
              <w:bottom w:val="single" w:color="auto" w:sz="4" w:space="0"/>
              <w:right w:val="single" w:color="auto" w:sz="4" w:space="0"/>
            </w:tcBorders>
            <w:shd w:val="clear" w:color="auto" w:fill="auto"/>
            <w:noWrap/>
            <w:tcPrChange w:author="013254" w:date="2021-07-09T10:34:00Z" w:id="99">
              <w:tcPr>
                <w:tcW w:w="116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42435210" w14:textId="77777777">
            <w:pPr>
              <w:spacing w:before="0" w:after="0"/>
              <w:rPr>
                <w:sz w:val="22"/>
                <w:szCs w:val="22"/>
                <w:lang w:bidi="lo-LA"/>
              </w:rPr>
            </w:pPr>
            <w:del w:author="013254" w:date="2021-07-09T10:34:00Z" w:id="100">
              <w:r w:rsidRPr="00207286" w:rsidDel="0050327D">
                <w:rPr>
                  <w:sz w:val="22"/>
                  <w:szCs w:val="22"/>
                  <w:lang w:bidi="lo-LA"/>
                </w:rPr>
                <w:delText> </w:delText>
              </w:r>
            </w:del>
          </w:p>
        </w:tc>
        <w:tc>
          <w:tcPr>
            <w:tcW w:w="1206" w:type="dxa"/>
            <w:tcBorders>
              <w:top w:val="nil"/>
              <w:left w:val="nil"/>
              <w:bottom w:val="single" w:color="auto" w:sz="4" w:space="0"/>
              <w:right w:val="single" w:color="auto" w:sz="4" w:space="0"/>
            </w:tcBorders>
            <w:shd w:val="clear" w:color="auto" w:fill="auto"/>
            <w:noWrap/>
            <w:tcPrChange w:author="013254" w:date="2021-07-09T10:34:00Z" w:id="101">
              <w:tcPr>
                <w:tcW w:w="116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2BB00E00" w14:textId="77777777">
            <w:pPr>
              <w:spacing w:before="0" w:after="0"/>
              <w:rPr>
                <w:sz w:val="22"/>
                <w:szCs w:val="22"/>
                <w:lang w:bidi="lo-LA"/>
              </w:rPr>
            </w:pPr>
            <w:del w:author="013254" w:date="2021-07-09T10:34:00Z" w:id="102">
              <w:r w:rsidRPr="00207286" w:rsidDel="0050327D">
                <w:rPr>
                  <w:sz w:val="22"/>
                  <w:szCs w:val="22"/>
                  <w:lang w:bidi="lo-LA"/>
                </w:rPr>
                <w:delText> </w:delText>
              </w:r>
            </w:del>
          </w:p>
        </w:tc>
        <w:tc>
          <w:tcPr>
            <w:tcW w:w="1206" w:type="dxa"/>
            <w:tcBorders>
              <w:top w:val="nil"/>
              <w:left w:val="nil"/>
              <w:bottom w:val="single" w:color="auto" w:sz="4" w:space="0"/>
              <w:right w:val="single" w:color="auto" w:sz="4" w:space="0"/>
            </w:tcBorders>
            <w:shd w:val="clear" w:color="auto" w:fill="auto"/>
            <w:noWrap/>
            <w:tcPrChange w:author="013254" w:date="2021-07-09T10:34:00Z" w:id="103">
              <w:tcPr>
                <w:tcW w:w="116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1C15D5D7" w14:textId="77777777">
            <w:pPr>
              <w:spacing w:before="0" w:after="0"/>
              <w:rPr>
                <w:sz w:val="22"/>
                <w:szCs w:val="22"/>
                <w:lang w:bidi="lo-LA"/>
              </w:rPr>
            </w:pPr>
            <w:del w:author="013254" w:date="2021-07-09T10:34:00Z" w:id="104">
              <w:r w:rsidRPr="00207286" w:rsidDel="0050327D">
                <w:rPr>
                  <w:sz w:val="22"/>
                  <w:szCs w:val="22"/>
                  <w:lang w:bidi="lo-LA"/>
                </w:rPr>
                <w:delText> </w:delText>
              </w:r>
            </w:del>
          </w:p>
        </w:tc>
        <w:tc>
          <w:tcPr>
            <w:tcW w:w="1206" w:type="dxa"/>
            <w:tcBorders>
              <w:top w:val="nil"/>
              <w:left w:val="nil"/>
              <w:bottom w:val="single" w:color="auto" w:sz="4" w:space="0"/>
              <w:right w:val="single" w:color="auto" w:sz="4" w:space="0"/>
            </w:tcBorders>
            <w:shd w:val="clear" w:color="auto" w:fill="auto"/>
            <w:noWrap/>
            <w:tcPrChange w:author="013254" w:date="2021-07-09T10:34:00Z" w:id="105">
              <w:tcPr>
                <w:tcW w:w="116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0CB969A8" w14:textId="77777777">
            <w:pPr>
              <w:spacing w:before="0" w:after="0"/>
              <w:rPr>
                <w:sz w:val="22"/>
                <w:szCs w:val="22"/>
                <w:lang w:bidi="lo-LA"/>
              </w:rPr>
            </w:pPr>
            <w:del w:author="013254" w:date="2021-07-09T10:34:00Z" w:id="106">
              <w:r w:rsidRPr="00207286" w:rsidDel="0050327D">
                <w:rPr>
                  <w:sz w:val="22"/>
                  <w:szCs w:val="22"/>
                  <w:lang w:bidi="lo-LA"/>
                </w:rPr>
                <w:delText> </w:delText>
              </w:r>
            </w:del>
          </w:p>
        </w:tc>
      </w:tr>
      <w:tr w:rsidRPr="00207286" w:rsidR="0050327D" w:rsidTr="0050327D" w14:paraId="34474189" w14:textId="77777777">
        <w:trPr>
          <w:trHeight w:val="255"/>
          <w:ins w:author="013254" w:date="2021-07-09T10:36:00Z" w:id="107"/>
        </w:trPr>
        <w:tc>
          <w:tcPr>
            <w:tcW w:w="1340" w:type="dxa"/>
            <w:tcBorders>
              <w:top w:val="nil"/>
              <w:left w:val="single" w:color="auto" w:sz="4" w:space="0"/>
              <w:bottom w:val="single" w:color="auto" w:sz="4" w:space="0"/>
              <w:right w:val="single" w:color="auto" w:sz="4" w:space="0"/>
            </w:tcBorders>
            <w:shd w:val="clear" w:color="auto" w:fill="auto"/>
            <w:noWrap/>
          </w:tcPr>
          <w:p w:rsidRPr="0050327D" w:rsidR="0050327D" w:rsidDel="0050327D" w:rsidP="0050327D" w:rsidRDefault="0050327D" w14:paraId="4FBF2C70" w14:textId="77777777">
            <w:pPr>
              <w:spacing w:before="0" w:after="0"/>
              <w:rPr>
                <w:ins w:author="013254" w:date="2021-07-09T10:36:00Z" w:id="108"/>
                <w:sz w:val="22"/>
                <w:szCs w:val="22"/>
                <w:lang w:bidi="lo-LA"/>
              </w:rPr>
            </w:pPr>
            <w:ins w:author="013254" w:date="2021-07-09T10:36:00Z" w:id="109">
              <w:r w:rsidRPr="0050327D">
                <w:rPr>
                  <w:sz w:val="22"/>
                  <w:szCs w:val="22"/>
                  <w:lang w:bidi="lo-LA"/>
                </w:rPr>
                <w:t>ZCGL28</w:t>
              </w:r>
            </w:ins>
          </w:p>
        </w:tc>
        <w:tc>
          <w:tcPr>
            <w:tcW w:w="1160" w:type="dxa"/>
            <w:tcBorders>
              <w:top w:val="nil"/>
              <w:left w:val="nil"/>
              <w:bottom w:val="single" w:color="auto" w:sz="4" w:space="0"/>
              <w:right w:val="single" w:color="auto" w:sz="4" w:space="0"/>
            </w:tcBorders>
            <w:shd w:val="clear" w:color="auto" w:fill="auto"/>
            <w:noWrap/>
          </w:tcPr>
          <w:p w:rsidRPr="0050327D" w:rsidR="0050327D" w:rsidDel="0050327D" w:rsidP="0050327D" w:rsidRDefault="0050327D" w14:paraId="7418B12E" w14:textId="77777777">
            <w:pPr>
              <w:spacing w:before="0" w:after="0"/>
              <w:rPr>
                <w:ins w:author="013254" w:date="2021-07-09T10:36:00Z" w:id="110"/>
                <w:sz w:val="22"/>
                <w:szCs w:val="22"/>
                <w:lang w:bidi="lo-LA"/>
              </w:rPr>
            </w:pPr>
            <w:ins w:author="013254" w:date="2021-07-09T10:36:00Z" w:id="111">
              <w:r w:rsidRPr="0050327D">
                <w:rPr>
                  <w:sz w:val="22"/>
                  <w:szCs w:val="22"/>
                  <w:lang w:bidi="lo-LA"/>
                </w:rPr>
                <w:t>03</w:t>
              </w:r>
            </w:ins>
          </w:p>
        </w:tc>
        <w:tc>
          <w:tcPr>
            <w:tcW w:w="1420" w:type="dxa"/>
            <w:tcBorders>
              <w:top w:val="nil"/>
              <w:left w:val="nil"/>
              <w:bottom w:val="single" w:color="auto" w:sz="4" w:space="0"/>
              <w:right w:val="single" w:color="auto" w:sz="4" w:space="0"/>
            </w:tcBorders>
            <w:shd w:val="clear" w:color="auto" w:fill="auto"/>
            <w:noWrap/>
          </w:tcPr>
          <w:p w:rsidRPr="00034C8B" w:rsidR="0050327D" w:rsidDel="0050327D" w:rsidP="0050327D" w:rsidRDefault="0050327D" w14:paraId="72523283" w14:textId="77777777">
            <w:pPr>
              <w:spacing w:before="0" w:after="0"/>
              <w:rPr>
                <w:ins w:author="013254" w:date="2021-07-09T10:36:00Z" w:id="112"/>
                <w:sz w:val="22"/>
                <w:szCs w:val="22"/>
                <w:lang w:bidi="lo-LA"/>
              </w:rPr>
            </w:pPr>
            <w:ins w:author="013254" w:date="2021-07-09T10:36:00Z" w:id="113">
              <w:r w:rsidRPr="00034C8B">
                <w:rPr>
                  <w:sz w:val="22"/>
                  <w:szCs w:val="22"/>
                  <w:lang w:bidi="lo-LA"/>
                </w:rPr>
                <w:t>INR</w:t>
              </w:r>
            </w:ins>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5668AEB8" w14:textId="77777777">
            <w:pPr>
              <w:spacing w:before="0" w:after="0"/>
              <w:rPr>
                <w:ins w:author="013254" w:date="2021-07-09T10:36:00Z" w:id="114"/>
                <w:sz w:val="22"/>
                <w:szCs w:val="22"/>
                <w:lang w:bidi="lo-LA"/>
              </w:rPr>
            </w:pPr>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0903AEAD" w14:textId="77777777">
            <w:pPr>
              <w:spacing w:before="0" w:after="0"/>
              <w:rPr>
                <w:ins w:author="013254" w:date="2021-07-09T10:36:00Z" w:id="115"/>
                <w:sz w:val="22"/>
                <w:szCs w:val="22"/>
                <w:lang w:bidi="lo-LA"/>
              </w:rPr>
            </w:pPr>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6D50D08D" w14:textId="77777777">
            <w:pPr>
              <w:spacing w:before="0" w:after="0"/>
              <w:rPr>
                <w:ins w:author="013254" w:date="2021-07-09T10:36:00Z" w:id="116"/>
                <w:sz w:val="22"/>
                <w:szCs w:val="22"/>
                <w:lang w:bidi="lo-LA"/>
              </w:rPr>
            </w:pPr>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505DA9C8" w14:textId="77777777">
            <w:pPr>
              <w:spacing w:before="0" w:after="0"/>
              <w:rPr>
                <w:ins w:author="013254" w:date="2021-07-09T10:36:00Z" w:id="117"/>
                <w:sz w:val="22"/>
                <w:szCs w:val="22"/>
                <w:lang w:bidi="lo-LA"/>
              </w:rPr>
            </w:pPr>
          </w:p>
        </w:tc>
      </w:tr>
      <w:tr w:rsidRPr="00207286" w:rsidR="0050327D" w:rsidTr="0050327D" w14:paraId="5271FC13" w14:textId="77777777">
        <w:trPr>
          <w:trHeight w:val="255"/>
          <w:ins w:author="013254" w:date="2021-07-09T10:36:00Z" w:id="118"/>
        </w:trPr>
        <w:tc>
          <w:tcPr>
            <w:tcW w:w="1340" w:type="dxa"/>
            <w:tcBorders>
              <w:top w:val="nil"/>
              <w:left w:val="single" w:color="auto" w:sz="4" w:space="0"/>
              <w:bottom w:val="single" w:color="auto" w:sz="4" w:space="0"/>
              <w:right w:val="single" w:color="auto" w:sz="4" w:space="0"/>
            </w:tcBorders>
            <w:shd w:val="clear" w:color="auto" w:fill="auto"/>
            <w:noWrap/>
          </w:tcPr>
          <w:p w:rsidRPr="0050327D" w:rsidR="0050327D" w:rsidDel="0050327D" w:rsidP="0050327D" w:rsidRDefault="0050327D" w14:paraId="2CAA037B" w14:textId="77777777">
            <w:pPr>
              <w:spacing w:before="0" w:after="0"/>
              <w:rPr>
                <w:ins w:author="013254" w:date="2021-07-09T10:36:00Z" w:id="119"/>
                <w:sz w:val="22"/>
                <w:szCs w:val="22"/>
                <w:lang w:bidi="lo-LA"/>
              </w:rPr>
            </w:pPr>
            <w:ins w:author="013254" w:date="2021-07-09T10:36:00Z" w:id="120">
              <w:r w:rsidRPr="0050327D">
                <w:rPr>
                  <w:sz w:val="22"/>
                  <w:szCs w:val="22"/>
                  <w:lang w:bidi="lo-LA"/>
                </w:rPr>
                <w:t>ZCGL28</w:t>
              </w:r>
            </w:ins>
          </w:p>
        </w:tc>
        <w:tc>
          <w:tcPr>
            <w:tcW w:w="1160" w:type="dxa"/>
            <w:tcBorders>
              <w:top w:val="nil"/>
              <w:left w:val="nil"/>
              <w:bottom w:val="single" w:color="auto" w:sz="4" w:space="0"/>
              <w:right w:val="single" w:color="auto" w:sz="4" w:space="0"/>
            </w:tcBorders>
            <w:shd w:val="clear" w:color="auto" w:fill="auto"/>
            <w:noWrap/>
          </w:tcPr>
          <w:p w:rsidRPr="0050327D" w:rsidR="0050327D" w:rsidDel="0050327D" w:rsidP="0050327D" w:rsidRDefault="0050327D" w14:paraId="11544FF1" w14:textId="77777777">
            <w:pPr>
              <w:spacing w:before="0" w:after="0"/>
              <w:rPr>
                <w:ins w:author="013254" w:date="2021-07-09T10:36:00Z" w:id="121"/>
                <w:sz w:val="22"/>
                <w:szCs w:val="22"/>
                <w:lang w:bidi="lo-LA"/>
              </w:rPr>
            </w:pPr>
            <w:ins w:author="013254" w:date="2021-07-09T10:36:00Z" w:id="122">
              <w:r w:rsidRPr="0050327D">
                <w:rPr>
                  <w:sz w:val="22"/>
                  <w:szCs w:val="22"/>
                  <w:lang w:bidi="lo-LA"/>
                </w:rPr>
                <w:t>03</w:t>
              </w:r>
            </w:ins>
          </w:p>
        </w:tc>
        <w:tc>
          <w:tcPr>
            <w:tcW w:w="1420" w:type="dxa"/>
            <w:tcBorders>
              <w:top w:val="nil"/>
              <w:left w:val="nil"/>
              <w:bottom w:val="single" w:color="auto" w:sz="4" w:space="0"/>
              <w:right w:val="single" w:color="auto" w:sz="4" w:space="0"/>
            </w:tcBorders>
            <w:shd w:val="clear" w:color="auto" w:fill="auto"/>
            <w:noWrap/>
          </w:tcPr>
          <w:p w:rsidRPr="0050327D" w:rsidR="0050327D" w:rsidDel="0050327D" w:rsidP="0050327D" w:rsidRDefault="0050327D" w14:paraId="6A8B8440" w14:textId="77777777">
            <w:pPr>
              <w:spacing w:before="0" w:after="0"/>
              <w:rPr>
                <w:ins w:author="013254" w:date="2021-07-09T10:36:00Z" w:id="123"/>
                <w:sz w:val="22"/>
                <w:szCs w:val="22"/>
                <w:lang w:bidi="lo-LA"/>
              </w:rPr>
            </w:pPr>
            <w:ins w:author="013254" w:date="2021-07-09T10:36:00Z" w:id="124">
              <w:r w:rsidRPr="0050327D">
                <w:rPr>
                  <w:sz w:val="22"/>
                  <w:szCs w:val="22"/>
                  <w:rPrChange w:author="013254" w:date="2021-07-09T10:36:00Z" w:id="125">
                    <w:rPr/>
                  </w:rPrChange>
                </w:rPr>
                <w:t>KRW</w:t>
              </w:r>
            </w:ins>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055D71D5" w14:textId="77777777">
            <w:pPr>
              <w:spacing w:before="0" w:after="0"/>
              <w:rPr>
                <w:ins w:author="013254" w:date="2021-07-09T10:36:00Z" w:id="126"/>
                <w:sz w:val="22"/>
                <w:szCs w:val="22"/>
                <w:lang w:bidi="lo-LA"/>
              </w:rPr>
            </w:pPr>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6CE49F0A" w14:textId="77777777">
            <w:pPr>
              <w:spacing w:before="0" w:after="0"/>
              <w:rPr>
                <w:ins w:author="013254" w:date="2021-07-09T10:36:00Z" w:id="127"/>
                <w:sz w:val="22"/>
                <w:szCs w:val="22"/>
                <w:lang w:bidi="lo-LA"/>
              </w:rPr>
            </w:pPr>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19B63859" w14:textId="77777777">
            <w:pPr>
              <w:spacing w:before="0" w:after="0"/>
              <w:rPr>
                <w:ins w:author="013254" w:date="2021-07-09T10:36:00Z" w:id="128"/>
                <w:sz w:val="22"/>
                <w:szCs w:val="22"/>
                <w:lang w:bidi="lo-LA"/>
              </w:rPr>
            </w:pPr>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7E9C6F97" w14:textId="77777777">
            <w:pPr>
              <w:spacing w:before="0" w:after="0"/>
              <w:rPr>
                <w:ins w:author="013254" w:date="2021-07-09T10:36:00Z" w:id="129"/>
                <w:sz w:val="22"/>
                <w:szCs w:val="22"/>
                <w:lang w:bidi="lo-LA"/>
              </w:rPr>
            </w:pPr>
          </w:p>
        </w:tc>
      </w:tr>
      <w:tr w:rsidRPr="00207286" w:rsidR="0050327D" w:rsidTr="0050327D" w14:paraId="6D98D5E2" w14:textId="77777777">
        <w:trPr>
          <w:trHeight w:val="255"/>
          <w:ins w:author="013254" w:date="2021-07-09T10:36:00Z" w:id="130"/>
        </w:trPr>
        <w:tc>
          <w:tcPr>
            <w:tcW w:w="1340" w:type="dxa"/>
            <w:tcBorders>
              <w:top w:val="nil"/>
              <w:left w:val="single" w:color="auto" w:sz="4" w:space="0"/>
              <w:bottom w:val="single" w:color="auto" w:sz="4" w:space="0"/>
              <w:right w:val="single" w:color="auto" w:sz="4" w:space="0"/>
            </w:tcBorders>
            <w:shd w:val="clear" w:color="auto" w:fill="auto"/>
            <w:noWrap/>
          </w:tcPr>
          <w:p w:rsidRPr="0050327D" w:rsidR="0050327D" w:rsidDel="0050327D" w:rsidP="0050327D" w:rsidRDefault="0050327D" w14:paraId="79E0476E" w14:textId="77777777">
            <w:pPr>
              <w:spacing w:before="0" w:after="0"/>
              <w:rPr>
                <w:ins w:author="013254" w:date="2021-07-09T10:36:00Z" w:id="131"/>
                <w:sz w:val="22"/>
                <w:szCs w:val="22"/>
                <w:lang w:bidi="lo-LA"/>
              </w:rPr>
            </w:pPr>
            <w:ins w:author="013254" w:date="2021-07-09T10:36:00Z" w:id="132">
              <w:r w:rsidRPr="0050327D">
                <w:rPr>
                  <w:sz w:val="22"/>
                  <w:szCs w:val="22"/>
                  <w:lang w:bidi="lo-LA"/>
                </w:rPr>
                <w:t>ZCGL28</w:t>
              </w:r>
            </w:ins>
          </w:p>
        </w:tc>
        <w:tc>
          <w:tcPr>
            <w:tcW w:w="1160" w:type="dxa"/>
            <w:tcBorders>
              <w:top w:val="nil"/>
              <w:left w:val="nil"/>
              <w:bottom w:val="single" w:color="auto" w:sz="4" w:space="0"/>
              <w:right w:val="single" w:color="auto" w:sz="4" w:space="0"/>
            </w:tcBorders>
            <w:shd w:val="clear" w:color="auto" w:fill="auto"/>
            <w:noWrap/>
          </w:tcPr>
          <w:p w:rsidRPr="0050327D" w:rsidR="0050327D" w:rsidDel="0050327D" w:rsidP="0050327D" w:rsidRDefault="0050327D" w14:paraId="2C2141B2" w14:textId="77777777">
            <w:pPr>
              <w:spacing w:before="0" w:after="0"/>
              <w:rPr>
                <w:ins w:author="013254" w:date="2021-07-09T10:36:00Z" w:id="133"/>
                <w:sz w:val="22"/>
                <w:szCs w:val="22"/>
                <w:lang w:bidi="lo-LA"/>
              </w:rPr>
            </w:pPr>
            <w:ins w:author="013254" w:date="2021-07-09T10:36:00Z" w:id="134">
              <w:r w:rsidRPr="0050327D">
                <w:rPr>
                  <w:sz w:val="22"/>
                  <w:szCs w:val="22"/>
                  <w:lang w:bidi="lo-LA"/>
                </w:rPr>
                <w:t>03</w:t>
              </w:r>
            </w:ins>
          </w:p>
        </w:tc>
        <w:tc>
          <w:tcPr>
            <w:tcW w:w="1420" w:type="dxa"/>
            <w:tcBorders>
              <w:top w:val="nil"/>
              <w:left w:val="nil"/>
              <w:bottom w:val="single" w:color="auto" w:sz="4" w:space="0"/>
              <w:right w:val="single" w:color="auto" w:sz="4" w:space="0"/>
            </w:tcBorders>
            <w:shd w:val="clear" w:color="auto" w:fill="auto"/>
            <w:noWrap/>
          </w:tcPr>
          <w:p w:rsidRPr="0050327D" w:rsidR="0050327D" w:rsidDel="0050327D" w:rsidP="0050327D" w:rsidRDefault="0050327D" w14:paraId="12E21186" w14:textId="77777777">
            <w:pPr>
              <w:spacing w:before="0" w:after="0"/>
              <w:rPr>
                <w:ins w:author="013254" w:date="2021-07-09T10:36:00Z" w:id="135"/>
                <w:sz w:val="22"/>
                <w:szCs w:val="22"/>
                <w:lang w:bidi="lo-LA"/>
              </w:rPr>
            </w:pPr>
            <w:ins w:author="013254" w:date="2021-07-09T10:36:00Z" w:id="136">
              <w:r w:rsidRPr="0050327D">
                <w:rPr>
                  <w:sz w:val="22"/>
                  <w:szCs w:val="22"/>
                  <w:rPrChange w:author="013254" w:date="2021-07-09T10:36:00Z" w:id="137">
                    <w:rPr/>
                  </w:rPrChange>
                </w:rPr>
                <w:t>KWD</w:t>
              </w:r>
            </w:ins>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05C6FC94" w14:textId="77777777">
            <w:pPr>
              <w:spacing w:before="0" w:after="0"/>
              <w:rPr>
                <w:ins w:author="013254" w:date="2021-07-09T10:36:00Z" w:id="138"/>
                <w:sz w:val="22"/>
                <w:szCs w:val="22"/>
                <w:lang w:bidi="lo-LA"/>
              </w:rPr>
            </w:pPr>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3DD46466" w14:textId="77777777">
            <w:pPr>
              <w:spacing w:before="0" w:after="0"/>
              <w:rPr>
                <w:ins w:author="013254" w:date="2021-07-09T10:36:00Z" w:id="139"/>
                <w:sz w:val="22"/>
                <w:szCs w:val="22"/>
                <w:lang w:bidi="lo-LA"/>
              </w:rPr>
            </w:pPr>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181C8475" w14:textId="77777777">
            <w:pPr>
              <w:spacing w:before="0" w:after="0"/>
              <w:rPr>
                <w:ins w:author="013254" w:date="2021-07-09T10:36:00Z" w:id="140"/>
                <w:sz w:val="22"/>
                <w:szCs w:val="22"/>
                <w:lang w:bidi="lo-LA"/>
              </w:rPr>
            </w:pPr>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19124975" w14:textId="77777777">
            <w:pPr>
              <w:spacing w:before="0" w:after="0"/>
              <w:rPr>
                <w:ins w:author="013254" w:date="2021-07-09T10:36:00Z" w:id="141"/>
                <w:sz w:val="22"/>
                <w:szCs w:val="22"/>
                <w:lang w:bidi="lo-LA"/>
              </w:rPr>
            </w:pPr>
          </w:p>
        </w:tc>
      </w:tr>
      <w:tr w:rsidRPr="00207286" w:rsidR="0050327D" w:rsidTr="0050327D" w14:paraId="42861C07" w14:textId="77777777">
        <w:trPr>
          <w:trHeight w:val="255"/>
          <w:ins w:author="013254" w:date="2021-07-09T10:36:00Z" w:id="142"/>
        </w:trPr>
        <w:tc>
          <w:tcPr>
            <w:tcW w:w="1340" w:type="dxa"/>
            <w:tcBorders>
              <w:top w:val="nil"/>
              <w:left w:val="single" w:color="auto" w:sz="4" w:space="0"/>
              <w:bottom w:val="single" w:color="auto" w:sz="4" w:space="0"/>
              <w:right w:val="single" w:color="auto" w:sz="4" w:space="0"/>
            </w:tcBorders>
            <w:shd w:val="clear" w:color="auto" w:fill="auto"/>
            <w:noWrap/>
          </w:tcPr>
          <w:p w:rsidRPr="0050327D" w:rsidR="0050327D" w:rsidDel="0050327D" w:rsidP="0050327D" w:rsidRDefault="0050327D" w14:paraId="1B522AC7" w14:textId="77777777">
            <w:pPr>
              <w:spacing w:before="0" w:after="0"/>
              <w:rPr>
                <w:ins w:author="013254" w:date="2021-07-09T10:36:00Z" w:id="143"/>
                <w:sz w:val="22"/>
                <w:szCs w:val="22"/>
                <w:lang w:bidi="lo-LA"/>
              </w:rPr>
            </w:pPr>
            <w:ins w:author="013254" w:date="2021-07-09T10:36:00Z" w:id="144">
              <w:r w:rsidRPr="0050327D">
                <w:rPr>
                  <w:sz w:val="22"/>
                  <w:szCs w:val="22"/>
                  <w:lang w:bidi="lo-LA"/>
                </w:rPr>
                <w:t>ZCGL28</w:t>
              </w:r>
            </w:ins>
          </w:p>
        </w:tc>
        <w:tc>
          <w:tcPr>
            <w:tcW w:w="1160" w:type="dxa"/>
            <w:tcBorders>
              <w:top w:val="nil"/>
              <w:left w:val="nil"/>
              <w:bottom w:val="single" w:color="auto" w:sz="4" w:space="0"/>
              <w:right w:val="single" w:color="auto" w:sz="4" w:space="0"/>
            </w:tcBorders>
            <w:shd w:val="clear" w:color="auto" w:fill="auto"/>
            <w:noWrap/>
          </w:tcPr>
          <w:p w:rsidRPr="0050327D" w:rsidR="0050327D" w:rsidDel="0050327D" w:rsidP="0050327D" w:rsidRDefault="0050327D" w14:paraId="3A3FC885" w14:textId="77777777">
            <w:pPr>
              <w:spacing w:before="0" w:after="0"/>
              <w:rPr>
                <w:ins w:author="013254" w:date="2021-07-09T10:36:00Z" w:id="145"/>
                <w:sz w:val="22"/>
                <w:szCs w:val="22"/>
                <w:lang w:bidi="lo-LA"/>
              </w:rPr>
            </w:pPr>
            <w:ins w:author="013254" w:date="2021-07-09T10:36:00Z" w:id="146">
              <w:r w:rsidRPr="0050327D">
                <w:rPr>
                  <w:sz w:val="22"/>
                  <w:szCs w:val="22"/>
                  <w:lang w:bidi="lo-LA"/>
                </w:rPr>
                <w:t>03</w:t>
              </w:r>
            </w:ins>
          </w:p>
        </w:tc>
        <w:tc>
          <w:tcPr>
            <w:tcW w:w="1420" w:type="dxa"/>
            <w:tcBorders>
              <w:top w:val="nil"/>
              <w:left w:val="nil"/>
              <w:bottom w:val="single" w:color="auto" w:sz="4" w:space="0"/>
              <w:right w:val="single" w:color="auto" w:sz="4" w:space="0"/>
            </w:tcBorders>
            <w:shd w:val="clear" w:color="auto" w:fill="auto"/>
            <w:noWrap/>
          </w:tcPr>
          <w:p w:rsidRPr="0050327D" w:rsidR="0050327D" w:rsidDel="0050327D" w:rsidP="0050327D" w:rsidRDefault="0050327D" w14:paraId="3BFC60F2" w14:textId="77777777">
            <w:pPr>
              <w:spacing w:before="0" w:after="0"/>
              <w:rPr>
                <w:ins w:author="013254" w:date="2021-07-09T10:36:00Z" w:id="147"/>
                <w:sz w:val="22"/>
                <w:szCs w:val="22"/>
                <w:lang w:bidi="lo-LA"/>
              </w:rPr>
            </w:pPr>
            <w:ins w:author="013254" w:date="2021-07-09T10:36:00Z" w:id="148">
              <w:r w:rsidRPr="0050327D">
                <w:rPr>
                  <w:sz w:val="22"/>
                  <w:szCs w:val="22"/>
                  <w:rPrChange w:author="013254" w:date="2021-07-09T10:36:00Z" w:id="149">
                    <w:rPr/>
                  </w:rPrChange>
                </w:rPr>
                <w:t>MYR</w:t>
              </w:r>
            </w:ins>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5C1FFA74" w14:textId="77777777">
            <w:pPr>
              <w:spacing w:before="0" w:after="0"/>
              <w:rPr>
                <w:ins w:author="013254" w:date="2021-07-09T10:36:00Z" w:id="150"/>
                <w:sz w:val="22"/>
                <w:szCs w:val="22"/>
                <w:lang w:bidi="lo-LA"/>
              </w:rPr>
            </w:pPr>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51D82C7A" w14:textId="77777777">
            <w:pPr>
              <w:spacing w:before="0" w:after="0"/>
              <w:rPr>
                <w:ins w:author="013254" w:date="2021-07-09T10:36:00Z" w:id="151"/>
                <w:sz w:val="22"/>
                <w:szCs w:val="22"/>
                <w:lang w:bidi="lo-LA"/>
              </w:rPr>
            </w:pPr>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6D2F1338" w14:textId="77777777">
            <w:pPr>
              <w:spacing w:before="0" w:after="0"/>
              <w:rPr>
                <w:ins w:author="013254" w:date="2021-07-09T10:36:00Z" w:id="152"/>
                <w:sz w:val="22"/>
                <w:szCs w:val="22"/>
                <w:lang w:bidi="lo-LA"/>
              </w:rPr>
            </w:pPr>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42012F73" w14:textId="77777777">
            <w:pPr>
              <w:spacing w:before="0" w:after="0"/>
              <w:rPr>
                <w:ins w:author="013254" w:date="2021-07-09T10:36:00Z" w:id="153"/>
                <w:sz w:val="22"/>
                <w:szCs w:val="22"/>
                <w:lang w:bidi="lo-LA"/>
              </w:rPr>
            </w:pPr>
          </w:p>
        </w:tc>
      </w:tr>
      <w:tr w:rsidRPr="00207286" w:rsidR="0050327D" w:rsidTr="0050327D" w14:paraId="3AA6D1C2" w14:textId="77777777">
        <w:trPr>
          <w:trHeight w:val="255"/>
          <w:ins w:author="013254" w:date="2021-07-09T10:36:00Z" w:id="154"/>
        </w:trPr>
        <w:tc>
          <w:tcPr>
            <w:tcW w:w="1340" w:type="dxa"/>
            <w:tcBorders>
              <w:top w:val="nil"/>
              <w:left w:val="single" w:color="auto" w:sz="4" w:space="0"/>
              <w:bottom w:val="single" w:color="auto" w:sz="4" w:space="0"/>
              <w:right w:val="single" w:color="auto" w:sz="4" w:space="0"/>
            </w:tcBorders>
            <w:shd w:val="clear" w:color="auto" w:fill="auto"/>
            <w:noWrap/>
          </w:tcPr>
          <w:p w:rsidRPr="0050327D" w:rsidR="0050327D" w:rsidDel="0050327D" w:rsidP="0050327D" w:rsidRDefault="0050327D" w14:paraId="2DEE1CCC" w14:textId="77777777">
            <w:pPr>
              <w:spacing w:before="0" w:after="0"/>
              <w:rPr>
                <w:ins w:author="013254" w:date="2021-07-09T10:36:00Z" w:id="155"/>
                <w:sz w:val="22"/>
                <w:szCs w:val="22"/>
                <w:lang w:bidi="lo-LA"/>
              </w:rPr>
            </w:pPr>
            <w:ins w:author="013254" w:date="2021-07-09T10:36:00Z" w:id="156">
              <w:r w:rsidRPr="0050327D">
                <w:rPr>
                  <w:sz w:val="22"/>
                  <w:szCs w:val="22"/>
                  <w:lang w:bidi="lo-LA"/>
                </w:rPr>
                <w:t>ZCGL28</w:t>
              </w:r>
            </w:ins>
          </w:p>
        </w:tc>
        <w:tc>
          <w:tcPr>
            <w:tcW w:w="1160" w:type="dxa"/>
            <w:tcBorders>
              <w:top w:val="nil"/>
              <w:left w:val="nil"/>
              <w:bottom w:val="single" w:color="auto" w:sz="4" w:space="0"/>
              <w:right w:val="single" w:color="auto" w:sz="4" w:space="0"/>
            </w:tcBorders>
            <w:shd w:val="clear" w:color="auto" w:fill="auto"/>
            <w:noWrap/>
          </w:tcPr>
          <w:p w:rsidRPr="0050327D" w:rsidR="0050327D" w:rsidDel="0050327D" w:rsidP="0050327D" w:rsidRDefault="0050327D" w14:paraId="22D3994D" w14:textId="77777777">
            <w:pPr>
              <w:spacing w:before="0" w:after="0"/>
              <w:rPr>
                <w:ins w:author="013254" w:date="2021-07-09T10:36:00Z" w:id="157"/>
                <w:sz w:val="22"/>
                <w:szCs w:val="22"/>
                <w:lang w:bidi="lo-LA"/>
              </w:rPr>
            </w:pPr>
            <w:ins w:author="013254" w:date="2021-07-09T10:36:00Z" w:id="158">
              <w:r w:rsidRPr="0050327D">
                <w:rPr>
                  <w:sz w:val="22"/>
                  <w:szCs w:val="22"/>
                  <w:lang w:bidi="lo-LA"/>
                </w:rPr>
                <w:t>03</w:t>
              </w:r>
            </w:ins>
          </w:p>
        </w:tc>
        <w:tc>
          <w:tcPr>
            <w:tcW w:w="1420" w:type="dxa"/>
            <w:tcBorders>
              <w:top w:val="nil"/>
              <w:left w:val="nil"/>
              <w:bottom w:val="single" w:color="auto" w:sz="4" w:space="0"/>
              <w:right w:val="single" w:color="auto" w:sz="4" w:space="0"/>
            </w:tcBorders>
            <w:shd w:val="clear" w:color="auto" w:fill="auto"/>
            <w:noWrap/>
          </w:tcPr>
          <w:p w:rsidRPr="0050327D" w:rsidR="0050327D" w:rsidDel="0050327D" w:rsidP="0050327D" w:rsidRDefault="0050327D" w14:paraId="2AACD49F" w14:textId="77777777">
            <w:pPr>
              <w:spacing w:before="0" w:after="0"/>
              <w:rPr>
                <w:ins w:author="013254" w:date="2021-07-09T10:36:00Z" w:id="159"/>
                <w:sz w:val="22"/>
                <w:szCs w:val="22"/>
                <w:lang w:bidi="lo-LA"/>
              </w:rPr>
            </w:pPr>
            <w:ins w:author="013254" w:date="2021-07-09T10:36:00Z" w:id="160">
              <w:r w:rsidRPr="0050327D">
                <w:rPr>
                  <w:sz w:val="22"/>
                  <w:szCs w:val="22"/>
                  <w:rPrChange w:author="013254" w:date="2021-07-09T10:36:00Z" w:id="161">
                    <w:rPr/>
                  </w:rPrChange>
                </w:rPr>
                <w:t>RUB</w:t>
              </w:r>
            </w:ins>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4365B3B3" w14:textId="77777777">
            <w:pPr>
              <w:spacing w:before="0" w:after="0"/>
              <w:rPr>
                <w:ins w:author="013254" w:date="2021-07-09T10:36:00Z" w:id="162"/>
                <w:sz w:val="22"/>
                <w:szCs w:val="22"/>
                <w:lang w:bidi="lo-LA"/>
              </w:rPr>
            </w:pPr>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2FABAEFF" w14:textId="77777777">
            <w:pPr>
              <w:spacing w:before="0" w:after="0"/>
              <w:rPr>
                <w:ins w:author="013254" w:date="2021-07-09T10:36:00Z" w:id="163"/>
                <w:sz w:val="22"/>
                <w:szCs w:val="22"/>
                <w:lang w:bidi="lo-LA"/>
              </w:rPr>
            </w:pPr>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686545B9" w14:textId="77777777">
            <w:pPr>
              <w:spacing w:before="0" w:after="0"/>
              <w:rPr>
                <w:ins w:author="013254" w:date="2021-07-09T10:36:00Z" w:id="164"/>
                <w:sz w:val="22"/>
                <w:szCs w:val="22"/>
                <w:lang w:bidi="lo-LA"/>
              </w:rPr>
            </w:pPr>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1030C94A" w14:textId="77777777">
            <w:pPr>
              <w:spacing w:before="0" w:after="0"/>
              <w:rPr>
                <w:ins w:author="013254" w:date="2021-07-09T10:36:00Z" w:id="165"/>
                <w:sz w:val="22"/>
                <w:szCs w:val="22"/>
                <w:lang w:bidi="lo-LA"/>
              </w:rPr>
            </w:pPr>
          </w:p>
        </w:tc>
      </w:tr>
      <w:tr w:rsidRPr="00207286" w:rsidR="0050327D" w:rsidTr="0050327D" w14:paraId="59CDD704" w14:textId="77777777">
        <w:trPr>
          <w:trHeight w:val="255"/>
          <w:ins w:author="013254" w:date="2021-07-09T10:36:00Z" w:id="166"/>
        </w:trPr>
        <w:tc>
          <w:tcPr>
            <w:tcW w:w="1340" w:type="dxa"/>
            <w:tcBorders>
              <w:top w:val="nil"/>
              <w:left w:val="single" w:color="auto" w:sz="4" w:space="0"/>
              <w:bottom w:val="single" w:color="auto" w:sz="4" w:space="0"/>
              <w:right w:val="single" w:color="auto" w:sz="4" w:space="0"/>
            </w:tcBorders>
            <w:shd w:val="clear" w:color="auto" w:fill="auto"/>
            <w:noWrap/>
          </w:tcPr>
          <w:p w:rsidRPr="0050327D" w:rsidR="0050327D" w:rsidDel="0050327D" w:rsidP="0050327D" w:rsidRDefault="0050327D" w14:paraId="2CC9C9F5" w14:textId="77777777">
            <w:pPr>
              <w:spacing w:before="0" w:after="0"/>
              <w:rPr>
                <w:ins w:author="013254" w:date="2021-07-09T10:36:00Z" w:id="167"/>
                <w:sz w:val="22"/>
                <w:szCs w:val="22"/>
                <w:lang w:bidi="lo-LA"/>
              </w:rPr>
            </w:pPr>
            <w:ins w:author="013254" w:date="2021-07-09T10:36:00Z" w:id="168">
              <w:r w:rsidRPr="0050327D">
                <w:rPr>
                  <w:sz w:val="22"/>
                  <w:szCs w:val="22"/>
                  <w:lang w:bidi="lo-LA"/>
                </w:rPr>
                <w:t>ZCGL28</w:t>
              </w:r>
            </w:ins>
          </w:p>
        </w:tc>
        <w:tc>
          <w:tcPr>
            <w:tcW w:w="1160" w:type="dxa"/>
            <w:tcBorders>
              <w:top w:val="nil"/>
              <w:left w:val="nil"/>
              <w:bottom w:val="single" w:color="auto" w:sz="4" w:space="0"/>
              <w:right w:val="single" w:color="auto" w:sz="4" w:space="0"/>
            </w:tcBorders>
            <w:shd w:val="clear" w:color="auto" w:fill="auto"/>
            <w:noWrap/>
          </w:tcPr>
          <w:p w:rsidRPr="0050327D" w:rsidR="0050327D" w:rsidDel="0050327D" w:rsidP="0050327D" w:rsidRDefault="0050327D" w14:paraId="5455849C" w14:textId="77777777">
            <w:pPr>
              <w:spacing w:before="0" w:after="0"/>
              <w:rPr>
                <w:ins w:author="013254" w:date="2021-07-09T10:36:00Z" w:id="169"/>
                <w:sz w:val="22"/>
                <w:szCs w:val="22"/>
                <w:lang w:bidi="lo-LA"/>
              </w:rPr>
            </w:pPr>
            <w:ins w:author="013254" w:date="2021-07-09T10:36:00Z" w:id="170">
              <w:r w:rsidRPr="0050327D">
                <w:rPr>
                  <w:sz w:val="22"/>
                  <w:szCs w:val="22"/>
                  <w:lang w:bidi="lo-LA"/>
                </w:rPr>
                <w:t>03</w:t>
              </w:r>
            </w:ins>
          </w:p>
        </w:tc>
        <w:tc>
          <w:tcPr>
            <w:tcW w:w="1420" w:type="dxa"/>
            <w:tcBorders>
              <w:top w:val="nil"/>
              <w:left w:val="nil"/>
              <w:bottom w:val="single" w:color="auto" w:sz="4" w:space="0"/>
              <w:right w:val="single" w:color="auto" w:sz="4" w:space="0"/>
            </w:tcBorders>
            <w:shd w:val="clear" w:color="auto" w:fill="auto"/>
            <w:noWrap/>
          </w:tcPr>
          <w:p w:rsidRPr="0050327D" w:rsidR="0050327D" w:rsidDel="0050327D" w:rsidP="0050327D" w:rsidRDefault="0050327D" w14:paraId="6FCD2EE2" w14:textId="77777777">
            <w:pPr>
              <w:spacing w:before="0" w:after="0"/>
              <w:rPr>
                <w:ins w:author="013254" w:date="2021-07-09T10:36:00Z" w:id="171"/>
                <w:sz w:val="22"/>
                <w:szCs w:val="22"/>
                <w:lang w:bidi="lo-LA"/>
              </w:rPr>
            </w:pPr>
            <w:ins w:author="013254" w:date="2021-07-09T10:36:00Z" w:id="172">
              <w:r w:rsidRPr="0050327D">
                <w:rPr>
                  <w:sz w:val="22"/>
                  <w:szCs w:val="22"/>
                  <w:rPrChange w:author="013254" w:date="2021-07-09T10:36:00Z" w:id="173">
                    <w:rPr/>
                  </w:rPrChange>
                </w:rPr>
                <w:t>SAR</w:t>
              </w:r>
            </w:ins>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2D8C889E" w14:textId="77777777">
            <w:pPr>
              <w:spacing w:before="0" w:after="0"/>
              <w:rPr>
                <w:ins w:author="013254" w:date="2021-07-09T10:36:00Z" w:id="174"/>
                <w:sz w:val="22"/>
                <w:szCs w:val="22"/>
                <w:lang w:bidi="lo-LA"/>
              </w:rPr>
            </w:pPr>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0361DA43" w14:textId="77777777">
            <w:pPr>
              <w:spacing w:before="0" w:after="0"/>
              <w:rPr>
                <w:ins w:author="013254" w:date="2021-07-09T10:36:00Z" w:id="175"/>
                <w:sz w:val="22"/>
                <w:szCs w:val="22"/>
                <w:lang w:bidi="lo-LA"/>
              </w:rPr>
            </w:pPr>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5BFEED0B" w14:textId="77777777">
            <w:pPr>
              <w:spacing w:before="0" w:after="0"/>
              <w:rPr>
                <w:ins w:author="013254" w:date="2021-07-09T10:36:00Z" w:id="176"/>
                <w:sz w:val="22"/>
                <w:szCs w:val="22"/>
                <w:lang w:bidi="lo-LA"/>
              </w:rPr>
            </w:pPr>
          </w:p>
        </w:tc>
        <w:tc>
          <w:tcPr>
            <w:tcW w:w="1206" w:type="dxa"/>
            <w:tcBorders>
              <w:top w:val="nil"/>
              <w:left w:val="nil"/>
              <w:bottom w:val="single" w:color="auto" w:sz="4" w:space="0"/>
              <w:right w:val="single" w:color="auto" w:sz="4" w:space="0"/>
            </w:tcBorders>
            <w:shd w:val="clear" w:color="auto" w:fill="auto"/>
            <w:noWrap/>
          </w:tcPr>
          <w:p w:rsidRPr="00207286" w:rsidR="0050327D" w:rsidDel="0050327D" w:rsidP="0050327D" w:rsidRDefault="0050327D" w14:paraId="5DD89B62" w14:textId="77777777">
            <w:pPr>
              <w:spacing w:before="0" w:after="0"/>
              <w:rPr>
                <w:ins w:author="013254" w:date="2021-07-09T10:36:00Z" w:id="177"/>
                <w:sz w:val="22"/>
                <w:szCs w:val="22"/>
                <w:lang w:bidi="lo-LA"/>
              </w:rPr>
            </w:pPr>
          </w:p>
        </w:tc>
      </w:tr>
      <w:tr w:rsidRPr="00207286" w:rsidR="00207286" w:rsidTr="0050327D" w14:paraId="36832D55"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48BE9B2E" w14:textId="77777777">
            <w:pPr>
              <w:spacing w:before="0" w:after="0"/>
              <w:rPr>
                <w:sz w:val="22"/>
                <w:szCs w:val="22"/>
                <w:lang w:bidi="lo-LA"/>
              </w:rPr>
            </w:pPr>
            <w:r w:rsidRPr="00207286">
              <w:rPr>
                <w:sz w:val="22"/>
                <w:szCs w:val="22"/>
                <w:lang w:bidi="lo-LA"/>
              </w:rPr>
              <w:t>ZCGL28</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53540EAC" w14:textId="77777777">
            <w:pPr>
              <w:spacing w:before="0" w:after="0"/>
              <w:rPr>
                <w:sz w:val="22"/>
                <w:szCs w:val="22"/>
                <w:lang w:bidi="lo-LA"/>
              </w:rPr>
            </w:pPr>
            <w:r w:rsidRPr="00207286">
              <w:rPr>
                <w:sz w:val="22"/>
                <w:szCs w:val="22"/>
                <w:lang w:bidi="lo-LA"/>
              </w:rPr>
              <w:t>04</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5AC3C9F4" w14:textId="77777777">
            <w:pPr>
              <w:spacing w:before="0" w:after="0"/>
              <w:rPr>
                <w:sz w:val="22"/>
                <w:szCs w:val="22"/>
                <w:lang w:bidi="lo-LA"/>
              </w:rPr>
            </w:pPr>
            <w:r w:rsidRPr="00207286">
              <w:rPr>
                <w:sz w:val="22"/>
                <w:szCs w:val="22"/>
                <w:lang w:bidi="lo-LA"/>
              </w:rPr>
              <w:t>AUD</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4277DF1" w14:textId="77777777">
            <w:pPr>
              <w:spacing w:before="0" w:after="0"/>
              <w:rPr>
                <w:sz w:val="22"/>
                <w:szCs w:val="22"/>
                <w:lang w:bidi="lo-LA"/>
              </w:rPr>
            </w:pPr>
            <w:r w:rsidRPr="00207286">
              <w:rPr>
                <w:sz w:val="22"/>
                <w:szCs w:val="22"/>
                <w:lang w:bidi="lo-LA"/>
              </w:rPr>
              <w:t>250101001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1A175A66" w14:textId="77777777">
            <w:pPr>
              <w:spacing w:before="0" w:after="0"/>
              <w:rPr>
                <w:sz w:val="22"/>
                <w:szCs w:val="22"/>
                <w:lang w:bidi="lo-LA"/>
              </w:rPr>
            </w:pPr>
            <w:r w:rsidRPr="00207286">
              <w:rPr>
                <w:sz w:val="22"/>
                <w:szCs w:val="22"/>
                <w:lang w:bidi="lo-LA"/>
              </w:rPr>
              <w:t>250101052</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CF3B859" w14:textId="77777777">
            <w:pPr>
              <w:spacing w:before="0" w:after="0"/>
              <w:rPr>
                <w:sz w:val="22"/>
                <w:szCs w:val="22"/>
                <w:lang w:bidi="lo-LA"/>
              </w:rPr>
            </w:pPr>
            <w:r w:rsidRPr="00207286">
              <w:rPr>
                <w:sz w:val="22"/>
                <w:szCs w:val="22"/>
                <w:lang w:bidi="lo-LA"/>
              </w:rPr>
              <w:t>250203501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CF3F822" w14:textId="77777777">
            <w:pPr>
              <w:spacing w:before="0" w:after="0"/>
              <w:rPr>
                <w:sz w:val="22"/>
                <w:szCs w:val="22"/>
                <w:lang w:bidi="lo-LA"/>
              </w:rPr>
            </w:pPr>
            <w:r w:rsidRPr="00207286">
              <w:rPr>
                <w:sz w:val="22"/>
                <w:szCs w:val="22"/>
                <w:lang w:bidi="lo-LA"/>
              </w:rPr>
              <w:t>250203552</w:t>
            </w:r>
          </w:p>
        </w:tc>
      </w:tr>
      <w:tr w:rsidRPr="00207286" w:rsidR="00207286" w:rsidTr="0050327D" w14:paraId="69E85BCA"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616EEED1" w14:textId="77777777">
            <w:pPr>
              <w:spacing w:before="0" w:after="0"/>
              <w:rPr>
                <w:sz w:val="22"/>
                <w:szCs w:val="22"/>
                <w:lang w:bidi="lo-LA"/>
              </w:rPr>
            </w:pPr>
            <w:r w:rsidRPr="00207286">
              <w:rPr>
                <w:sz w:val="22"/>
                <w:szCs w:val="22"/>
                <w:lang w:bidi="lo-LA"/>
              </w:rPr>
              <w:t>ZCGL28</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7CCB910" w14:textId="77777777">
            <w:pPr>
              <w:spacing w:before="0" w:after="0"/>
              <w:rPr>
                <w:sz w:val="22"/>
                <w:szCs w:val="22"/>
                <w:lang w:bidi="lo-LA"/>
              </w:rPr>
            </w:pPr>
            <w:r w:rsidRPr="00207286">
              <w:rPr>
                <w:sz w:val="22"/>
                <w:szCs w:val="22"/>
                <w:lang w:bidi="lo-LA"/>
              </w:rPr>
              <w:t>04</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3E4A5A9" w14:textId="77777777">
            <w:pPr>
              <w:spacing w:before="0" w:after="0"/>
              <w:rPr>
                <w:sz w:val="22"/>
                <w:szCs w:val="22"/>
                <w:lang w:bidi="lo-LA"/>
              </w:rPr>
            </w:pPr>
            <w:r w:rsidRPr="00207286">
              <w:rPr>
                <w:sz w:val="22"/>
                <w:szCs w:val="22"/>
                <w:lang w:bidi="lo-LA"/>
              </w:rPr>
              <w:t>CAD</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5B3E7D5" w14:textId="77777777">
            <w:pPr>
              <w:spacing w:before="0" w:after="0"/>
              <w:rPr>
                <w:sz w:val="22"/>
                <w:szCs w:val="22"/>
                <w:lang w:bidi="lo-LA"/>
              </w:rPr>
            </w:pPr>
            <w:r w:rsidRPr="00207286">
              <w:rPr>
                <w:sz w:val="22"/>
                <w:szCs w:val="22"/>
                <w:lang w:bidi="lo-LA"/>
              </w:rPr>
              <w:t>250101001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11D1D35D" w14:textId="77777777">
            <w:pPr>
              <w:spacing w:before="0" w:after="0"/>
              <w:rPr>
                <w:sz w:val="22"/>
                <w:szCs w:val="22"/>
                <w:lang w:bidi="lo-LA"/>
              </w:rPr>
            </w:pPr>
            <w:r w:rsidRPr="00207286">
              <w:rPr>
                <w:sz w:val="22"/>
                <w:szCs w:val="22"/>
                <w:lang w:bidi="lo-LA"/>
              </w:rPr>
              <w:t>250101053</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9A6495D" w14:textId="77777777">
            <w:pPr>
              <w:spacing w:before="0" w:after="0"/>
              <w:rPr>
                <w:sz w:val="22"/>
                <w:szCs w:val="22"/>
                <w:lang w:bidi="lo-LA"/>
              </w:rPr>
            </w:pPr>
            <w:r w:rsidRPr="00207286">
              <w:rPr>
                <w:sz w:val="22"/>
                <w:szCs w:val="22"/>
                <w:lang w:bidi="lo-LA"/>
              </w:rPr>
              <w:t>250203501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B593F90" w14:textId="77777777">
            <w:pPr>
              <w:spacing w:before="0" w:after="0"/>
              <w:rPr>
                <w:sz w:val="22"/>
                <w:szCs w:val="22"/>
                <w:lang w:bidi="lo-LA"/>
              </w:rPr>
            </w:pPr>
            <w:r w:rsidRPr="00207286">
              <w:rPr>
                <w:sz w:val="22"/>
                <w:szCs w:val="22"/>
                <w:lang w:bidi="lo-LA"/>
              </w:rPr>
              <w:t>250203553</w:t>
            </w:r>
          </w:p>
        </w:tc>
      </w:tr>
      <w:tr w:rsidRPr="00207286" w:rsidR="00207286" w:rsidTr="0050327D" w14:paraId="11432C30"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1216447B" w14:textId="77777777">
            <w:pPr>
              <w:spacing w:before="0" w:after="0"/>
              <w:rPr>
                <w:sz w:val="22"/>
                <w:szCs w:val="22"/>
                <w:lang w:bidi="lo-LA"/>
              </w:rPr>
            </w:pPr>
            <w:r w:rsidRPr="00207286">
              <w:rPr>
                <w:sz w:val="22"/>
                <w:szCs w:val="22"/>
                <w:lang w:bidi="lo-LA"/>
              </w:rPr>
              <w:t>ZCGL28</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B4DCBF7" w14:textId="77777777">
            <w:pPr>
              <w:spacing w:before="0" w:after="0"/>
              <w:rPr>
                <w:sz w:val="22"/>
                <w:szCs w:val="22"/>
                <w:lang w:bidi="lo-LA"/>
              </w:rPr>
            </w:pPr>
            <w:r w:rsidRPr="00207286">
              <w:rPr>
                <w:sz w:val="22"/>
                <w:szCs w:val="22"/>
                <w:lang w:bidi="lo-LA"/>
              </w:rPr>
              <w:t>04</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296C627" w14:textId="77777777">
            <w:pPr>
              <w:spacing w:before="0" w:after="0"/>
              <w:rPr>
                <w:sz w:val="22"/>
                <w:szCs w:val="22"/>
                <w:lang w:bidi="lo-LA"/>
              </w:rPr>
            </w:pPr>
            <w:r w:rsidRPr="00207286">
              <w:rPr>
                <w:sz w:val="22"/>
                <w:szCs w:val="22"/>
                <w:lang w:bidi="lo-LA"/>
              </w:rPr>
              <w:t>CHF</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1D3CB716" w14:textId="77777777">
            <w:pPr>
              <w:spacing w:before="0" w:after="0"/>
              <w:rPr>
                <w:sz w:val="22"/>
                <w:szCs w:val="22"/>
                <w:lang w:bidi="lo-LA"/>
              </w:rPr>
            </w:pPr>
            <w:r w:rsidRPr="00207286">
              <w:rPr>
                <w:sz w:val="22"/>
                <w:szCs w:val="22"/>
                <w:lang w:bidi="lo-LA"/>
              </w:rPr>
              <w:t>250101001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D4896A4" w14:textId="77777777">
            <w:pPr>
              <w:spacing w:before="0" w:after="0"/>
              <w:rPr>
                <w:sz w:val="22"/>
                <w:szCs w:val="22"/>
                <w:lang w:bidi="lo-LA"/>
              </w:rPr>
            </w:pPr>
            <w:r w:rsidRPr="00207286">
              <w:rPr>
                <w:sz w:val="22"/>
                <w:szCs w:val="22"/>
                <w:lang w:bidi="lo-LA"/>
              </w:rPr>
              <w:t>250101039</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4C7EEA4" w14:textId="77777777">
            <w:pPr>
              <w:spacing w:before="0" w:after="0"/>
              <w:rPr>
                <w:sz w:val="22"/>
                <w:szCs w:val="22"/>
                <w:lang w:bidi="lo-LA"/>
              </w:rPr>
            </w:pPr>
            <w:r w:rsidRPr="00207286">
              <w:rPr>
                <w:sz w:val="22"/>
                <w:szCs w:val="22"/>
                <w:lang w:bidi="lo-LA"/>
              </w:rPr>
              <w:t>250203501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51AD3FC" w14:textId="77777777">
            <w:pPr>
              <w:spacing w:before="0" w:after="0"/>
              <w:rPr>
                <w:sz w:val="22"/>
                <w:szCs w:val="22"/>
                <w:lang w:bidi="lo-LA"/>
              </w:rPr>
            </w:pPr>
            <w:r w:rsidRPr="00207286">
              <w:rPr>
                <w:sz w:val="22"/>
                <w:szCs w:val="22"/>
                <w:lang w:bidi="lo-LA"/>
              </w:rPr>
              <w:t>250203539</w:t>
            </w:r>
          </w:p>
        </w:tc>
      </w:tr>
      <w:tr w:rsidRPr="00207286" w:rsidR="00207286" w:rsidTr="0050327D" w14:paraId="7F87C7E0"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5902E568" w14:textId="77777777">
            <w:pPr>
              <w:spacing w:before="0" w:after="0"/>
              <w:rPr>
                <w:sz w:val="22"/>
                <w:szCs w:val="22"/>
                <w:lang w:bidi="lo-LA"/>
              </w:rPr>
            </w:pPr>
            <w:r w:rsidRPr="00207286">
              <w:rPr>
                <w:sz w:val="22"/>
                <w:szCs w:val="22"/>
                <w:lang w:bidi="lo-LA"/>
              </w:rPr>
              <w:t>ZCGL28</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5F27BAEB" w14:textId="77777777">
            <w:pPr>
              <w:spacing w:before="0" w:after="0"/>
              <w:rPr>
                <w:sz w:val="22"/>
                <w:szCs w:val="22"/>
                <w:lang w:bidi="lo-LA"/>
              </w:rPr>
            </w:pPr>
            <w:r w:rsidRPr="00207286">
              <w:rPr>
                <w:sz w:val="22"/>
                <w:szCs w:val="22"/>
                <w:lang w:bidi="lo-LA"/>
              </w:rPr>
              <w:t>04</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123AB80B" w14:textId="77777777">
            <w:pPr>
              <w:spacing w:before="0" w:after="0"/>
              <w:rPr>
                <w:sz w:val="22"/>
                <w:szCs w:val="22"/>
                <w:lang w:bidi="lo-LA"/>
              </w:rPr>
            </w:pPr>
            <w:r w:rsidRPr="00207286">
              <w:rPr>
                <w:sz w:val="22"/>
                <w:szCs w:val="22"/>
                <w:lang w:bidi="lo-LA"/>
              </w:rPr>
              <w:t>DKK</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1B33C55" w14:textId="77777777">
            <w:pPr>
              <w:spacing w:before="0" w:after="0"/>
              <w:rPr>
                <w:sz w:val="22"/>
                <w:szCs w:val="22"/>
                <w:lang w:bidi="lo-LA"/>
              </w:rPr>
            </w:pPr>
            <w:r w:rsidRPr="00207286">
              <w:rPr>
                <w:sz w:val="22"/>
                <w:szCs w:val="22"/>
                <w:lang w:bidi="lo-LA"/>
              </w:rPr>
              <w:t>250101001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41E8DE1" w14:textId="77777777">
            <w:pPr>
              <w:spacing w:before="0" w:after="0"/>
              <w:rPr>
                <w:sz w:val="22"/>
                <w:szCs w:val="22"/>
                <w:lang w:bidi="lo-LA"/>
              </w:rPr>
            </w:pPr>
            <w:r w:rsidRPr="00207286">
              <w:rPr>
                <w:sz w:val="22"/>
                <w:szCs w:val="22"/>
                <w:lang w:bidi="lo-LA"/>
              </w:rPr>
              <w:t>250101050</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335B41A" w14:textId="77777777">
            <w:pPr>
              <w:spacing w:before="0" w:after="0"/>
              <w:rPr>
                <w:sz w:val="22"/>
                <w:szCs w:val="22"/>
                <w:lang w:bidi="lo-LA"/>
              </w:rPr>
            </w:pPr>
            <w:r w:rsidRPr="00207286">
              <w:rPr>
                <w:sz w:val="22"/>
                <w:szCs w:val="22"/>
                <w:lang w:bidi="lo-LA"/>
              </w:rPr>
              <w:t>250203501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5E4B083C" w14:textId="77777777">
            <w:pPr>
              <w:spacing w:before="0" w:after="0"/>
              <w:rPr>
                <w:sz w:val="22"/>
                <w:szCs w:val="22"/>
                <w:lang w:bidi="lo-LA"/>
              </w:rPr>
            </w:pPr>
            <w:r w:rsidRPr="00207286">
              <w:rPr>
                <w:sz w:val="22"/>
                <w:szCs w:val="22"/>
                <w:lang w:bidi="lo-LA"/>
              </w:rPr>
              <w:t>250203550</w:t>
            </w:r>
          </w:p>
        </w:tc>
      </w:tr>
      <w:tr w:rsidRPr="00207286" w:rsidR="00207286" w:rsidTr="0050327D" w14:paraId="00B18FB4"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170BD3AA" w14:textId="77777777">
            <w:pPr>
              <w:spacing w:before="0" w:after="0"/>
              <w:rPr>
                <w:sz w:val="22"/>
                <w:szCs w:val="22"/>
                <w:lang w:bidi="lo-LA"/>
              </w:rPr>
            </w:pPr>
            <w:r w:rsidRPr="00207286">
              <w:rPr>
                <w:sz w:val="22"/>
                <w:szCs w:val="22"/>
                <w:lang w:bidi="lo-LA"/>
              </w:rPr>
              <w:t>ZCGL28</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BC3DAD4" w14:textId="77777777">
            <w:pPr>
              <w:spacing w:before="0" w:after="0"/>
              <w:rPr>
                <w:sz w:val="22"/>
                <w:szCs w:val="22"/>
                <w:lang w:bidi="lo-LA"/>
              </w:rPr>
            </w:pPr>
            <w:r w:rsidRPr="00207286">
              <w:rPr>
                <w:sz w:val="22"/>
                <w:szCs w:val="22"/>
                <w:lang w:bidi="lo-LA"/>
              </w:rPr>
              <w:t>04</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63AEC816" w14:textId="77777777">
            <w:pPr>
              <w:spacing w:before="0" w:after="0"/>
              <w:rPr>
                <w:sz w:val="22"/>
                <w:szCs w:val="22"/>
                <w:lang w:bidi="lo-LA"/>
              </w:rPr>
            </w:pPr>
            <w:r w:rsidRPr="00207286">
              <w:rPr>
                <w:sz w:val="22"/>
                <w:szCs w:val="22"/>
                <w:lang w:bidi="lo-LA"/>
              </w:rPr>
              <w:t>EUR</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33EE25D" w14:textId="77777777">
            <w:pPr>
              <w:spacing w:before="0" w:after="0"/>
              <w:rPr>
                <w:sz w:val="22"/>
                <w:szCs w:val="22"/>
                <w:lang w:bidi="lo-LA"/>
              </w:rPr>
            </w:pPr>
            <w:r w:rsidRPr="00207286">
              <w:rPr>
                <w:sz w:val="22"/>
                <w:szCs w:val="22"/>
                <w:lang w:bidi="lo-LA"/>
              </w:rPr>
              <w:t>250101001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5E7ED29D" w14:textId="77777777">
            <w:pPr>
              <w:spacing w:before="0" w:after="0"/>
              <w:rPr>
                <w:sz w:val="22"/>
                <w:szCs w:val="22"/>
                <w:lang w:bidi="lo-LA"/>
              </w:rPr>
            </w:pPr>
            <w:r w:rsidRPr="00207286">
              <w:rPr>
                <w:sz w:val="22"/>
                <w:szCs w:val="22"/>
                <w:lang w:bidi="lo-LA"/>
              </w:rPr>
              <w:t>250101014</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262C027" w14:textId="77777777">
            <w:pPr>
              <w:spacing w:before="0" w:after="0"/>
              <w:rPr>
                <w:sz w:val="22"/>
                <w:szCs w:val="22"/>
                <w:lang w:bidi="lo-LA"/>
              </w:rPr>
            </w:pPr>
            <w:r w:rsidRPr="00207286">
              <w:rPr>
                <w:sz w:val="22"/>
                <w:szCs w:val="22"/>
                <w:lang w:bidi="lo-LA"/>
              </w:rPr>
              <w:t>250203501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61728051" w14:textId="77777777">
            <w:pPr>
              <w:spacing w:before="0" w:after="0"/>
              <w:rPr>
                <w:sz w:val="22"/>
                <w:szCs w:val="22"/>
                <w:lang w:bidi="lo-LA"/>
              </w:rPr>
            </w:pPr>
            <w:r w:rsidRPr="00207286">
              <w:rPr>
                <w:sz w:val="22"/>
                <w:szCs w:val="22"/>
                <w:lang w:bidi="lo-LA"/>
              </w:rPr>
              <w:t>250203514</w:t>
            </w:r>
          </w:p>
        </w:tc>
      </w:tr>
      <w:tr w:rsidRPr="00207286" w:rsidR="00207286" w:rsidTr="0050327D" w14:paraId="1662BB38"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36E28B90" w14:textId="77777777">
            <w:pPr>
              <w:spacing w:before="0" w:after="0"/>
              <w:rPr>
                <w:sz w:val="22"/>
                <w:szCs w:val="22"/>
                <w:lang w:bidi="lo-LA"/>
              </w:rPr>
            </w:pPr>
            <w:r w:rsidRPr="00207286">
              <w:rPr>
                <w:sz w:val="22"/>
                <w:szCs w:val="22"/>
                <w:lang w:bidi="lo-LA"/>
              </w:rPr>
              <w:t>ZCGL28</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C10DC5F" w14:textId="77777777">
            <w:pPr>
              <w:spacing w:before="0" w:after="0"/>
              <w:rPr>
                <w:sz w:val="22"/>
                <w:szCs w:val="22"/>
                <w:lang w:bidi="lo-LA"/>
              </w:rPr>
            </w:pPr>
            <w:r w:rsidRPr="00207286">
              <w:rPr>
                <w:sz w:val="22"/>
                <w:szCs w:val="22"/>
                <w:lang w:bidi="lo-LA"/>
              </w:rPr>
              <w:t>04</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1DE2EB46" w14:textId="77777777">
            <w:pPr>
              <w:spacing w:before="0" w:after="0"/>
              <w:rPr>
                <w:sz w:val="22"/>
                <w:szCs w:val="22"/>
                <w:lang w:bidi="lo-LA"/>
              </w:rPr>
            </w:pPr>
            <w:r w:rsidRPr="00207286">
              <w:rPr>
                <w:sz w:val="22"/>
                <w:szCs w:val="22"/>
                <w:lang w:bidi="lo-LA"/>
              </w:rPr>
              <w:t>GBP</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568B034" w14:textId="77777777">
            <w:pPr>
              <w:spacing w:before="0" w:after="0"/>
              <w:rPr>
                <w:sz w:val="22"/>
                <w:szCs w:val="22"/>
                <w:lang w:bidi="lo-LA"/>
              </w:rPr>
            </w:pPr>
            <w:r w:rsidRPr="00207286">
              <w:rPr>
                <w:sz w:val="22"/>
                <w:szCs w:val="22"/>
                <w:lang w:bidi="lo-LA"/>
              </w:rPr>
              <w:t>250101001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C3C7137" w14:textId="77777777">
            <w:pPr>
              <w:spacing w:before="0" w:after="0"/>
              <w:rPr>
                <w:sz w:val="22"/>
                <w:szCs w:val="22"/>
                <w:lang w:bidi="lo-LA"/>
              </w:rPr>
            </w:pPr>
            <w:r w:rsidRPr="00207286">
              <w:rPr>
                <w:sz w:val="22"/>
                <w:szCs w:val="22"/>
                <w:lang w:bidi="lo-LA"/>
              </w:rPr>
              <w:t>250101035</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5D018E7" w14:textId="77777777">
            <w:pPr>
              <w:spacing w:before="0" w:after="0"/>
              <w:rPr>
                <w:sz w:val="22"/>
                <w:szCs w:val="22"/>
                <w:lang w:bidi="lo-LA"/>
              </w:rPr>
            </w:pPr>
            <w:r w:rsidRPr="00207286">
              <w:rPr>
                <w:sz w:val="22"/>
                <w:szCs w:val="22"/>
                <w:lang w:bidi="lo-LA"/>
              </w:rPr>
              <w:t>250203501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B585286" w14:textId="77777777">
            <w:pPr>
              <w:spacing w:before="0" w:after="0"/>
              <w:rPr>
                <w:sz w:val="22"/>
                <w:szCs w:val="22"/>
                <w:lang w:bidi="lo-LA"/>
              </w:rPr>
            </w:pPr>
            <w:r w:rsidRPr="00207286">
              <w:rPr>
                <w:sz w:val="22"/>
                <w:szCs w:val="22"/>
                <w:lang w:bidi="lo-LA"/>
              </w:rPr>
              <w:t>250203535</w:t>
            </w:r>
          </w:p>
        </w:tc>
      </w:tr>
      <w:tr w:rsidRPr="00207286" w:rsidR="00207286" w:rsidTr="0050327D" w14:paraId="7C2138A8"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64B51355" w14:textId="77777777">
            <w:pPr>
              <w:spacing w:before="0" w:after="0"/>
              <w:rPr>
                <w:sz w:val="22"/>
                <w:szCs w:val="22"/>
                <w:lang w:bidi="lo-LA"/>
              </w:rPr>
            </w:pPr>
            <w:r w:rsidRPr="00207286">
              <w:rPr>
                <w:sz w:val="22"/>
                <w:szCs w:val="22"/>
                <w:lang w:bidi="lo-LA"/>
              </w:rPr>
              <w:t>ZCGL28</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11B3825E" w14:textId="77777777">
            <w:pPr>
              <w:spacing w:before="0" w:after="0"/>
              <w:rPr>
                <w:sz w:val="22"/>
                <w:szCs w:val="22"/>
                <w:lang w:bidi="lo-LA"/>
              </w:rPr>
            </w:pPr>
            <w:r w:rsidRPr="00207286">
              <w:rPr>
                <w:sz w:val="22"/>
                <w:szCs w:val="22"/>
                <w:lang w:bidi="lo-LA"/>
              </w:rPr>
              <w:t>04</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E9D0580" w14:textId="77777777">
            <w:pPr>
              <w:spacing w:before="0" w:after="0"/>
              <w:rPr>
                <w:sz w:val="22"/>
                <w:szCs w:val="22"/>
                <w:lang w:bidi="lo-LA"/>
              </w:rPr>
            </w:pPr>
            <w:r w:rsidRPr="00207286">
              <w:rPr>
                <w:sz w:val="22"/>
                <w:szCs w:val="22"/>
                <w:lang w:bidi="lo-LA"/>
              </w:rPr>
              <w:t>HKD</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58E8BF90" w14:textId="77777777">
            <w:pPr>
              <w:spacing w:before="0" w:after="0"/>
              <w:rPr>
                <w:sz w:val="22"/>
                <w:szCs w:val="22"/>
                <w:lang w:bidi="lo-LA"/>
              </w:rPr>
            </w:pPr>
            <w:r w:rsidRPr="00207286">
              <w:rPr>
                <w:sz w:val="22"/>
                <w:szCs w:val="22"/>
                <w:lang w:bidi="lo-LA"/>
              </w:rPr>
              <w:t>250101001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409DCC3" w14:textId="77777777">
            <w:pPr>
              <w:spacing w:before="0" w:after="0"/>
              <w:rPr>
                <w:sz w:val="22"/>
                <w:szCs w:val="22"/>
                <w:lang w:bidi="lo-LA"/>
              </w:rPr>
            </w:pPr>
            <w:r w:rsidRPr="00207286">
              <w:rPr>
                <w:sz w:val="22"/>
                <w:szCs w:val="22"/>
                <w:lang w:bidi="lo-LA"/>
              </w:rPr>
              <w:t>250101036</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96722CC" w14:textId="77777777">
            <w:pPr>
              <w:spacing w:before="0" w:after="0"/>
              <w:rPr>
                <w:sz w:val="22"/>
                <w:szCs w:val="22"/>
                <w:lang w:bidi="lo-LA"/>
              </w:rPr>
            </w:pPr>
            <w:r w:rsidRPr="00207286">
              <w:rPr>
                <w:sz w:val="22"/>
                <w:szCs w:val="22"/>
                <w:lang w:bidi="lo-LA"/>
              </w:rPr>
              <w:t>250203501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4AEAC9F" w14:textId="77777777">
            <w:pPr>
              <w:spacing w:before="0" w:after="0"/>
              <w:rPr>
                <w:sz w:val="22"/>
                <w:szCs w:val="22"/>
                <w:lang w:bidi="lo-LA"/>
              </w:rPr>
            </w:pPr>
            <w:r w:rsidRPr="00207286">
              <w:rPr>
                <w:sz w:val="22"/>
                <w:szCs w:val="22"/>
                <w:lang w:bidi="lo-LA"/>
              </w:rPr>
              <w:t>250203536</w:t>
            </w:r>
          </w:p>
        </w:tc>
      </w:tr>
      <w:tr w:rsidRPr="00207286" w:rsidR="00207286" w:rsidTr="0050327D" w14:paraId="328F0BCC"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218790A0" w14:textId="77777777">
            <w:pPr>
              <w:spacing w:before="0" w:after="0"/>
              <w:rPr>
                <w:sz w:val="22"/>
                <w:szCs w:val="22"/>
                <w:lang w:bidi="lo-LA"/>
              </w:rPr>
            </w:pPr>
            <w:r w:rsidRPr="00207286">
              <w:rPr>
                <w:sz w:val="22"/>
                <w:szCs w:val="22"/>
                <w:lang w:bidi="lo-LA"/>
              </w:rPr>
              <w:t>ZCGL28</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68C40CE2" w14:textId="77777777">
            <w:pPr>
              <w:spacing w:before="0" w:after="0"/>
              <w:rPr>
                <w:sz w:val="22"/>
                <w:szCs w:val="22"/>
                <w:lang w:bidi="lo-LA"/>
              </w:rPr>
            </w:pPr>
            <w:r w:rsidRPr="00207286">
              <w:rPr>
                <w:sz w:val="22"/>
                <w:szCs w:val="22"/>
                <w:lang w:bidi="lo-LA"/>
              </w:rPr>
              <w:t>04</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42F343C" w14:textId="77777777">
            <w:pPr>
              <w:spacing w:before="0" w:after="0"/>
              <w:rPr>
                <w:sz w:val="22"/>
                <w:szCs w:val="22"/>
                <w:lang w:bidi="lo-LA"/>
              </w:rPr>
            </w:pPr>
            <w:r w:rsidRPr="00207286">
              <w:rPr>
                <w:sz w:val="22"/>
                <w:szCs w:val="22"/>
                <w:lang w:bidi="lo-LA"/>
              </w:rPr>
              <w:t>JPY</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61F3BE7B" w14:textId="77777777">
            <w:pPr>
              <w:spacing w:before="0" w:after="0"/>
              <w:rPr>
                <w:sz w:val="22"/>
                <w:szCs w:val="22"/>
                <w:lang w:bidi="lo-LA"/>
              </w:rPr>
            </w:pPr>
            <w:r w:rsidRPr="00207286">
              <w:rPr>
                <w:sz w:val="22"/>
                <w:szCs w:val="22"/>
                <w:lang w:bidi="lo-LA"/>
              </w:rPr>
              <w:t>250101001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5EDF68F9" w14:textId="77777777">
            <w:pPr>
              <w:spacing w:before="0" w:after="0"/>
              <w:rPr>
                <w:sz w:val="22"/>
                <w:szCs w:val="22"/>
                <w:lang w:bidi="lo-LA"/>
              </w:rPr>
            </w:pPr>
            <w:r w:rsidRPr="00207286">
              <w:rPr>
                <w:sz w:val="22"/>
                <w:szCs w:val="22"/>
                <w:lang w:bidi="lo-LA"/>
              </w:rPr>
              <w:t>250101041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BCAEEB3" w14:textId="77777777">
            <w:pPr>
              <w:spacing w:before="0" w:after="0"/>
              <w:rPr>
                <w:sz w:val="22"/>
                <w:szCs w:val="22"/>
                <w:lang w:bidi="lo-LA"/>
              </w:rPr>
            </w:pPr>
            <w:r w:rsidRPr="00207286">
              <w:rPr>
                <w:sz w:val="22"/>
                <w:szCs w:val="22"/>
                <w:lang w:bidi="lo-LA"/>
              </w:rPr>
              <w:t>250203501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334257C" w14:textId="77777777">
            <w:pPr>
              <w:spacing w:before="0" w:after="0"/>
              <w:rPr>
                <w:sz w:val="22"/>
                <w:szCs w:val="22"/>
                <w:lang w:bidi="lo-LA"/>
              </w:rPr>
            </w:pPr>
            <w:r w:rsidRPr="00207286">
              <w:rPr>
                <w:sz w:val="22"/>
                <w:szCs w:val="22"/>
                <w:lang w:bidi="lo-LA"/>
              </w:rPr>
              <w:t>250203541</w:t>
            </w:r>
          </w:p>
        </w:tc>
      </w:tr>
      <w:tr w:rsidRPr="00207286" w:rsidR="00207286" w:rsidTr="0050327D" w14:paraId="296DCCB7" w14:textId="77777777">
        <w:trPr>
          <w:trHeight w:val="255"/>
          <w:trPrChange w:author="013254" w:date="2021-07-09T10:37:00Z" w:id="178">
            <w:trPr>
              <w:trHeight w:val="255"/>
            </w:trPr>
          </w:trPrChange>
        </w:trPr>
        <w:tc>
          <w:tcPr>
            <w:tcW w:w="1340" w:type="dxa"/>
            <w:tcBorders>
              <w:top w:val="nil"/>
              <w:left w:val="single" w:color="auto" w:sz="4" w:space="0"/>
              <w:bottom w:val="single" w:color="auto" w:sz="4" w:space="0"/>
              <w:right w:val="single" w:color="auto" w:sz="4" w:space="0"/>
            </w:tcBorders>
            <w:shd w:val="clear" w:color="auto" w:fill="auto"/>
            <w:noWrap/>
            <w:tcPrChange w:author="013254" w:date="2021-07-09T10:37:00Z" w:id="179">
              <w:tcPr>
                <w:tcW w:w="1340" w:type="dxa"/>
                <w:tcBorders>
                  <w:top w:val="nil"/>
                  <w:left w:val="single" w:color="auto" w:sz="4" w:space="0"/>
                  <w:bottom w:val="single" w:color="auto" w:sz="4" w:space="0"/>
                  <w:right w:val="single" w:color="auto" w:sz="4" w:space="0"/>
                </w:tcBorders>
                <w:shd w:val="clear" w:color="auto" w:fill="auto"/>
                <w:noWrap/>
              </w:tcPr>
            </w:tcPrChange>
          </w:tcPr>
          <w:p w:rsidRPr="00207286" w:rsidR="00207286" w:rsidP="00207286" w:rsidRDefault="00207286" w14:paraId="34C44D6D" w14:textId="77777777">
            <w:pPr>
              <w:spacing w:before="0" w:after="0"/>
              <w:rPr>
                <w:sz w:val="22"/>
                <w:szCs w:val="22"/>
                <w:lang w:bidi="lo-LA"/>
              </w:rPr>
            </w:pPr>
            <w:del w:author="013254" w:date="2021-07-09T10:37:00Z" w:id="180">
              <w:r w:rsidRPr="00207286" w:rsidDel="0050327D">
                <w:rPr>
                  <w:sz w:val="22"/>
                  <w:szCs w:val="22"/>
                  <w:lang w:bidi="lo-LA"/>
                </w:rPr>
                <w:delText>ZCGL28</w:delText>
              </w:r>
            </w:del>
          </w:p>
        </w:tc>
        <w:tc>
          <w:tcPr>
            <w:tcW w:w="1160" w:type="dxa"/>
            <w:tcBorders>
              <w:top w:val="nil"/>
              <w:left w:val="nil"/>
              <w:bottom w:val="single" w:color="auto" w:sz="4" w:space="0"/>
              <w:right w:val="single" w:color="auto" w:sz="4" w:space="0"/>
            </w:tcBorders>
            <w:shd w:val="clear" w:color="auto" w:fill="auto"/>
            <w:noWrap/>
            <w:tcPrChange w:author="013254" w:date="2021-07-09T10:37:00Z" w:id="181">
              <w:tcPr>
                <w:tcW w:w="116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69DB30E7" w14:textId="77777777">
            <w:pPr>
              <w:spacing w:before="0" w:after="0"/>
              <w:rPr>
                <w:sz w:val="22"/>
                <w:szCs w:val="22"/>
                <w:lang w:bidi="lo-LA"/>
              </w:rPr>
            </w:pPr>
            <w:del w:author="013254" w:date="2021-07-09T10:37:00Z" w:id="182">
              <w:r w:rsidRPr="00207286" w:rsidDel="0050327D">
                <w:rPr>
                  <w:sz w:val="22"/>
                  <w:szCs w:val="22"/>
                  <w:lang w:bidi="lo-LA"/>
                </w:rPr>
                <w:delText>04</w:delText>
              </w:r>
            </w:del>
          </w:p>
        </w:tc>
        <w:tc>
          <w:tcPr>
            <w:tcW w:w="1420" w:type="dxa"/>
            <w:tcBorders>
              <w:top w:val="nil"/>
              <w:left w:val="nil"/>
              <w:bottom w:val="single" w:color="auto" w:sz="4" w:space="0"/>
              <w:right w:val="single" w:color="auto" w:sz="4" w:space="0"/>
            </w:tcBorders>
            <w:shd w:val="clear" w:color="auto" w:fill="auto"/>
            <w:noWrap/>
            <w:tcPrChange w:author="013254" w:date="2021-07-09T10:37:00Z" w:id="183">
              <w:tcPr>
                <w:tcW w:w="142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18EFF3C0" w14:textId="77777777">
            <w:pPr>
              <w:spacing w:before="0" w:after="0"/>
              <w:rPr>
                <w:sz w:val="22"/>
                <w:szCs w:val="22"/>
                <w:lang w:bidi="lo-LA"/>
              </w:rPr>
            </w:pPr>
            <w:del w:author="013254" w:date="2021-07-09T10:37:00Z" w:id="184">
              <w:r w:rsidRPr="00207286" w:rsidDel="0050327D">
                <w:rPr>
                  <w:sz w:val="22"/>
                  <w:szCs w:val="22"/>
                  <w:lang w:bidi="lo-LA"/>
                </w:rPr>
                <w:delText>KRW</w:delText>
              </w:r>
            </w:del>
          </w:p>
        </w:tc>
        <w:tc>
          <w:tcPr>
            <w:tcW w:w="1206" w:type="dxa"/>
            <w:tcBorders>
              <w:top w:val="nil"/>
              <w:left w:val="nil"/>
              <w:bottom w:val="single" w:color="auto" w:sz="4" w:space="0"/>
              <w:right w:val="single" w:color="auto" w:sz="4" w:space="0"/>
            </w:tcBorders>
            <w:shd w:val="clear" w:color="auto" w:fill="auto"/>
            <w:noWrap/>
            <w:tcPrChange w:author="013254" w:date="2021-07-09T10:37:00Z" w:id="185">
              <w:tcPr>
                <w:tcW w:w="1206"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4866BA75" w14:textId="77777777">
            <w:pPr>
              <w:spacing w:before="0" w:after="0"/>
              <w:rPr>
                <w:sz w:val="22"/>
                <w:szCs w:val="22"/>
                <w:lang w:bidi="lo-LA"/>
              </w:rPr>
            </w:pPr>
            <w:del w:author="013254" w:date="2021-07-09T10:37:00Z" w:id="186">
              <w:r w:rsidRPr="00207286" w:rsidDel="0050327D">
                <w:rPr>
                  <w:sz w:val="22"/>
                  <w:szCs w:val="22"/>
                  <w:lang w:bidi="lo-LA"/>
                </w:rPr>
                <w:delText>250101001</w:delText>
              </w:r>
            </w:del>
          </w:p>
        </w:tc>
        <w:tc>
          <w:tcPr>
            <w:tcW w:w="1206" w:type="dxa"/>
            <w:tcBorders>
              <w:top w:val="nil"/>
              <w:left w:val="nil"/>
              <w:bottom w:val="single" w:color="auto" w:sz="4" w:space="0"/>
              <w:right w:val="single" w:color="auto" w:sz="4" w:space="0"/>
            </w:tcBorders>
            <w:shd w:val="clear" w:color="auto" w:fill="auto"/>
            <w:noWrap/>
            <w:tcPrChange w:author="013254" w:date="2021-07-09T10:37:00Z" w:id="187">
              <w:tcPr>
                <w:tcW w:w="1206"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280BECB4" w14:textId="77777777">
            <w:pPr>
              <w:spacing w:before="0" w:after="0"/>
              <w:rPr>
                <w:sz w:val="22"/>
                <w:szCs w:val="22"/>
                <w:lang w:bidi="lo-LA"/>
              </w:rPr>
            </w:pPr>
            <w:del w:author="013254" w:date="2021-07-09T10:37:00Z" w:id="188">
              <w:r w:rsidRPr="00207286" w:rsidDel="0050327D">
                <w:rPr>
                  <w:sz w:val="22"/>
                  <w:szCs w:val="22"/>
                  <w:lang w:bidi="lo-LA"/>
                </w:rPr>
                <w:delText>250101098</w:delText>
              </w:r>
            </w:del>
          </w:p>
        </w:tc>
        <w:tc>
          <w:tcPr>
            <w:tcW w:w="1206" w:type="dxa"/>
            <w:tcBorders>
              <w:top w:val="nil"/>
              <w:left w:val="nil"/>
              <w:bottom w:val="single" w:color="auto" w:sz="4" w:space="0"/>
              <w:right w:val="single" w:color="auto" w:sz="4" w:space="0"/>
            </w:tcBorders>
            <w:shd w:val="clear" w:color="auto" w:fill="auto"/>
            <w:noWrap/>
            <w:tcPrChange w:author="013254" w:date="2021-07-09T10:37:00Z" w:id="189">
              <w:tcPr>
                <w:tcW w:w="1206"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6C8472D4" w14:textId="77777777">
            <w:pPr>
              <w:spacing w:before="0" w:after="0"/>
              <w:rPr>
                <w:sz w:val="22"/>
                <w:szCs w:val="22"/>
                <w:lang w:bidi="lo-LA"/>
              </w:rPr>
            </w:pPr>
            <w:del w:author="013254" w:date="2021-07-09T10:37:00Z" w:id="190">
              <w:r w:rsidRPr="00207286" w:rsidDel="0050327D">
                <w:rPr>
                  <w:sz w:val="22"/>
                  <w:szCs w:val="22"/>
                  <w:lang w:bidi="lo-LA"/>
                </w:rPr>
                <w:delText>250203501</w:delText>
              </w:r>
            </w:del>
          </w:p>
        </w:tc>
        <w:tc>
          <w:tcPr>
            <w:tcW w:w="1206" w:type="dxa"/>
            <w:tcBorders>
              <w:top w:val="nil"/>
              <w:left w:val="nil"/>
              <w:bottom w:val="single" w:color="auto" w:sz="4" w:space="0"/>
              <w:right w:val="single" w:color="auto" w:sz="4" w:space="0"/>
            </w:tcBorders>
            <w:shd w:val="clear" w:color="auto" w:fill="auto"/>
            <w:noWrap/>
            <w:tcPrChange w:author="013254" w:date="2021-07-09T10:37:00Z" w:id="191">
              <w:tcPr>
                <w:tcW w:w="1206"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30362D1F" w14:textId="77777777">
            <w:pPr>
              <w:spacing w:before="0" w:after="0"/>
              <w:rPr>
                <w:sz w:val="22"/>
                <w:szCs w:val="22"/>
                <w:lang w:bidi="lo-LA"/>
              </w:rPr>
            </w:pPr>
            <w:del w:author="013254" w:date="2021-07-09T10:37:00Z" w:id="192">
              <w:r w:rsidRPr="00207286" w:rsidDel="0050327D">
                <w:rPr>
                  <w:sz w:val="22"/>
                  <w:szCs w:val="22"/>
                  <w:lang w:bidi="lo-LA"/>
                </w:rPr>
                <w:delText>250203598</w:delText>
              </w:r>
            </w:del>
          </w:p>
        </w:tc>
      </w:tr>
      <w:tr w:rsidRPr="00207286" w:rsidR="00207286" w:rsidTr="0050327D" w14:paraId="42BD6E6A" w14:textId="77777777">
        <w:trPr>
          <w:trHeight w:val="255"/>
          <w:trPrChange w:author="013254" w:date="2021-07-09T10:37:00Z" w:id="193">
            <w:trPr>
              <w:trHeight w:val="255"/>
            </w:trPr>
          </w:trPrChange>
        </w:trPr>
        <w:tc>
          <w:tcPr>
            <w:tcW w:w="1340" w:type="dxa"/>
            <w:tcBorders>
              <w:top w:val="nil"/>
              <w:left w:val="single" w:color="auto" w:sz="4" w:space="0"/>
              <w:bottom w:val="single" w:color="auto" w:sz="4" w:space="0"/>
              <w:right w:val="single" w:color="auto" w:sz="4" w:space="0"/>
            </w:tcBorders>
            <w:shd w:val="clear" w:color="auto" w:fill="auto"/>
            <w:noWrap/>
            <w:tcPrChange w:author="013254" w:date="2021-07-09T10:37:00Z" w:id="194">
              <w:tcPr>
                <w:tcW w:w="1340" w:type="dxa"/>
                <w:tcBorders>
                  <w:top w:val="nil"/>
                  <w:left w:val="single" w:color="auto" w:sz="4" w:space="0"/>
                  <w:bottom w:val="single" w:color="auto" w:sz="4" w:space="0"/>
                  <w:right w:val="single" w:color="auto" w:sz="4" w:space="0"/>
                </w:tcBorders>
                <w:shd w:val="clear" w:color="auto" w:fill="auto"/>
                <w:noWrap/>
              </w:tcPr>
            </w:tcPrChange>
          </w:tcPr>
          <w:p w:rsidRPr="00207286" w:rsidR="00207286" w:rsidP="00207286" w:rsidRDefault="00207286" w14:paraId="745342C6" w14:textId="77777777">
            <w:pPr>
              <w:spacing w:before="0" w:after="0"/>
              <w:rPr>
                <w:sz w:val="22"/>
                <w:szCs w:val="22"/>
                <w:lang w:bidi="lo-LA"/>
              </w:rPr>
            </w:pPr>
            <w:del w:author="013254" w:date="2021-07-09T10:37:00Z" w:id="195">
              <w:r w:rsidRPr="00207286" w:rsidDel="0050327D">
                <w:rPr>
                  <w:sz w:val="22"/>
                  <w:szCs w:val="22"/>
                  <w:lang w:bidi="lo-LA"/>
                </w:rPr>
                <w:delText>ZCGL28</w:delText>
              </w:r>
            </w:del>
          </w:p>
        </w:tc>
        <w:tc>
          <w:tcPr>
            <w:tcW w:w="1160" w:type="dxa"/>
            <w:tcBorders>
              <w:top w:val="nil"/>
              <w:left w:val="nil"/>
              <w:bottom w:val="single" w:color="auto" w:sz="4" w:space="0"/>
              <w:right w:val="single" w:color="auto" w:sz="4" w:space="0"/>
            </w:tcBorders>
            <w:shd w:val="clear" w:color="auto" w:fill="auto"/>
            <w:noWrap/>
            <w:tcPrChange w:author="013254" w:date="2021-07-09T10:37:00Z" w:id="196">
              <w:tcPr>
                <w:tcW w:w="116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39358BE8" w14:textId="77777777">
            <w:pPr>
              <w:spacing w:before="0" w:after="0"/>
              <w:rPr>
                <w:sz w:val="22"/>
                <w:szCs w:val="22"/>
                <w:lang w:bidi="lo-LA"/>
              </w:rPr>
            </w:pPr>
            <w:del w:author="013254" w:date="2021-07-09T10:37:00Z" w:id="197">
              <w:r w:rsidRPr="00207286" w:rsidDel="0050327D">
                <w:rPr>
                  <w:sz w:val="22"/>
                  <w:szCs w:val="22"/>
                  <w:lang w:bidi="lo-LA"/>
                </w:rPr>
                <w:delText>04</w:delText>
              </w:r>
            </w:del>
          </w:p>
        </w:tc>
        <w:tc>
          <w:tcPr>
            <w:tcW w:w="1420" w:type="dxa"/>
            <w:tcBorders>
              <w:top w:val="nil"/>
              <w:left w:val="nil"/>
              <w:bottom w:val="single" w:color="auto" w:sz="4" w:space="0"/>
              <w:right w:val="single" w:color="auto" w:sz="4" w:space="0"/>
            </w:tcBorders>
            <w:shd w:val="clear" w:color="auto" w:fill="auto"/>
            <w:noWrap/>
            <w:tcPrChange w:author="013254" w:date="2021-07-09T10:37:00Z" w:id="198">
              <w:tcPr>
                <w:tcW w:w="142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5645255D" w14:textId="77777777">
            <w:pPr>
              <w:spacing w:before="0" w:after="0"/>
              <w:rPr>
                <w:sz w:val="22"/>
                <w:szCs w:val="22"/>
                <w:lang w:bidi="lo-LA"/>
              </w:rPr>
            </w:pPr>
            <w:del w:author="013254" w:date="2021-07-09T10:37:00Z" w:id="199">
              <w:r w:rsidRPr="00207286" w:rsidDel="0050327D">
                <w:rPr>
                  <w:sz w:val="22"/>
                  <w:szCs w:val="22"/>
                  <w:lang w:bidi="lo-LA"/>
                </w:rPr>
                <w:delText>KWD</w:delText>
              </w:r>
            </w:del>
          </w:p>
        </w:tc>
        <w:tc>
          <w:tcPr>
            <w:tcW w:w="1206" w:type="dxa"/>
            <w:tcBorders>
              <w:top w:val="nil"/>
              <w:left w:val="nil"/>
              <w:bottom w:val="single" w:color="auto" w:sz="4" w:space="0"/>
              <w:right w:val="single" w:color="auto" w:sz="4" w:space="0"/>
            </w:tcBorders>
            <w:shd w:val="clear" w:color="auto" w:fill="auto"/>
            <w:noWrap/>
            <w:tcPrChange w:author="013254" w:date="2021-07-09T10:37:00Z" w:id="200">
              <w:tcPr>
                <w:tcW w:w="1206"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35B731B5" w14:textId="77777777">
            <w:pPr>
              <w:spacing w:before="0" w:after="0"/>
              <w:rPr>
                <w:sz w:val="22"/>
                <w:szCs w:val="22"/>
                <w:lang w:bidi="lo-LA"/>
              </w:rPr>
            </w:pPr>
            <w:del w:author="013254" w:date="2021-07-09T10:37:00Z" w:id="201">
              <w:r w:rsidRPr="00207286" w:rsidDel="0050327D">
                <w:rPr>
                  <w:sz w:val="22"/>
                  <w:szCs w:val="22"/>
                  <w:lang w:bidi="lo-LA"/>
                </w:rPr>
                <w:delText>250101001</w:delText>
              </w:r>
            </w:del>
          </w:p>
        </w:tc>
        <w:tc>
          <w:tcPr>
            <w:tcW w:w="1206" w:type="dxa"/>
            <w:tcBorders>
              <w:top w:val="nil"/>
              <w:left w:val="nil"/>
              <w:bottom w:val="single" w:color="auto" w:sz="4" w:space="0"/>
              <w:right w:val="single" w:color="auto" w:sz="4" w:space="0"/>
            </w:tcBorders>
            <w:shd w:val="clear" w:color="auto" w:fill="auto"/>
            <w:noWrap/>
            <w:tcPrChange w:author="013254" w:date="2021-07-09T10:37:00Z" w:id="202">
              <w:tcPr>
                <w:tcW w:w="1206"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4FFACD30" w14:textId="77777777">
            <w:pPr>
              <w:spacing w:before="0" w:after="0"/>
              <w:rPr>
                <w:sz w:val="22"/>
                <w:szCs w:val="22"/>
                <w:lang w:bidi="lo-LA"/>
              </w:rPr>
            </w:pPr>
            <w:del w:author="013254" w:date="2021-07-09T10:37:00Z" w:id="203">
              <w:r w:rsidRPr="00207286" w:rsidDel="0050327D">
                <w:rPr>
                  <w:sz w:val="22"/>
                  <w:szCs w:val="22"/>
                  <w:lang w:bidi="lo-LA"/>
                </w:rPr>
                <w:delText>250101097</w:delText>
              </w:r>
            </w:del>
          </w:p>
        </w:tc>
        <w:tc>
          <w:tcPr>
            <w:tcW w:w="1206" w:type="dxa"/>
            <w:tcBorders>
              <w:top w:val="nil"/>
              <w:left w:val="nil"/>
              <w:bottom w:val="single" w:color="auto" w:sz="4" w:space="0"/>
              <w:right w:val="single" w:color="auto" w:sz="4" w:space="0"/>
            </w:tcBorders>
            <w:shd w:val="clear" w:color="auto" w:fill="auto"/>
            <w:noWrap/>
            <w:tcPrChange w:author="013254" w:date="2021-07-09T10:37:00Z" w:id="204">
              <w:tcPr>
                <w:tcW w:w="1206"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639E7B82" w14:textId="77777777">
            <w:pPr>
              <w:spacing w:before="0" w:after="0"/>
              <w:rPr>
                <w:sz w:val="22"/>
                <w:szCs w:val="22"/>
                <w:lang w:bidi="lo-LA"/>
              </w:rPr>
            </w:pPr>
            <w:del w:author="013254" w:date="2021-07-09T10:37:00Z" w:id="205">
              <w:r w:rsidRPr="00207286" w:rsidDel="0050327D">
                <w:rPr>
                  <w:sz w:val="22"/>
                  <w:szCs w:val="22"/>
                  <w:lang w:bidi="lo-LA"/>
                </w:rPr>
                <w:delText>250203501</w:delText>
              </w:r>
            </w:del>
          </w:p>
        </w:tc>
        <w:tc>
          <w:tcPr>
            <w:tcW w:w="1206" w:type="dxa"/>
            <w:tcBorders>
              <w:top w:val="nil"/>
              <w:left w:val="nil"/>
              <w:bottom w:val="single" w:color="auto" w:sz="4" w:space="0"/>
              <w:right w:val="single" w:color="auto" w:sz="4" w:space="0"/>
            </w:tcBorders>
            <w:shd w:val="clear" w:color="auto" w:fill="auto"/>
            <w:noWrap/>
            <w:tcPrChange w:author="013254" w:date="2021-07-09T10:37:00Z" w:id="206">
              <w:tcPr>
                <w:tcW w:w="1206"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51F51898" w14:textId="77777777">
            <w:pPr>
              <w:spacing w:before="0" w:after="0"/>
              <w:rPr>
                <w:sz w:val="22"/>
                <w:szCs w:val="22"/>
                <w:lang w:bidi="lo-LA"/>
              </w:rPr>
            </w:pPr>
            <w:del w:author="013254" w:date="2021-07-09T10:37:00Z" w:id="207">
              <w:r w:rsidRPr="00207286" w:rsidDel="0050327D">
                <w:rPr>
                  <w:sz w:val="22"/>
                  <w:szCs w:val="22"/>
                  <w:lang w:bidi="lo-LA"/>
                </w:rPr>
                <w:delText>250203597</w:delText>
              </w:r>
            </w:del>
          </w:p>
        </w:tc>
      </w:tr>
      <w:tr w:rsidRPr="00207286" w:rsidR="00207286" w:rsidTr="0050327D" w14:paraId="21B3D485"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7841A143" w14:textId="77777777">
            <w:pPr>
              <w:spacing w:before="0" w:after="0"/>
              <w:rPr>
                <w:sz w:val="22"/>
                <w:szCs w:val="22"/>
                <w:lang w:bidi="lo-LA"/>
              </w:rPr>
            </w:pPr>
            <w:r w:rsidRPr="00207286">
              <w:rPr>
                <w:sz w:val="22"/>
                <w:szCs w:val="22"/>
                <w:lang w:bidi="lo-LA"/>
              </w:rPr>
              <w:t>ZCGL28</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8D46F7E" w14:textId="77777777">
            <w:pPr>
              <w:spacing w:before="0" w:after="0"/>
              <w:rPr>
                <w:sz w:val="22"/>
                <w:szCs w:val="22"/>
                <w:lang w:bidi="lo-LA"/>
              </w:rPr>
            </w:pPr>
            <w:r w:rsidRPr="00207286">
              <w:rPr>
                <w:sz w:val="22"/>
                <w:szCs w:val="22"/>
                <w:lang w:bidi="lo-LA"/>
              </w:rPr>
              <w:t>04</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58C5FAD5" w14:textId="77777777">
            <w:pPr>
              <w:spacing w:before="0" w:after="0"/>
              <w:rPr>
                <w:sz w:val="22"/>
                <w:szCs w:val="22"/>
                <w:lang w:bidi="lo-LA"/>
              </w:rPr>
            </w:pPr>
            <w:r w:rsidRPr="00207286">
              <w:rPr>
                <w:sz w:val="22"/>
                <w:szCs w:val="22"/>
                <w:lang w:bidi="lo-LA"/>
              </w:rPr>
              <w:t>NOK</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E3490D9" w14:textId="77777777">
            <w:pPr>
              <w:spacing w:before="0" w:after="0"/>
              <w:rPr>
                <w:sz w:val="22"/>
                <w:szCs w:val="22"/>
                <w:lang w:bidi="lo-LA"/>
              </w:rPr>
            </w:pPr>
            <w:r w:rsidRPr="00207286">
              <w:rPr>
                <w:sz w:val="22"/>
                <w:szCs w:val="22"/>
                <w:lang w:bidi="lo-LA"/>
              </w:rPr>
              <w:t>250101001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1A5BC03" w14:textId="77777777">
            <w:pPr>
              <w:spacing w:before="0" w:after="0"/>
              <w:rPr>
                <w:sz w:val="22"/>
                <w:szCs w:val="22"/>
                <w:lang w:bidi="lo-LA"/>
              </w:rPr>
            </w:pPr>
            <w:r w:rsidRPr="00207286">
              <w:rPr>
                <w:sz w:val="22"/>
                <w:szCs w:val="22"/>
                <w:lang w:bidi="lo-LA"/>
              </w:rPr>
              <w:t>250101049</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E2A7723" w14:textId="77777777">
            <w:pPr>
              <w:spacing w:before="0" w:after="0"/>
              <w:rPr>
                <w:sz w:val="22"/>
                <w:szCs w:val="22"/>
                <w:lang w:bidi="lo-LA"/>
              </w:rPr>
            </w:pPr>
            <w:r w:rsidRPr="00207286">
              <w:rPr>
                <w:sz w:val="22"/>
                <w:szCs w:val="22"/>
                <w:lang w:bidi="lo-LA"/>
              </w:rPr>
              <w:t>250203501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E294E76" w14:textId="77777777">
            <w:pPr>
              <w:spacing w:before="0" w:after="0"/>
              <w:rPr>
                <w:sz w:val="22"/>
                <w:szCs w:val="22"/>
                <w:lang w:bidi="lo-LA"/>
              </w:rPr>
            </w:pPr>
            <w:r w:rsidRPr="00207286">
              <w:rPr>
                <w:sz w:val="22"/>
                <w:szCs w:val="22"/>
                <w:lang w:bidi="lo-LA"/>
              </w:rPr>
              <w:t>250203549</w:t>
            </w:r>
          </w:p>
        </w:tc>
      </w:tr>
      <w:tr w:rsidRPr="00207286" w:rsidR="00207286" w:rsidTr="0050327D" w14:paraId="4AA577C0" w14:textId="77777777">
        <w:trPr>
          <w:trHeight w:val="255"/>
          <w:trPrChange w:author="013254" w:date="2021-07-09T10:37:00Z" w:id="208">
            <w:trPr>
              <w:trHeight w:val="255"/>
            </w:trPr>
          </w:trPrChange>
        </w:trPr>
        <w:tc>
          <w:tcPr>
            <w:tcW w:w="1340" w:type="dxa"/>
            <w:tcBorders>
              <w:top w:val="nil"/>
              <w:left w:val="single" w:color="auto" w:sz="4" w:space="0"/>
              <w:bottom w:val="single" w:color="auto" w:sz="4" w:space="0"/>
              <w:right w:val="single" w:color="auto" w:sz="4" w:space="0"/>
            </w:tcBorders>
            <w:shd w:val="clear" w:color="auto" w:fill="auto"/>
            <w:noWrap/>
            <w:tcPrChange w:author="013254" w:date="2021-07-09T10:37:00Z" w:id="209">
              <w:tcPr>
                <w:tcW w:w="1340" w:type="dxa"/>
                <w:tcBorders>
                  <w:top w:val="nil"/>
                  <w:left w:val="single" w:color="auto" w:sz="4" w:space="0"/>
                  <w:bottom w:val="single" w:color="auto" w:sz="4" w:space="0"/>
                  <w:right w:val="single" w:color="auto" w:sz="4" w:space="0"/>
                </w:tcBorders>
                <w:shd w:val="clear" w:color="auto" w:fill="auto"/>
                <w:noWrap/>
              </w:tcPr>
            </w:tcPrChange>
          </w:tcPr>
          <w:p w:rsidRPr="00207286" w:rsidR="00207286" w:rsidP="00207286" w:rsidRDefault="00207286" w14:paraId="0AECA905" w14:textId="77777777">
            <w:pPr>
              <w:spacing w:before="0" w:after="0"/>
              <w:rPr>
                <w:sz w:val="22"/>
                <w:szCs w:val="22"/>
                <w:lang w:bidi="lo-LA"/>
              </w:rPr>
            </w:pPr>
            <w:del w:author="013254" w:date="2021-07-09T10:37:00Z" w:id="210">
              <w:r w:rsidRPr="00207286" w:rsidDel="0050327D">
                <w:rPr>
                  <w:sz w:val="22"/>
                  <w:szCs w:val="22"/>
                  <w:lang w:bidi="lo-LA"/>
                </w:rPr>
                <w:delText>ZCGL28</w:delText>
              </w:r>
            </w:del>
          </w:p>
        </w:tc>
        <w:tc>
          <w:tcPr>
            <w:tcW w:w="1160" w:type="dxa"/>
            <w:tcBorders>
              <w:top w:val="nil"/>
              <w:left w:val="nil"/>
              <w:bottom w:val="single" w:color="auto" w:sz="4" w:space="0"/>
              <w:right w:val="single" w:color="auto" w:sz="4" w:space="0"/>
            </w:tcBorders>
            <w:shd w:val="clear" w:color="auto" w:fill="auto"/>
            <w:noWrap/>
            <w:tcPrChange w:author="013254" w:date="2021-07-09T10:37:00Z" w:id="211">
              <w:tcPr>
                <w:tcW w:w="116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341CC8DC" w14:textId="77777777">
            <w:pPr>
              <w:spacing w:before="0" w:after="0"/>
              <w:rPr>
                <w:sz w:val="22"/>
                <w:szCs w:val="22"/>
                <w:lang w:bidi="lo-LA"/>
              </w:rPr>
            </w:pPr>
            <w:del w:author="013254" w:date="2021-07-09T10:37:00Z" w:id="212">
              <w:r w:rsidRPr="00207286" w:rsidDel="0050327D">
                <w:rPr>
                  <w:sz w:val="22"/>
                  <w:szCs w:val="22"/>
                  <w:lang w:bidi="lo-LA"/>
                </w:rPr>
                <w:delText>04</w:delText>
              </w:r>
            </w:del>
          </w:p>
        </w:tc>
        <w:tc>
          <w:tcPr>
            <w:tcW w:w="1420" w:type="dxa"/>
            <w:tcBorders>
              <w:top w:val="nil"/>
              <w:left w:val="nil"/>
              <w:bottom w:val="single" w:color="auto" w:sz="4" w:space="0"/>
              <w:right w:val="single" w:color="auto" w:sz="4" w:space="0"/>
            </w:tcBorders>
            <w:shd w:val="clear" w:color="auto" w:fill="auto"/>
            <w:noWrap/>
            <w:tcPrChange w:author="013254" w:date="2021-07-09T10:37:00Z" w:id="213">
              <w:tcPr>
                <w:tcW w:w="1420"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4F52618F" w14:textId="77777777">
            <w:pPr>
              <w:spacing w:before="0" w:after="0"/>
              <w:rPr>
                <w:sz w:val="22"/>
                <w:szCs w:val="22"/>
                <w:lang w:bidi="lo-LA"/>
              </w:rPr>
            </w:pPr>
            <w:del w:author="013254" w:date="2021-07-09T10:37:00Z" w:id="214">
              <w:r w:rsidRPr="00207286" w:rsidDel="0050327D">
                <w:rPr>
                  <w:sz w:val="22"/>
                  <w:szCs w:val="22"/>
                  <w:lang w:bidi="lo-LA"/>
                </w:rPr>
                <w:delText>RUB</w:delText>
              </w:r>
            </w:del>
          </w:p>
        </w:tc>
        <w:tc>
          <w:tcPr>
            <w:tcW w:w="1206" w:type="dxa"/>
            <w:tcBorders>
              <w:top w:val="nil"/>
              <w:left w:val="nil"/>
              <w:bottom w:val="single" w:color="auto" w:sz="4" w:space="0"/>
              <w:right w:val="single" w:color="auto" w:sz="4" w:space="0"/>
            </w:tcBorders>
            <w:shd w:val="clear" w:color="auto" w:fill="auto"/>
            <w:noWrap/>
            <w:tcPrChange w:author="013254" w:date="2021-07-09T10:37:00Z" w:id="215">
              <w:tcPr>
                <w:tcW w:w="1206"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26758949" w14:textId="77777777">
            <w:pPr>
              <w:spacing w:before="0" w:after="0"/>
              <w:rPr>
                <w:sz w:val="22"/>
                <w:szCs w:val="22"/>
                <w:lang w:bidi="lo-LA"/>
              </w:rPr>
            </w:pPr>
            <w:del w:author="013254" w:date="2021-07-09T10:37:00Z" w:id="216">
              <w:r w:rsidRPr="00207286" w:rsidDel="0050327D">
                <w:rPr>
                  <w:sz w:val="22"/>
                  <w:szCs w:val="22"/>
                  <w:lang w:bidi="lo-LA"/>
                </w:rPr>
                <w:delText>250101001</w:delText>
              </w:r>
            </w:del>
          </w:p>
        </w:tc>
        <w:tc>
          <w:tcPr>
            <w:tcW w:w="1206" w:type="dxa"/>
            <w:tcBorders>
              <w:top w:val="nil"/>
              <w:left w:val="nil"/>
              <w:bottom w:val="single" w:color="auto" w:sz="4" w:space="0"/>
              <w:right w:val="single" w:color="auto" w:sz="4" w:space="0"/>
            </w:tcBorders>
            <w:shd w:val="clear" w:color="auto" w:fill="auto"/>
            <w:noWrap/>
            <w:tcPrChange w:author="013254" w:date="2021-07-09T10:37:00Z" w:id="217">
              <w:tcPr>
                <w:tcW w:w="1206"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0620834D" w14:textId="77777777">
            <w:pPr>
              <w:spacing w:before="0" w:after="0"/>
              <w:rPr>
                <w:sz w:val="22"/>
                <w:szCs w:val="22"/>
                <w:lang w:bidi="lo-LA"/>
              </w:rPr>
            </w:pPr>
            <w:del w:author="013254" w:date="2021-07-09T10:37:00Z" w:id="218">
              <w:r w:rsidRPr="00207286" w:rsidDel="0050327D">
                <w:rPr>
                  <w:sz w:val="22"/>
                  <w:szCs w:val="22"/>
                  <w:lang w:bidi="lo-LA"/>
                </w:rPr>
                <w:delText>250101022</w:delText>
              </w:r>
            </w:del>
          </w:p>
        </w:tc>
        <w:tc>
          <w:tcPr>
            <w:tcW w:w="1206" w:type="dxa"/>
            <w:tcBorders>
              <w:top w:val="nil"/>
              <w:left w:val="nil"/>
              <w:bottom w:val="single" w:color="auto" w:sz="4" w:space="0"/>
              <w:right w:val="single" w:color="auto" w:sz="4" w:space="0"/>
            </w:tcBorders>
            <w:shd w:val="clear" w:color="auto" w:fill="auto"/>
            <w:noWrap/>
            <w:tcPrChange w:author="013254" w:date="2021-07-09T10:37:00Z" w:id="219">
              <w:tcPr>
                <w:tcW w:w="1206"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2859C2EB" w14:textId="77777777">
            <w:pPr>
              <w:spacing w:before="0" w:after="0"/>
              <w:rPr>
                <w:sz w:val="22"/>
                <w:szCs w:val="22"/>
                <w:lang w:bidi="lo-LA"/>
              </w:rPr>
            </w:pPr>
            <w:del w:author="013254" w:date="2021-07-09T10:37:00Z" w:id="220">
              <w:r w:rsidRPr="00207286" w:rsidDel="0050327D">
                <w:rPr>
                  <w:sz w:val="22"/>
                  <w:szCs w:val="22"/>
                  <w:lang w:bidi="lo-LA"/>
                </w:rPr>
                <w:delText>250203501</w:delText>
              </w:r>
            </w:del>
          </w:p>
        </w:tc>
        <w:tc>
          <w:tcPr>
            <w:tcW w:w="1206" w:type="dxa"/>
            <w:tcBorders>
              <w:top w:val="nil"/>
              <w:left w:val="nil"/>
              <w:bottom w:val="single" w:color="auto" w:sz="4" w:space="0"/>
              <w:right w:val="single" w:color="auto" w:sz="4" w:space="0"/>
            </w:tcBorders>
            <w:shd w:val="clear" w:color="auto" w:fill="auto"/>
            <w:noWrap/>
            <w:tcPrChange w:author="013254" w:date="2021-07-09T10:37:00Z" w:id="221">
              <w:tcPr>
                <w:tcW w:w="1206" w:type="dxa"/>
                <w:tcBorders>
                  <w:top w:val="nil"/>
                  <w:left w:val="nil"/>
                  <w:bottom w:val="single" w:color="auto" w:sz="4" w:space="0"/>
                  <w:right w:val="single" w:color="auto" w:sz="4" w:space="0"/>
                </w:tcBorders>
                <w:shd w:val="clear" w:color="auto" w:fill="auto"/>
                <w:noWrap/>
              </w:tcPr>
            </w:tcPrChange>
          </w:tcPr>
          <w:p w:rsidRPr="00207286" w:rsidR="00207286" w:rsidP="00207286" w:rsidRDefault="00207286" w14:paraId="16976FB7" w14:textId="77777777">
            <w:pPr>
              <w:spacing w:before="0" w:after="0"/>
              <w:rPr>
                <w:sz w:val="22"/>
                <w:szCs w:val="22"/>
                <w:lang w:bidi="lo-LA"/>
              </w:rPr>
            </w:pPr>
            <w:del w:author="013254" w:date="2021-07-09T10:37:00Z" w:id="222">
              <w:r w:rsidRPr="00207286" w:rsidDel="0050327D">
                <w:rPr>
                  <w:sz w:val="22"/>
                  <w:szCs w:val="22"/>
                  <w:lang w:bidi="lo-LA"/>
                </w:rPr>
                <w:delText>250203522</w:delText>
              </w:r>
            </w:del>
          </w:p>
        </w:tc>
      </w:tr>
      <w:tr w:rsidRPr="00207286" w:rsidR="00207286" w:rsidTr="0050327D" w14:paraId="327D3B92"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48EFEA66" w14:textId="77777777">
            <w:pPr>
              <w:spacing w:before="0" w:after="0"/>
              <w:rPr>
                <w:sz w:val="22"/>
                <w:szCs w:val="22"/>
                <w:lang w:bidi="lo-LA"/>
              </w:rPr>
            </w:pPr>
            <w:r w:rsidRPr="00207286">
              <w:rPr>
                <w:sz w:val="22"/>
                <w:szCs w:val="22"/>
                <w:lang w:bidi="lo-LA"/>
              </w:rPr>
              <w:t>ZCGL28</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700293E" w14:textId="77777777">
            <w:pPr>
              <w:spacing w:before="0" w:after="0"/>
              <w:rPr>
                <w:sz w:val="22"/>
                <w:szCs w:val="22"/>
                <w:lang w:bidi="lo-LA"/>
              </w:rPr>
            </w:pPr>
            <w:r w:rsidRPr="00207286">
              <w:rPr>
                <w:sz w:val="22"/>
                <w:szCs w:val="22"/>
                <w:lang w:bidi="lo-LA"/>
              </w:rPr>
              <w:t>04</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1C3AEF5D" w14:textId="77777777">
            <w:pPr>
              <w:spacing w:before="0" w:after="0"/>
              <w:rPr>
                <w:sz w:val="22"/>
                <w:szCs w:val="22"/>
                <w:lang w:bidi="lo-LA"/>
              </w:rPr>
            </w:pPr>
            <w:r w:rsidRPr="00207286">
              <w:rPr>
                <w:sz w:val="22"/>
                <w:szCs w:val="22"/>
                <w:lang w:bidi="lo-LA"/>
              </w:rPr>
              <w:t>SEK</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1BFD9356" w14:textId="77777777">
            <w:pPr>
              <w:spacing w:before="0" w:after="0"/>
              <w:rPr>
                <w:sz w:val="22"/>
                <w:szCs w:val="22"/>
                <w:lang w:bidi="lo-LA"/>
              </w:rPr>
            </w:pPr>
            <w:r w:rsidRPr="00207286">
              <w:rPr>
                <w:sz w:val="22"/>
                <w:szCs w:val="22"/>
                <w:lang w:bidi="lo-LA"/>
              </w:rPr>
              <w:t>250101001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6A0A07D5" w14:textId="77777777">
            <w:pPr>
              <w:spacing w:before="0" w:after="0"/>
              <w:rPr>
                <w:sz w:val="22"/>
                <w:szCs w:val="22"/>
                <w:lang w:bidi="lo-LA"/>
              </w:rPr>
            </w:pPr>
            <w:r w:rsidRPr="00207286">
              <w:rPr>
                <w:sz w:val="22"/>
                <w:szCs w:val="22"/>
                <w:lang w:bidi="lo-LA"/>
              </w:rPr>
              <w:t>250101048</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1DDB5C0F" w14:textId="77777777">
            <w:pPr>
              <w:spacing w:before="0" w:after="0"/>
              <w:rPr>
                <w:sz w:val="22"/>
                <w:szCs w:val="22"/>
                <w:lang w:bidi="lo-LA"/>
              </w:rPr>
            </w:pPr>
            <w:r w:rsidRPr="00207286">
              <w:rPr>
                <w:sz w:val="22"/>
                <w:szCs w:val="22"/>
                <w:lang w:bidi="lo-LA"/>
              </w:rPr>
              <w:t>250203501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3677196" w14:textId="77777777">
            <w:pPr>
              <w:spacing w:before="0" w:after="0"/>
              <w:rPr>
                <w:sz w:val="22"/>
                <w:szCs w:val="22"/>
                <w:lang w:bidi="lo-LA"/>
              </w:rPr>
            </w:pPr>
            <w:r w:rsidRPr="00207286">
              <w:rPr>
                <w:sz w:val="22"/>
                <w:szCs w:val="22"/>
                <w:lang w:bidi="lo-LA"/>
              </w:rPr>
              <w:t>250203548</w:t>
            </w:r>
          </w:p>
        </w:tc>
      </w:tr>
      <w:tr w:rsidRPr="00207286" w:rsidR="00207286" w:rsidTr="0050327D" w14:paraId="26F9990E"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09630CBC" w14:textId="77777777">
            <w:pPr>
              <w:spacing w:before="0" w:after="0"/>
              <w:rPr>
                <w:sz w:val="22"/>
                <w:szCs w:val="22"/>
                <w:lang w:bidi="lo-LA"/>
              </w:rPr>
            </w:pPr>
            <w:r w:rsidRPr="00207286">
              <w:rPr>
                <w:sz w:val="22"/>
                <w:szCs w:val="22"/>
                <w:lang w:bidi="lo-LA"/>
              </w:rPr>
              <w:t>ZCGL28</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7EC40B8" w14:textId="77777777">
            <w:pPr>
              <w:spacing w:before="0" w:after="0"/>
              <w:rPr>
                <w:sz w:val="22"/>
                <w:szCs w:val="22"/>
                <w:lang w:bidi="lo-LA"/>
              </w:rPr>
            </w:pPr>
            <w:r w:rsidRPr="00207286">
              <w:rPr>
                <w:sz w:val="22"/>
                <w:szCs w:val="22"/>
                <w:lang w:bidi="lo-LA"/>
              </w:rPr>
              <w:t>04</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D7BA410" w14:textId="77777777">
            <w:pPr>
              <w:spacing w:before="0" w:after="0"/>
              <w:rPr>
                <w:sz w:val="22"/>
                <w:szCs w:val="22"/>
                <w:lang w:bidi="lo-LA"/>
              </w:rPr>
            </w:pPr>
            <w:r w:rsidRPr="00207286">
              <w:rPr>
                <w:sz w:val="22"/>
                <w:szCs w:val="22"/>
                <w:lang w:bidi="lo-LA"/>
              </w:rPr>
              <w:t>SGD</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B51F61F" w14:textId="77777777">
            <w:pPr>
              <w:spacing w:before="0" w:after="0"/>
              <w:rPr>
                <w:sz w:val="22"/>
                <w:szCs w:val="22"/>
                <w:lang w:bidi="lo-LA"/>
              </w:rPr>
            </w:pPr>
            <w:r w:rsidRPr="00207286">
              <w:rPr>
                <w:sz w:val="22"/>
                <w:szCs w:val="22"/>
                <w:lang w:bidi="lo-LA"/>
              </w:rPr>
              <w:t>250101001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625BC3EC" w14:textId="77777777">
            <w:pPr>
              <w:spacing w:before="0" w:after="0"/>
              <w:rPr>
                <w:sz w:val="22"/>
                <w:szCs w:val="22"/>
                <w:lang w:bidi="lo-LA"/>
              </w:rPr>
            </w:pPr>
            <w:r w:rsidRPr="00207286">
              <w:rPr>
                <w:sz w:val="22"/>
                <w:szCs w:val="22"/>
                <w:lang w:bidi="lo-LA"/>
              </w:rPr>
              <w:t>250101054</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5782B91" w14:textId="77777777">
            <w:pPr>
              <w:spacing w:before="0" w:after="0"/>
              <w:rPr>
                <w:sz w:val="22"/>
                <w:szCs w:val="22"/>
                <w:lang w:bidi="lo-LA"/>
              </w:rPr>
            </w:pPr>
            <w:r w:rsidRPr="00207286">
              <w:rPr>
                <w:sz w:val="22"/>
                <w:szCs w:val="22"/>
                <w:lang w:bidi="lo-LA"/>
              </w:rPr>
              <w:t>250203501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1E2C5D07" w14:textId="77777777">
            <w:pPr>
              <w:spacing w:before="0" w:after="0"/>
              <w:rPr>
                <w:sz w:val="22"/>
                <w:szCs w:val="22"/>
                <w:lang w:bidi="lo-LA"/>
              </w:rPr>
            </w:pPr>
            <w:r w:rsidRPr="00207286">
              <w:rPr>
                <w:sz w:val="22"/>
                <w:szCs w:val="22"/>
                <w:lang w:bidi="lo-LA"/>
              </w:rPr>
              <w:t>250203554</w:t>
            </w:r>
          </w:p>
        </w:tc>
      </w:tr>
      <w:tr w:rsidRPr="00207286" w:rsidR="00207286" w:rsidTr="0050327D" w14:paraId="098DFB67"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50717AD0" w14:textId="77777777">
            <w:pPr>
              <w:spacing w:before="0" w:after="0"/>
              <w:rPr>
                <w:sz w:val="22"/>
                <w:szCs w:val="22"/>
                <w:lang w:bidi="lo-LA"/>
              </w:rPr>
            </w:pPr>
            <w:r w:rsidRPr="00207286">
              <w:rPr>
                <w:sz w:val="22"/>
                <w:szCs w:val="22"/>
                <w:lang w:bidi="lo-LA"/>
              </w:rPr>
              <w:t>ZCGL28</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C815767" w14:textId="77777777">
            <w:pPr>
              <w:spacing w:before="0" w:after="0"/>
              <w:rPr>
                <w:sz w:val="22"/>
                <w:szCs w:val="22"/>
                <w:lang w:bidi="lo-LA"/>
              </w:rPr>
            </w:pPr>
            <w:r w:rsidRPr="00207286">
              <w:rPr>
                <w:sz w:val="22"/>
                <w:szCs w:val="22"/>
                <w:lang w:bidi="lo-LA"/>
              </w:rPr>
              <w:t>04</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902DC16" w14:textId="77777777">
            <w:pPr>
              <w:spacing w:before="0" w:after="0"/>
              <w:rPr>
                <w:sz w:val="22"/>
                <w:szCs w:val="22"/>
                <w:lang w:bidi="lo-LA"/>
              </w:rPr>
            </w:pPr>
            <w:r w:rsidRPr="00207286">
              <w:rPr>
                <w:sz w:val="22"/>
                <w:szCs w:val="22"/>
                <w:lang w:bidi="lo-LA"/>
              </w:rPr>
              <w:t>THB</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DC237BE" w14:textId="77777777">
            <w:pPr>
              <w:spacing w:before="0" w:after="0"/>
              <w:rPr>
                <w:sz w:val="22"/>
                <w:szCs w:val="22"/>
                <w:lang w:bidi="lo-LA"/>
              </w:rPr>
            </w:pPr>
            <w:r w:rsidRPr="00207286">
              <w:rPr>
                <w:sz w:val="22"/>
                <w:szCs w:val="22"/>
                <w:lang w:bidi="lo-LA"/>
              </w:rPr>
              <w:t>250101001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1EE168B0" w14:textId="77777777">
            <w:pPr>
              <w:spacing w:before="0" w:after="0"/>
              <w:rPr>
                <w:sz w:val="22"/>
                <w:szCs w:val="22"/>
                <w:lang w:bidi="lo-LA"/>
              </w:rPr>
            </w:pPr>
            <w:r w:rsidRPr="00207286">
              <w:rPr>
                <w:sz w:val="22"/>
                <w:szCs w:val="22"/>
                <w:lang w:bidi="lo-LA"/>
              </w:rPr>
              <w:t>250101045</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879FABC" w14:textId="77777777">
            <w:pPr>
              <w:spacing w:before="0" w:after="0"/>
              <w:rPr>
                <w:sz w:val="22"/>
                <w:szCs w:val="22"/>
                <w:lang w:bidi="lo-LA"/>
              </w:rPr>
            </w:pPr>
            <w:r w:rsidRPr="00207286">
              <w:rPr>
                <w:sz w:val="22"/>
                <w:szCs w:val="22"/>
                <w:lang w:bidi="lo-LA"/>
              </w:rPr>
              <w:t>250203501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A94CD20" w14:textId="77777777">
            <w:pPr>
              <w:spacing w:before="0" w:after="0"/>
              <w:rPr>
                <w:sz w:val="22"/>
                <w:szCs w:val="22"/>
                <w:lang w:bidi="lo-LA"/>
              </w:rPr>
            </w:pPr>
            <w:r w:rsidRPr="00207286">
              <w:rPr>
                <w:sz w:val="22"/>
                <w:szCs w:val="22"/>
                <w:lang w:bidi="lo-LA"/>
              </w:rPr>
              <w:t>250203545</w:t>
            </w:r>
          </w:p>
        </w:tc>
      </w:tr>
      <w:tr w:rsidRPr="00207286" w:rsidR="00207286" w:rsidTr="0050327D" w14:paraId="50AB3BE1"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26F2496E" w14:textId="77777777">
            <w:pPr>
              <w:spacing w:before="0" w:after="0"/>
              <w:rPr>
                <w:sz w:val="22"/>
                <w:szCs w:val="22"/>
                <w:lang w:bidi="lo-LA"/>
              </w:rPr>
            </w:pPr>
            <w:r w:rsidRPr="00207286">
              <w:rPr>
                <w:sz w:val="22"/>
                <w:szCs w:val="22"/>
                <w:lang w:bidi="lo-LA"/>
              </w:rPr>
              <w:t>ZCGL28</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7F7BE7A" w14:textId="77777777">
            <w:pPr>
              <w:spacing w:before="0" w:after="0"/>
              <w:rPr>
                <w:sz w:val="22"/>
                <w:szCs w:val="22"/>
                <w:lang w:bidi="lo-LA"/>
              </w:rPr>
            </w:pPr>
            <w:r w:rsidRPr="00207286">
              <w:rPr>
                <w:sz w:val="22"/>
                <w:szCs w:val="22"/>
                <w:lang w:bidi="lo-LA"/>
              </w:rPr>
              <w:t>04</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6532D08" w14:textId="77777777">
            <w:pPr>
              <w:spacing w:before="0" w:after="0"/>
              <w:rPr>
                <w:sz w:val="22"/>
                <w:szCs w:val="22"/>
                <w:lang w:bidi="lo-LA"/>
              </w:rPr>
            </w:pPr>
            <w:r w:rsidRPr="00207286">
              <w:rPr>
                <w:sz w:val="22"/>
                <w:szCs w:val="22"/>
                <w:lang w:bidi="lo-LA"/>
              </w:rPr>
              <w:t>USD</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FF35629" w14:textId="77777777">
            <w:pPr>
              <w:spacing w:before="0" w:after="0"/>
              <w:rPr>
                <w:sz w:val="22"/>
                <w:szCs w:val="22"/>
                <w:lang w:bidi="lo-LA"/>
              </w:rPr>
            </w:pPr>
            <w:r w:rsidRPr="00207286">
              <w:rPr>
                <w:sz w:val="22"/>
                <w:szCs w:val="22"/>
                <w:lang w:bidi="lo-LA"/>
              </w:rPr>
              <w:t>250101001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53D3CF6" w14:textId="77777777">
            <w:pPr>
              <w:spacing w:before="0" w:after="0"/>
              <w:rPr>
                <w:sz w:val="22"/>
                <w:szCs w:val="22"/>
                <w:lang w:bidi="lo-LA"/>
              </w:rPr>
            </w:pPr>
            <w:r w:rsidRPr="00207286">
              <w:rPr>
                <w:sz w:val="22"/>
                <w:szCs w:val="22"/>
                <w:lang w:bidi="lo-LA"/>
              </w:rPr>
              <w:t>250101037</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9586995" w14:textId="77777777">
            <w:pPr>
              <w:spacing w:before="0" w:after="0"/>
              <w:rPr>
                <w:sz w:val="22"/>
                <w:szCs w:val="22"/>
                <w:lang w:bidi="lo-LA"/>
              </w:rPr>
            </w:pPr>
            <w:r w:rsidRPr="00207286">
              <w:rPr>
                <w:sz w:val="22"/>
                <w:szCs w:val="22"/>
                <w:lang w:bidi="lo-LA"/>
              </w:rPr>
              <w:t>250203501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FD74629" w14:textId="77777777">
            <w:pPr>
              <w:spacing w:before="0" w:after="0"/>
              <w:rPr>
                <w:sz w:val="22"/>
                <w:szCs w:val="22"/>
                <w:lang w:bidi="lo-LA"/>
              </w:rPr>
            </w:pPr>
            <w:r w:rsidRPr="00207286">
              <w:rPr>
                <w:sz w:val="22"/>
                <w:szCs w:val="22"/>
                <w:lang w:bidi="lo-LA"/>
              </w:rPr>
              <w:t>250203537</w:t>
            </w:r>
          </w:p>
        </w:tc>
      </w:tr>
      <w:tr w:rsidRPr="00207286" w:rsidR="00207286" w:rsidTr="0050327D" w14:paraId="525B8279"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54250E4A" w14:textId="77777777">
            <w:pPr>
              <w:spacing w:before="0" w:after="0"/>
              <w:rPr>
                <w:sz w:val="22"/>
                <w:szCs w:val="22"/>
                <w:lang w:bidi="lo-LA"/>
              </w:rPr>
            </w:pPr>
            <w:r w:rsidRPr="00207286">
              <w:rPr>
                <w:sz w:val="22"/>
                <w:szCs w:val="22"/>
                <w:lang w:bidi="lo-LA"/>
              </w:rPr>
              <w:t>ZCGL28</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CA207C6" w14:textId="77777777">
            <w:pPr>
              <w:spacing w:before="0" w:after="0"/>
              <w:rPr>
                <w:sz w:val="22"/>
                <w:szCs w:val="22"/>
                <w:lang w:bidi="lo-LA"/>
              </w:rPr>
            </w:pPr>
            <w:r w:rsidRPr="00207286">
              <w:rPr>
                <w:sz w:val="22"/>
                <w:szCs w:val="22"/>
                <w:lang w:bidi="lo-LA"/>
              </w:rPr>
              <w:t>05</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5F10F711" w14:textId="77777777">
            <w:pPr>
              <w:spacing w:before="0" w:after="0"/>
              <w:rPr>
                <w:sz w:val="22"/>
                <w:szCs w:val="22"/>
                <w:lang w:bidi="lo-LA"/>
              </w:rPr>
            </w:pPr>
            <w:r w:rsidRPr="00207286">
              <w:rPr>
                <w:sz w:val="22"/>
                <w:szCs w:val="22"/>
                <w:lang w:bidi="lo-LA"/>
              </w:rPr>
              <w:t>811003001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8E33399" w14:textId="77777777">
            <w:pPr>
              <w:spacing w:before="0" w:after="0"/>
              <w:rPr>
                <w:sz w:val="22"/>
                <w:szCs w:val="22"/>
                <w:lang w:bidi="lo-LA"/>
              </w:rPr>
            </w:pPr>
            <w:r w:rsidRPr="00207286">
              <w:rPr>
                <w:sz w:val="22"/>
                <w:szCs w:val="22"/>
                <w:lang w:bidi="lo-LA"/>
              </w:rPr>
              <w:t>811003151</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F3F480E"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9BC01E7"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CA1B2F7" w14:textId="77777777">
            <w:pPr>
              <w:spacing w:before="0" w:after="0"/>
              <w:rPr>
                <w:sz w:val="22"/>
                <w:szCs w:val="22"/>
                <w:lang w:bidi="lo-LA"/>
              </w:rPr>
            </w:pPr>
            <w:r w:rsidRPr="00207286">
              <w:rPr>
                <w:sz w:val="22"/>
                <w:szCs w:val="22"/>
                <w:lang w:bidi="lo-LA"/>
              </w:rPr>
              <w:t> </w:t>
            </w:r>
          </w:p>
        </w:tc>
      </w:tr>
      <w:tr w:rsidRPr="00207286" w:rsidR="00207286" w:rsidTr="0050327D" w14:paraId="4B132CFE"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1BA94682" w14:textId="77777777">
            <w:pPr>
              <w:spacing w:before="0" w:after="0"/>
              <w:rPr>
                <w:sz w:val="22"/>
                <w:szCs w:val="22"/>
                <w:lang w:bidi="lo-LA"/>
              </w:rPr>
            </w:pPr>
            <w:r w:rsidRPr="00207286">
              <w:rPr>
                <w:sz w:val="22"/>
                <w:szCs w:val="22"/>
                <w:lang w:bidi="lo-LA"/>
              </w:rPr>
              <w:t>ZCGL28</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802A7F1" w14:textId="77777777">
            <w:pPr>
              <w:spacing w:before="0" w:after="0"/>
              <w:rPr>
                <w:sz w:val="22"/>
                <w:szCs w:val="22"/>
                <w:lang w:bidi="lo-LA"/>
              </w:rPr>
            </w:pPr>
            <w:r w:rsidRPr="00207286">
              <w:rPr>
                <w:sz w:val="22"/>
                <w:szCs w:val="22"/>
                <w:lang w:bidi="lo-LA"/>
              </w:rPr>
              <w:t>05</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8F1A3AA" w14:textId="77777777">
            <w:pPr>
              <w:spacing w:before="0" w:after="0"/>
              <w:rPr>
                <w:sz w:val="22"/>
                <w:szCs w:val="22"/>
                <w:lang w:bidi="lo-LA"/>
              </w:rPr>
            </w:pPr>
            <w:r w:rsidRPr="00207286">
              <w:rPr>
                <w:sz w:val="22"/>
                <w:szCs w:val="22"/>
                <w:lang w:bidi="lo-LA"/>
              </w:rPr>
              <w:t>811003002</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592085CD" w14:textId="77777777">
            <w:pPr>
              <w:spacing w:before="0" w:after="0"/>
              <w:rPr>
                <w:sz w:val="22"/>
                <w:szCs w:val="22"/>
                <w:lang w:bidi="lo-LA"/>
              </w:rPr>
            </w:pPr>
            <w:r w:rsidRPr="00207286">
              <w:rPr>
                <w:sz w:val="22"/>
                <w:szCs w:val="22"/>
                <w:lang w:bidi="lo-LA"/>
              </w:rPr>
              <w:t>811003152</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FB9E988"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A40DB00"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151E6B9D" w14:textId="77777777">
            <w:pPr>
              <w:spacing w:before="0" w:after="0"/>
              <w:rPr>
                <w:sz w:val="22"/>
                <w:szCs w:val="22"/>
                <w:lang w:bidi="lo-LA"/>
              </w:rPr>
            </w:pPr>
            <w:r w:rsidRPr="00207286">
              <w:rPr>
                <w:sz w:val="22"/>
                <w:szCs w:val="22"/>
                <w:lang w:bidi="lo-LA"/>
              </w:rPr>
              <w:t> </w:t>
            </w:r>
          </w:p>
        </w:tc>
      </w:tr>
      <w:tr w:rsidRPr="00207286" w:rsidR="00207286" w:rsidTr="0050327D" w14:paraId="3C78BB3F"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39B1E6A3" w14:textId="77777777">
            <w:pPr>
              <w:spacing w:before="0" w:after="0"/>
              <w:rPr>
                <w:sz w:val="22"/>
                <w:szCs w:val="22"/>
                <w:lang w:bidi="lo-LA"/>
              </w:rPr>
            </w:pPr>
            <w:r w:rsidRPr="00207286">
              <w:rPr>
                <w:sz w:val="22"/>
                <w:szCs w:val="22"/>
                <w:lang w:bidi="lo-LA"/>
              </w:rPr>
              <w:t>ZCGL28</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78E9D74C" w14:textId="77777777">
            <w:pPr>
              <w:spacing w:before="0" w:after="0"/>
              <w:rPr>
                <w:sz w:val="22"/>
                <w:szCs w:val="22"/>
                <w:lang w:bidi="lo-LA"/>
              </w:rPr>
            </w:pPr>
            <w:r w:rsidRPr="00207286">
              <w:rPr>
                <w:sz w:val="22"/>
                <w:szCs w:val="22"/>
                <w:lang w:bidi="lo-LA"/>
              </w:rPr>
              <w:t>05</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DF587E1" w14:textId="77777777">
            <w:pPr>
              <w:spacing w:before="0" w:after="0"/>
              <w:rPr>
                <w:sz w:val="22"/>
                <w:szCs w:val="22"/>
                <w:lang w:bidi="lo-LA"/>
              </w:rPr>
            </w:pPr>
            <w:r w:rsidRPr="00207286">
              <w:rPr>
                <w:sz w:val="22"/>
                <w:szCs w:val="22"/>
                <w:lang w:bidi="lo-LA"/>
              </w:rPr>
              <w:t>811003005</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F6A9397" w14:textId="77777777">
            <w:pPr>
              <w:spacing w:before="0" w:after="0"/>
              <w:rPr>
                <w:sz w:val="22"/>
                <w:szCs w:val="22"/>
                <w:lang w:bidi="lo-LA"/>
              </w:rPr>
            </w:pPr>
            <w:r w:rsidRPr="00207286">
              <w:rPr>
                <w:sz w:val="22"/>
                <w:szCs w:val="22"/>
                <w:lang w:bidi="lo-LA"/>
              </w:rPr>
              <w:t>811003155</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6ACBAF6"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2B8D1E33"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5FCC5228" w14:textId="77777777">
            <w:pPr>
              <w:spacing w:before="0" w:after="0"/>
              <w:rPr>
                <w:sz w:val="22"/>
                <w:szCs w:val="22"/>
                <w:lang w:bidi="lo-LA"/>
              </w:rPr>
            </w:pPr>
            <w:r w:rsidRPr="00207286">
              <w:rPr>
                <w:sz w:val="22"/>
                <w:szCs w:val="22"/>
                <w:lang w:bidi="lo-LA"/>
              </w:rPr>
              <w:t> </w:t>
            </w:r>
          </w:p>
        </w:tc>
      </w:tr>
      <w:tr w:rsidRPr="00207286" w:rsidR="00207286" w:rsidTr="0050327D" w14:paraId="13D051F5" w14:textId="77777777">
        <w:trPr>
          <w:trHeight w:val="255"/>
        </w:trPr>
        <w:tc>
          <w:tcPr>
            <w:tcW w:w="1340" w:type="dxa"/>
            <w:tcBorders>
              <w:top w:val="nil"/>
              <w:left w:val="single" w:color="auto" w:sz="4" w:space="0"/>
              <w:bottom w:val="single" w:color="auto" w:sz="4" w:space="0"/>
              <w:right w:val="single" w:color="auto" w:sz="4" w:space="0"/>
            </w:tcBorders>
            <w:shd w:val="clear" w:color="auto" w:fill="auto"/>
            <w:noWrap/>
            <w:hideMark/>
          </w:tcPr>
          <w:p w:rsidRPr="00207286" w:rsidR="00207286" w:rsidP="00207286" w:rsidRDefault="00207286" w14:paraId="7EB43D3E" w14:textId="77777777">
            <w:pPr>
              <w:spacing w:before="0" w:after="0"/>
              <w:rPr>
                <w:sz w:val="22"/>
                <w:szCs w:val="22"/>
                <w:lang w:bidi="lo-LA"/>
              </w:rPr>
            </w:pPr>
            <w:r w:rsidRPr="00207286">
              <w:rPr>
                <w:sz w:val="22"/>
                <w:szCs w:val="22"/>
                <w:lang w:bidi="lo-LA"/>
              </w:rPr>
              <w:t>ZCGL28</w:t>
            </w:r>
          </w:p>
        </w:tc>
        <w:tc>
          <w:tcPr>
            <w:tcW w:w="116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639E8029" w14:textId="77777777">
            <w:pPr>
              <w:spacing w:before="0" w:after="0"/>
              <w:rPr>
                <w:sz w:val="22"/>
                <w:szCs w:val="22"/>
                <w:lang w:bidi="lo-LA"/>
              </w:rPr>
            </w:pPr>
            <w:r w:rsidRPr="00207286">
              <w:rPr>
                <w:sz w:val="22"/>
                <w:szCs w:val="22"/>
                <w:lang w:bidi="lo-LA"/>
              </w:rPr>
              <w:t>05</w:t>
            </w:r>
          </w:p>
        </w:tc>
        <w:tc>
          <w:tcPr>
            <w:tcW w:w="1420"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52A7A2D9" w14:textId="77777777">
            <w:pPr>
              <w:spacing w:before="0" w:after="0"/>
              <w:rPr>
                <w:sz w:val="22"/>
                <w:szCs w:val="22"/>
                <w:lang w:bidi="lo-LA"/>
              </w:rPr>
            </w:pPr>
            <w:r w:rsidRPr="00207286">
              <w:rPr>
                <w:sz w:val="22"/>
                <w:szCs w:val="22"/>
                <w:lang w:bidi="lo-LA"/>
              </w:rPr>
              <w:t>811003006</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041F45A3" w14:textId="77777777">
            <w:pPr>
              <w:spacing w:before="0" w:after="0"/>
              <w:rPr>
                <w:sz w:val="22"/>
                <w:szCs w:val="22"/>
                <w:lang w:bidi="lo-LA"/>
              </w:rPr>
            </w:pPr>
            <w:r w:rsidRPr="00207286">
              <w:rPr>
                <w:sz w:val="22"/>
                <w:szCs w:val="22"/>
                <w:lang w:bidi="lo-LA"/>
              </w:rPr>
              <w:t>811003156</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3EBF39C9"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9189701" w14:textId="77777777">
            <w:pPr>
              <w:spacing w:before="0" w:after="0"/>
              <w:rPr>
                <w:sz w:val="22"/>
                <w:szCs w:val="22"/>
                <w:lang w:bidi="lo-LA"/>
              </w:rPr>
            </w:pPr>
            <w:r w:rsidRPr="00207286">
              <w:rPr>
                <w:sz w:val="22"/>
                <w:szCs w:val="22"/>
                <w:lang w:bidi="lo-LA"/>
              </w:rPr>
              <w:t> </w:t>
            </w:r>
          </w:p>
        </w:tc>
        <w:tc>
          <w:tcPr>
            <w:tcW w:w="1206" w:type="dxa"/>
            <w:tcBorders>
              <w:top w:val="nil"/>
              <w:left w:val="nil"/>
              <w:bottom w:val="single" w:color="auto" w:sz="4" w:space="0"/>
              <w:right w:val="single" w:color="auto" w:sz="4" w:space="0"/>
            </w:tcBorders>
            <w:shd w:val="clear" w:color="auto" w:fill="auto"/>
            <w:noWrap/>
            <w:hideMark/>
          </w:tcPr>
          <w:p w:rsidRPr="00207286" w:rsidR="00207286" w:rsidP="00207286" w:rsidRDefault="00207286" w14:paraId="4F65EA0A" w14:textId="77777777">
            <w:pPr>
              <w:spacing w:before="0" w:after="0"/>
              <w:rPr>
                <w:sz w:val="22"/>
                <w:szCs w:val="22"/>
                <w:lang w:bidi="lo-LA"/>
              </w:rPr>
            </w:pPr>
            <w:r w:rsidRPr="00207286">
              <w:rPr>
                <w:sz w:val="22"/>
                <w:szCs w:val="22"/>
                <w:lang w:bidi="lo-LA"/>
              </w:rPr>
              <w:t> </w:t>
            </w:r>
          </w:p>
        </w:tc>
      </w:tr>
    </w:tbl>
    <w:p w:rsidR="00207286" w:rsidP="00207286" w:rsidRDefault="00207286" w14:paraId="39E4F30E" w14:textId="77777777">
      <w:pPr>
        <w:spacing w:line="295" w:lineRule="auto"/>
        <w:ind w:left="360"/>
        <w:jc w:val="both"/>
      </w:pPr>
      <w:r w:rsidRPr="00207286">
        <w:rPr>
          <w:b/>
          <w:bCs/>
        </w:rPr>
        <w:t>TCODE:</w:t>
      </w:r>
      <w:r>
        <w:t xml:space="preserve"> Tên các chức năng điều hòa cuối ngày (ZCGL27; ZCGL27_1; ZCGL28).</w:t>
      </w:r>
    </w:p>
    <w:p w:rsidR="00207286" w:rsidP="00207286" w:rsidRDefault="009676A1" w14:paraId="1F4D2BC4" w14:textId="77777777">
      <w:pPr>
        <w:spacing w:line="295" w:lineRule="auto"/>
        <w:ind w:left="360"/>
        <w:jc w:val="both"/>
      </w:pPr>
      <w:r>
        <w:rPr>
          <w:b/>
          <w:bCs/>
        </w:rPr>
        <w:t>KEY_</w:t>
      </w:r>
      <w:r w:rsidRPr="00207286" w:rsidR="00207286">
        <w:rPr>
          <w:b/>
          <w:bCs/>
        </w:rPr>
        <w:t>TS:</w:t>
      </w:r>
      <w:r w:rsidR="00207286">
        <w:t xml:space="preserve"> Thể hiện loại tham số là gì, bao gồm các giá trị:</w:t>
      </w:r>
    </w:p>
    <w:p w:rsidR="00207286" w:rsidP="00207286" w:rsidRDefault="00207286" w14:paraId="6E94C336" w14:textId="77777777">
      <w:pPr>
        <w:spacing w:line="295" w:lineRule="auto"/>
        <w:ind w:left="360"/>
        <w:jc w:val="both"/>
      </w:pPr>
      <w:r>
        <w:rPr>
          <w:b/>
          <w:bCs/>
        </w:rPr>
        <w:tab/>
      </w:r>
      <w:r>
        <w:rPr>
          <w:b/>
          <w:bCs/>
        </w:rPr>
        <w:t>+ 01:</w:t>
      </w:r>
      <w:r>
        <w:t xml:space="preserve"> Tài khoản</w:t>
      </w:r>
      <w:r w:rsidR="009676A1">
        <w:t xml:space="preserve"> (Các tài khoản sẽ thực hiện kết chuyển)</w:t>
      </w:r>
    </w:p>
    <w:p w:rsidR="00207286" w:rsidP="00207286" w:rsidRDefault="00207286" w14:paraId="5C11D39E" w14:textId="77777777">
      <w:pPr>
        <w:spacing w:line="295" w:lineRule="auto"/>
        <w:ind w:left="360"/>
        <w:jc w:val="both"/>
      </w:pPr>
      <w:r>
        <w:rPr>
          <w:b/>
          <w:bCs/>
        </w:rPr>
        <w:tab/>
      </w:r>
      <w:r>
        <w:rPr>
          <w:b/>
          <w:bCs/>
        </w:rPr>
        <w:t>+ 02:</w:t>
      </w:r>
      <w:r>
        <w:t xml:space="preserve"> Đơn vị loại trừ (Các mã đơn vị không thực hiện </w:t>
      </w:r>
      <w:r w:rsidR="009676A1">
        <w:t>kết chuyển</w:t>
      </w:r>
      <w:r>
        <w:t>)</w:t>
      </w:r>
    </w:p>
    <w:p w:rsidR="009676A1" w:rsidP="00207286" w:rsidRDefault="009676A1" w14:paraId="32F04EE8" w14:textId="77777777">
      <w:pPr>
        <w:spacing w:line="295" w:lineRule="auto"/>
        <w:ind w:left="360"/>
        <w:jc w:val="both"/>
      </w:pPr>
      <w:r>
        <w:rPr>
          <w:b/>
          <w:bCs/>
        </w:rPr>
        <w:tab/>
      </w:r>
      <w:r>
        <w:rPr>
          <w:b/>
          <w:bCs/>
        </w:rPr>
        <w:t>+ 03:</w:t>
      </w:r>
      <w:r>
        <w:t xml:space="preserve"> Loại tiền loại trừ (Các mã loại tiền không thực hiện kết chuyển)</w:t>
      </w:r>
    </w:p>
    <w:p w:rsidR="009676A1" w:rsidP="00207286" w:rsidRDefault="009676A1" w14:paraId="480FF372" w14:textId="77777777">
      <w:pPr>
        <w:spacing w:line="295" w:lineRule="auto"/>
        <w:ind w:left="360"/>
        <w:jc w:val="both"/>
      </w:pPr>
      <w:r>
        <w:rPr>
          <w:b/>
          <w:bCs/>
        </w:rPr>
        <w:tab/>
      </w:r>
      <w:r>
        <w:rPr>
          <w:b/>
          <w:bCs/>
        </w:rPr>
        <w:t>+ 04:</w:t>
      </w:r>
      <w:r>
        <w:t xml:space="preserve"> Tài khoản nội bảng</w:t>
      </w:r>
    </w:p>
    <w:p w:rsidR="009676A1" w:rsidP="00207286" w:rsidRDefault="009676A1" w14:paraId="26FB3C19" w14:textId="77777777">
      <w:pPr>
        <w:spacing w:line="295" w:lineRule="auto"/>
        <w:ind w:left="360"/>
        <w:jc w:val="both"/>
      </w:pPr>
      <w:r>
        <w:rPr>
          <w:b/>
          <w:bCs/>
        </w:rPr>
        <w:tab/>
      </w:r>
      <w:r>
        <w:rPr>
          <w:b/>
          <w:bCs/>
        </w:rPr>
        <w:t>+ 05:</w:t>
      </w:r>
      <w:r>
        <w:t xml:space="preserve"> Tài khoản ngoại bảng.</w:t>
      </w:r>
    </w:p>
    <w:p w:rsidR="009676A1" w:rsidP="00207286" w:rsidRDefault="009676A1" w14:paraId="0F3D6333" w14:textId="77777777">
      <w:pPr>
        <w:spacing w:line="295" w:lineRule="auto"/>
        <w:ind w:left="360"/>
        <w:jc w:val="both"/>
      </w:pPr>
      <w:r w:rsidRPr="009676A1">
        <w:t xml:space="preserve">Các cột từ </w:t>
      </w:r>
      <w:r w:rsidRPr="009676A1">
        <w:rPr>
          <w:b/>
          <w:bCs/>
        </w:rPr>
        <w:t>VALUE1</w:t>
      </w:r>
      <w:r w:rsidRPr="009676A1">
        <w:t xml:space="preserve"> đến </w:t>
      </w:r>
      <w:r w:rsidRPr="009676A1">
        <w:rPr>
          <w:b/>
          <w:bCs/>
        </w:rPr>
        <w:t>VALUE5</w:t>
      </w:r>
      <w:r w:rsidRPr="009676A1">
        <w:t xml:space="preserve"> thể hiện các giá trị tham số tương ứng với từng </w:t>
      </w:r>
      <w:r w:rsidRPr="009676A1">
        <w:rPr>
          <w:b/>
          <w:bCs/>
        </w:rPr>
        <w:t>KEY_TS</w:t>
      </w:r>
      <w:r w:rsidRPr="009676A1">
        <w:t xml:space="preserve"> và </w:t>
      </w:r>
      <w:r w:rsidRPr="009676A1">
        <w:rPr>
          <w:b/>
          <w:bCs/>
        </w:rPr>
        <w:t>TCODE</w:t>
      </w:r>
      <w:r w:rsidR="00C42D7F">
        <w:t>, cụ thể như bảng dưới</w:t>
      </w:r>
      <w:r w:rsidR="00BE5022">
        <w:t>.</w:t>
      </w:r>
    </w:p>
    <w:p w:rsidR="00BE5022" w:rsidP="00BE5022" w:rsidRDefault="00BE5022" w14:paraId="41136662" w14:textId="77777777">
      <w:pPr>
        <w:spacing w:line="295" w:lineRule="auto"/>
        <w:jc w:val="both"/>
      </w:pPr>
      <w:r>
        <w:t>Khi có yêu cầu thay đổi TK hạch toán, cán bộ vận hành thực hiện thay đổi giá trị tại các trường này.</w:t>
      </w:r>
    </w:p>
    <w:tbl>
      <w:tblPr>
        <w:tblW w:w="8660" w:type="dxa"/>
        <w:tblLook w:val="04A0" w:firstRow="1" w:lastRow="0" w:firstColumn="1" w:lastColumn="0" w:noHBand="0" w:noVBand="1"/>
      </w:tblPr>
      <w:tblGrid>
        <w:gridCol w:w="1500"/>
        <w:gridCol w:w="7160"/>
      </w:tblGrid>
      <w:tr w:rsidRPr="00C42D7F" w:rsidR="00C42D7F" w:rsidTr="00C42D7F" w14:paraId="601B4DE2" w14:textId="77777777">
        <w:trPr>
          <w:trHeight w:val="765"/>
        </w:trPr>
        <w:tc>
          <w:tcPr>
            <w:tcW w:w="1500" w:type="dxa"/>
            <w:tcBorders>
              <w:top w:val="single" w:color="auto" w:sz="4" w:space="0"/>
              <w:left w:val="single" w:color="auto" w:sz="4" w:space="0"/>
              <w:bottom w:val="single" w:color="auto" w:sz="4" w:space="0"/>
              <w:right w:val="single" w:color="auto" w:sz="4" w:space="0"/>
            </w:tcBorders>
            <w:shd w:val="clear" w:color="auto" w:fill="auto"/>
            <w:hideMark/>
          </w:tcPr>
          <w:p w:rsidRPr="00C42D7F" w:rsidR="00C42D7F" w:rsidP="00C42D7F" w:rsidRDefault="00C42D7F" w14:paraId="204B82B0" w14:textId="77777777">
            <w:pPr>
              <w:spacing w:before="0" w:after="0" w:line="360" w:lineRule="auto"/>
              <w:rPr>
                <w:sz w:val="22"/>
                <w:szCs w:val="22"/>
                <w:lang w:bidi="lo-LA"/>
              </w:rPr>
            </w:pPr>
            <w:r w:rsidRPr="00C42D7F">
              <w:rPr>
                <w:sz w:val="22"/>
                <w:szCs w:val="22"/>
                <w:lang w:bidi="lo-LA"/>
              </w:rPr>
              <w:t>ZCGL27</w:t>
            </w:r>
            <w:r w:rsidRPr="00C42D7F">
              <w:rPr>
                <w:sz w:val="22"/>
                <w:szCs w:val="22"/>
                <w:lang w:bidi="lo-LA"/>
              </w:rPr>
              <w:br/>
            </w:r>
            <w:r w:rsidRPr="00C42D7F">
              <w:rPr>
                <w:sz w:val="22"/>
                <w:szCs w:val="22"/>
                <w:lang w:bidi="lo-LA"/>
              </w:rPr>
              <w:t>ZCGL27_1</w:t>
            </w:r>
          </w:p>
        </w:tc>
        <w:tc>
          <w:tcPr>
            <w:tcW w:w="7160" w:type="dxa"/>
            <w:tcBorders>
              <w:top w:val="single" w:color="auto" w:sz="4" w:space="0"/>
              <w:left w:val="nil"/>
              <w:bottom w:val="single" w:color="auto" w:sz="4" w:space="0"/>
              <w:right w:val="single" w:color="auto" w:sz="4" w:space="0"/>
            </w:tcBorders>
            <w:shd w:val="clear" w:color="auto" w:fill="auto"/>
            <w:hideMark/>
          </w:tcPr>
          <w:p w:rsidRPr="00C42D7F" w:rsidR="00C42D7F" w:rsidP="00C42D7F" w:rsidRDefault="00C42D7F" w14:paraId="0BE15F8D" w14:textId="77777777">
            <w:pPr>
              <w:spacing w:before="0" w:after="0" w:line="360" w:lineRule="auto"/>
              <w:rPr>
                <w:sz w:val="22"/>
                <w:szCs w:val="22"/>
                <w:lang w:bidi="lo-LA"/>
              </w:rPr>
            </w:pPr>
            <w:r w:rsidRPr="00C42D7F">
              <w:rPr>
                <w:b/>
                <w:bCs/>
                <w:sz w:val="22"/>
                <w:szCs w:val="22"/>
                <w:lang w:bidi="lo-LA"/>
              </w:rPr>
              <w:t>KEY_TS = '01'</w:t>
            </w:r>
            <w:r w:rsidRPr="00C42D7F">
              <w:rPr>
                <w:sz w:val="22"/>
                <w:szCs w:val="22"/>
                <w:lang w:bidi="lo-LA"/>
              </w:rPr>
              <w:t xml:space="preserve"> thì </w:t>
            </w:r>
            <w:r w:rsidRPr="00C42D7F">
              <w:rPr>
                <w:b/>
                <w:bCs/>
                <w:sz w:val="22"/>
                <w:szCs w:val="22"/>
                <w:lang w:bidi="lo-LA"/>
              </w:rPr>
              <w:t>Value1</w:t>
            </w:r>
            <w:r w:rsidRPr="00C42D7F">
              <w:rPr>
                <w:sz w:val="22"/>
                <w:szCs w:val="22"/>
                <w:lang w:bidi="lo-LA"/>
              </w:rPr>
              <w:t xml:space="preserve"> là Tài khoản được thực hiện kết chuyển</w:t>
            </w:r>
            <w:r w:rsidRPr="00C42D7F">
              <w:rPr>
                <w:sz w:val="22"/>
                <w:szCs w:val="22"/>
                <w:lang w:bidi="lo-LA"/>
              </w:rPr>
              <w:br/>
            </w:r>
            <w:r w:rsidRPr="00C42D7F">
              <w:rPr>
                <w:b/>
                <w:bCs/>
                <w:sz w:val="22"/>
                <w:szCs w:val="22"/>
                <w:lang w:bidi="lo-LA"/>
              </w:rPr>
              <w:t>KEY_TS = '02'</w:t>
            </w:r>
            <w:r w:rsidRPr="00C42D7F">
              <w:rPr>
                <w:sz w:val="22"/>
                <w:szCs w:val="22"/>
                <w:lang w:bidi="lo-LA"/>
              </w:rPr>
              <w:t xml:space="preserve"> thì </w:t>
            </w:r>
            <w:r w:rsidRPr="00C42D7F">
              <w:rPr>
                <w:b/>
                <w:bCs/>
                <w:sz w:val="22"/>
                <w:szCs w:val="22"/>
                <w:lang w:bidi="lo-LA"/>
              </w:rPr>
              <w:t>Value1</w:t>
            </w:r>
            <w:r w:rsidRPr="00C42D7F">
              <w:rPr>
                <w:sz w:val="22"/>
                <w:szCs w:val="22"/>
                <w:lang w:bidi="lo-LA"/>
              </w:rPr>
              <w:t xml:space="preserve"> là Đơn vị không thực hiện kết chuyển </w:t>
            </w:r>
            <w:r w:rsidRPr="00C42D7F">
              <w:rPr>
                <w:sz w:val="22"/>
                <w:szCs w:val="22"/>
                <w:lang w:bidi="lo-LA"/>
              </w:rPr>
              <w:br/>
            </w:r>
            <w:r w:rsidRPr="00C42D7F">
              <w:rPr>
                <w:b/>
                <w:bCs/>
                <w:sz w:val="22"/>
                <w:szCs w:val="22"/>
                <w:lang w:bidi="lo-LA"/>
              </w:rPr>
              <w:t>KEY_TS = '03'</w:t>
            </w:r>
            <w:r w:rsidRPr="00C42D7F">
              <w:rPr>
                <w:sz w:val="22"/>
                <w:szCs w:val="22"/>
                <w:lang w:bidi="lo-LA"/>
              </w:rPr>
              <w:t xml:space="preserve"> thì </w:t>
            </w:r>
            <w:r w:rsidRPr="00C42D7F">
              <w:rPr>
                <w:b/>
                <w:bCs/>
                <w:sz w:val="22"/>
                <w:szCs w:val="22"/>
                <w:lang w:bidi="lo-LA"/>
              </w:rPr>
              <w:t>Value1</w:t>
            </w:r>
            <w:r w:rsidRPr="00C42D7F">
              <w:rPr>
                <w:sz w:val="22"/>
                <w:szCs w:val="22"/>
                <w:lang w:bidi="lo-LA"/>
              </w:rPr>
              <w:t xml:space="preserve"> là Loại tiền không thực hiện kết chuyển</w:t>
            </w:r>
          </w:p>
        </w:tc>
      </w:tr>
      <w:tr w:rsidRPr="00C42D7F" w:rsidR="00C42D7F" w:rsidTr="00C42D7F" w14:paraId="0FB5BF8A" w14:textId="77777777">
        <w:trPr>
          <w:trHeight w:val="3060"/>
        </w:trPr>
        <w:tc>
          <w:tcPr>
            <w:tcW w:w="1500" w:type="dxa"/>
            <w:tcBorders>
              <w:top w:val="nil"/>
              <w:left w:val="single" w:color="auto" w:sz="4" w:space="0"/>
              <w:bottom w:val="single" w:color="auto" w:sz="4" w:space="0"/>
              <w:right w:val="single" w:color="auto" w:sz="4" w:space="0"/>
            </w:tcBorders>
            <w:shd w:val="clear" w:color="auto" w:fill="auto"/>
            <w:noWrap/>
            <w:hideMark/>
          </w:tcPr>
          <w:p w:rsidRPr="00C42D7F" w:rsidR="00C42D7F" w:rsidP="00C42D7F" w:rsidRDefault="00C42D7F" w14:paraId="1287B0A5" w14:textId="77777777">
            <w:pPr>
              <w:spacing w:before="0" w:after="0" w:line="360" w:lineRule="auto"/>
              <w:rPr>
                <w:sz w:val="22"/>
                <w:szCs w:val="22"/>
                <w:lang w:bidi="lo-LA"/>
              </w:rPr>
            </w:pPr>
            <w:r w:rsidRPr="00C42D7F">
              <w:rPr>
                <w:sz w:val="22"/>
                <w:szCs w:val="22"/>
                <w:lang w:bidi="lo-LA"/>
              </w:rPr>
              <w:t>ZCGL28</w:t>
            </w:r>
          </w:p>
        </w:tc>
        <w:tc>
          <w:tcPr>
            <w:tcW w:w="7160" w:type="dxa"/>
            <w:tcBorders>
              <w:top w:val="nil"/>
              <w:left w:val="nil"/>
              <w:bottom w:val="single" w:color="auto" w:sz="4" w:space="0"/>
              <w:right w:val="single" w:color="auto" w:sz="4" w:space="0"/>
            </w:tcBorders>
            <w:shd w:val="clear" w:color="auto" w:fill="auto"/>
            <w:hideMark/>
          </w:tcPr>
          <w:p w:rsidRPr="00C42D7F" w:rsidR="00C42D7F" w:rsidP="0050327D" w:rsidRDefault="00C42D7F" w14:paraId="7A905FBD" w14:textId="77777777">
            <w:pPr>
              <w:spacing w:before="0" w:after="0" w:line="360" w:lineRule="auto"/>
              <w:rPr>
                <w:sz w:val="22"/>
                <w:szCs w:val="22"/>
                <w:lang w:bidi="lo-LA"/>
              </w:rPr>
            </w:pPr>
            <w:r w:rsidRPr="00C42D7F">
              <w:rPr>
                <w:b/>
                <w:bCs/>
                <w:sz w:val="22"/>
                <w:szCs w:val="22"/>
                <w:lang w:bidi="lo-LA"/>
              </w:rPr>
              <w:t>KEY_TS = '03'</w:t>
            </w:r>
            <w:r w:rsidRPr="00C42D7F">
              <w:rPr>
                <w:sz w:val="22"/>
                <w:szCs w:val="22"/>
                <w:lang w:bidi="lo-LA"/>
              </w:rPr>
              <w:t xml:space="preserve"> thì </w:t>
            </w:r>
            <w:r w:rsidRPr="00C42D7F">
              <w:rPr>
                <w:b/>
                <w:bCs/>
                <w:sz w:val="22"/>
                <w:szCs w:val="22"/>
                <w:lang w:bidi="lo-LA"/>
              </w:rPr>
              <w:t>Value1</w:t>
            </w:r>
            <w:r w:rsidRPr="00C42D7F">
              <w:rPr>
                <w:sz w:val="22"/>
                <w:szCs w:val="22"/>
                <w:lang w:bidi="lo-LA"/>
              </w:rPr>
              <w:t xml:space="preserve"> là Loại tiền không thực hiện kết chuyển</w:t>
            </w:r>
            <w:r w:rsidRPr="00C42D7F">
              <w:rPr>
                <w:sz w:val="22"/>
                <w:szCs w:val="22"/>
                <w:lang w:bidi="lo-LA"/>
              </w:rPr>
              <w:br/>
            </w:r>
            <w:r w:rsidRPr="00C42D7F">
              <w:rPr>
                <w:b/>
                <w:bCs/>
                <w:sz w:val="22"/>
                <w:szCs w:val="22"/>
                <w:lang w:bidi="lo-LA"/>
              </w:rPr>
              <w:t>KEY_TS = '04'</w:t>
            </w:r>
            <w:r w:rsidRPr="00C42D7F">
              <w:rPr>
                <w:sz w:val="22"/>
                <w:szCs w:val="22"/>
                <w:lang w:bidi="lo-LA"/>
              </w:rPr>
              <w:t xml:space="preserve"> </w:t>
            </w:r>
            <w:ins w:author="013254" w:date="2021-07-09T10:44:00Z" w:id="223">
              <w:r w:rsidR="0050327D">
                <w:rPr>
                  <w:sz w:val="22"/>
                  <w:szCs w:val="22"/>
                  <w:lang w:bidi="lo-LA"/>
                </w:rPr>
                <w:t xml:space="preserve">(Tài khoản nội bảng) </w:t>
              </w:r>
            </w:ins>
            <w:r w:rsidRPr="00C42D7F">
              <w:rPr>
                <w:sz w:val="22"/>
                <w:szCs w:val="22"/>
                <w:lang w:bidi="lo-LA"/>
              </w:rPr>
              <w:t xml:space="preserve">thì: </w:t>
            </w:r>
            <w:r w:rsidRPr="00C42D7F">
              <w:rPr>
                <w:sz w:val="22"/>
                <w:szCs w:val="22"/>
                <w:lang w:bidi="lo-LA"/>
              </w:rPr>
              <w:br/>
            </w:r>
            <w:r w:rsidRPr="00C42D7F">
              <w:rPr>
                <w:sz w:val="22"/>
                <w:szCs w:val="22"/>
                <w:lang w:bidi="lo-LA"/>
              </w:rPr>
              <w:t xml:space="preserve">+ </w:t>
            </w:r>
            <w:r w:rsidRPr="00C42D7F">
              <w:rPr>
                <w:b/>
                <w:bCs/>
                <w:sz w:val="22"/>
                <w:szCs w:val="22"/>
                <w:lang w:bidi="lo-LA"/>
              </w:rPr>
              <w:t>Value1</w:t>
            </w:r>
            <w:r w:rsidRPr="00C42D7F">
              <w:rPr>
                <w:sz w:val="22"/>
                <w:szCs w:val="22"/>
                <w:lang w:bidi="lo-LA"/>
              </w:rPr>
              <w:t xml:space="preserve"> là Loại tiền thực hiện kết chuyển</w:t>
            </w:r>
            <w:r w:rsidRPr="00C42D7F">
              <w:rPr>
                <w:sz w:val="22"/>
                <w:szCs w:val="22"/>
                <w:lang w:bidi="lo-LA"/>
              </w:rPr>
              <w:br/>
            </w:r>
            <w:r w:rsidRPr="00C42D7F">
              <w:rPr>
                <w:sz w:val="22"/>
                <w:szCs w:val="22"/>
                <w:lang w:bidi="lo-LA"/>
              </w:rPr>
              <w:t xml:space="preserve">+ </w:t>
            </w:r>
            <w:r w:rsidRPr="00C42D7F">
              <w:rPr>
                <w:b/>
                <w:bCs/>
                <w:sz w:val="22"/>
                <w:szCs w:val="22"/>
                <w:lang w:bidi="lo-LA"/>
              </w:rPr>
              <w:t>Value2</w:t>
            </w:r>
            <w:r w:rsidRPr="00C42D7F">
              <w:rPr>
                <w:sz w:val="22"/>
                <w:szCs w:val="22"/>
                <w:lang w:bidi="lo-LA"/>
              </w:rPr>
              <w:t xml:space="preserve"> là TK kết chuyển </w:t>
            </w:r>
            <w:ins w:author="013254" w:date="2021-07-09T10:41:00Z" w:id="224">
              <w:r w:rsidR="0050327D">
                <w:rPr>
                  <w:sz w:val="22"/>
                  <w:szCs w:val="22"/>
                  <w:lang w:bidi="lo-LA"/>
                </w:rPr>
                <w:t>– Sổ Sale – Ngoại tệ</w:t>
              </w:r>
            </w:ins>
            <w:ins w:author="013254" w:date="2021-07-09T10:42:00Z" w:id="225">
              <w:r w:rsidR="0050327D">
                <w:rPr>
                  <w:sz w:val="22"/>
                  <w:szCs w:val="22"/>
                  <w:lang w:bidi="lo-LA"/>
                </w:rPr>
                <w:t xml:space="preserve"> tương ứng với loại tiền tại Value1</w:t>
              </w:r>
            </w:ins>
            <w:del w:author="013254" w:date="2021-07-09T10:41:00Z" w:id="226">
              <w:r w:rsidRPr="00C42D7F" w:rsidDel="0050327D">
                <w:rPr>
                  <w:sz w:val="22"/>
                  <w:szCs w:val="22"/>
                  <w:lang w:bidi="lo-LA"/>
                </w:rPr>
                <w:delText>(TK Mua bán N.tệ/VND của CN)</w:delText>
              </w:r>
            </w:del>
            <w:r w:rsidRPr="00C42D7F">
              <w:rPr>
                <w:sz w:val="22"/>
                <w:szCs w:val="22"/>
                <w:lang w:bidi="lo-LA"/>
              </w:rPr>
              <w:br/>
            </w:r>
            <w:r w:rsidRPr="00C42D7F">
              <w:rPr>
                <w:sz w:val="22"/>
                <w:szCs w:val="22"/>
                <w:lang w:bidi="lo-LA"/>
              </w:rPr>
              <w:t xml:space="preserve">+ </w:t>
            </w:r>
            <w:r w:rsidRPr="00C42D7F">
              <w:rPr>
                <w:b/>
                <w:bCs/>
                <w:sz w:val="22"/>
                <w:szCs w:val="22"/>
                <w:lang w:bidi="lo-LA"/>
              </w:rPr>
              <w:t>Value3</w:t>
            </w:r>
            <w:r w:rsidRPr="00C42D7F">
              <w:rPr>
                <w:sz w:val="22"/>
                <w:szCs w:val="22"/>
                <w:lang w:bidi="lo-LA"/>
              </w:rPr>
              <w:t xml:space="preserve"> là TK kết chuyển </w:t>
            </w:r>
            <w:del w:author="013254" w:date="2021-07-09T10:41:00Z" w:id="227">
              <w:r w:rsidRPr="00C42D7F" w:rsidDel="0050327D">
                <w:rPr>
                  <w:sz w:val="22"/>
                  <w:szCs w:val="22"/>
                  <w:lang w:bidi="lo-LA"/>
                </w:rPr>
                <w:delText>(TK Mua bán N.tệ/VND của CN - Chi tiết theo từng loại tiền)</w:delText>
              </w:r>
            </w:del>
            <w:ins w:author="013254" w:date="2021-07-09T10:41:00Z" w:id="228">
              <w:r w:rsidR="0050327D">
                <w:rPr>
                  <w:sz w:val="22"/>
                  <w:szCs w:val="22"/>
                  <w:lang w:bidi="lo-LA"/>
                </w:rPr>
                <w:t>-</w:t>
              </w:r>
            </w:ins>
            <w:ins w:author="013254" w:date="2021-07-09T10:42:00Z" w:id="229">
              <w:r w:rsidR="0050327D">
                <w:rPr>
                  <w:sz w:val="22"/>
                  <w:szCs w:val="22"/>
                  <w:lang w:bidi="lo-LA"/>
                </w:rPr>
                <w:t xml:space="preserve">- </w:t>
              </w:r>
            </w:ins>
            <w:ins w:author="013254" w:date="2021-07-09T10:41:00Z" w:id="230">
              <w:r w:rsidR="0050327D">
                <w:rPr>
                  <w:sz w:val="22"/>
                  <w:szCs w:val="22"/>
                  <w:lang w:bidi="lo-LA"/>
                </w:rPr>
                <w:t xml:space="preserve">Sổ Sale – VND </w:t>
              </w:r>
            </w:ins>
            <w:ins w:author="013254" w:date="2021-07-09T10:42:00Z" w:id="231">
              <w:r w:rsidR="0050327D">
                <w:rPr>
                  <w:sz w:val="22"/>
                  <w:szCs w:val="22"/>
                  <w:lang w:bidi="lo-LA"/>
                </w:rPr>
                <w:t>tương ứng với loại tiền tại Value1</w:t>
              </w:r>
            </w:ins>
            <w:r w:rsidRPr="00C42D7F">
              <w:rPr>
                <w:sz w:val="22"/>
                <w:szCs w:val="22"/>
                <w:lang w:bidi="lo-LA"/>
              </w:rPr>
              <w:br/>
            </w:r>
            <w:r w:rsidRPr="00C42D7F">
              <w:rPr>
                <w:sz w:val="22"/>
                <w:szCs w:val="22"/>
                <w:lang w:bidi="lo-LA"/>
              </w:rPr>
              <w:t xml:space="preserve">+ </w:t>
            </w:r>
            <w:r w:rsidRPr="00C42D7F">
              <w:rPr>
                <w:b/>
                <w:bCs/>
                <w:sz w:val="22"/>
                <w:szCs w:val="22"/>
                <w:lang w:bidi="lo-LA"/>
              </w:rPr>
              <w:t>Value4</w:t>
            </w:r>
            <w:r w:rsidRPr="00C42D7F">
              <w:rPr>
                <w:sz w:val="22"/>
                <w:szCs w:val="22"/>
                <w:lang w:bidi="lo-LA"/>
              </w:rPr>
              <w:t xml:space="preserve"> là TK nhận kết chuyển </w:t>
            </w:r>
            <w:ins w:author="013254" w:date="2021-07-09T10:42:00Z" w:id="232">
              <w:r w:rsidR="0050327D">
                <w:rPr>
                  <w:sz w:val="22"/>
                  <w:szCs w:val="22"/>
                  <w:lang w:bidi="lo-LA"/>
                </w:rPr>
                <w:t>– Sổ Trading – Ngoại tệ tương ứng với loại tiền tại Value1</w:t>
              </w:r>
            </w:ins>
            <w:del w:author="013254" w:date="2021-07-09T10:42:00Z" w:id="233">
              <w:r w:rsidRPr="00C42D7F" w:rsidDel="0050327D">
                <w:rPr>
                  <w:sz w:val="22"/>
                  <w:szCs w:val="22"/>
                  <w:lang w:bidi="lo-LA"/>
                </w:rPr>
                <w:delText>(TK Ngoại tệ kinh doanh_Dealer 5)</w:delText>
              </w:r>
            </w:del>
            <w:r w:rsidRPr="00C42D7F">
              <w:rPr>
                <w:sz w:val="22"/>
                <w:szCs w:val="22"/>
                <w:lang w:bidi="lo-LA"/>
              </w:rPr>
              <w:br/>
            </w:r>
            <w:r w:rsidRPr="00C42D7F">
              <w:rPr>
                <w:sz w:val="22"/>
                <w:szCs w:val="22"/>
                <w:lang w:bidi="lo-LA"/>
              </w:rPr>
              <w:t xml:space="preserve">+ </w:t>
            </w:r>
            <w:r w:rsidRPr="00C42D7F">
              <w:rPr>
                <w:b/>
                <w:bCs/>
                <w:sz w:val="22"/>
                <w:szCs w:val="22"/>
                <w:lang w:bidi="lo-LA"/>
              </w:rPr>
              <w:t>Value5</w:t>
            </w:r>
            <w:r w:rsidRPr="00C42D7F">
              <w:rPr>
                <w:sz w:val="22"/>
                <w:szCs w:val="22"/>
                <w:lang w:bidi="lo-LA"/>
              </w:rPr>
              <w:t xml:space="preserve"> là TK nhận kết chuyển </w:t>
            </w:r>
            <w:ins w:author="013254" w:date="2021-07-09T10:43:00Z" w:id="234">
              <w:r w:rsidR="0050327D">
                <w:rPr>
                  <w:sz w:val="22"/>
                  <w:szCs w:val="22"/>
                  <w:lang w:bidi="lo-LA"/>
                </w:rPr>
                <w:t>- Sổ Trading – VND tương ứng với loại tiền tại Value1</w:t>
              </w:r>
            </w:ins>
            <w:del w:author="013254" w:date="2021-07-09T10:43:00Z" w:id="235">
              <w:r w:rsidRPr="00C42D7F" w:rsidDel="0050327D">
                <w:rPr>
                  <w:sz w:val="22"/>
                  <w:szCs w:val="22"/>
                  <w:lang w:bidi="lo-LA"/>
                </w:rPr>
                <w:delText>(TK Thanh toán ngoại tệ kinh doanh_Dealer 5) - Chi tiết theo từng loại tiền</w:delText>
              </w:r>
              <w:r w:rsidRPr="00C42D7F" w:rsidDel="0050327D">
                <w:rPr>
                  <w:sz w:val="22"/>
                  <w:szCs w:val="22"/>
                  <w:lang w:bidi="lo-LA"/>
                </w:rPr>
                <w:br/>
              </w:r>
            </w:del>
            <w:r w:rsidRPr="00C42D7F">
              <w:rPr>
                <w:b/>
                <w:bCs/>
                <w:sz w:val="22"/>
                <w:szCs w:val="22"/>
                <w:lang w:bidi="lo-LA"/>
              </w:rPr>
              <w:t>KEY_TS = '05'</w:t>
            </w:r>
            <w:ins w:author="013254" w:date="2021-07-09T10:44:00Z" w:id="236">
              <w:r w:rsidR="0050327D">
                <w:rPr>
                  <w:b/>
                  <w:bCs/>
                  <w:sz w:val="22"/>
                  <w:szCs w:val="22"/>
                  <w:lang w:bidi="lo-LA"/>
                </w:rPr>
                <w:t xml:space="preserve"> (Tài khoản ngoại bảng)</w:t>
              </w:r>
            </w:ins>
            <w:r w:rsidRPr="00C42D7F">
              <w:rPr>
                <w:sz w:val="22"/>
                <w:szCs w:val="22"/>
                <w:lang w:bidi="lo-LA"/>
              </w:rPr>
              <w:t xml:space="preserve"> thì: </w:t>
            </w:r>
            <w:r w:rsidRPr="00C42D7F">
              <w:rPr>
                <w:sz w:val="22"/>
                <w:szCs w:val="22"/>
                <w:lang w:bidi="lo-LA"/>
              </w:rPr>
              <w:br/>
            </w:r>
            <w:r w:rsidRPr="00C42D7F">
              <w:rPr>
                <w:sz w:val="22"/>
                <w:szCs w:val="22"/>
                <w:lang w:bidi="lo-LA"/>
              </w:rPr>
              <w:t xml:space="preserve">+ </w:t>
            </w:r>
            <w:r w:rsidRPr="00C42D7F">
              <w:rPr>
                <w:b/>
                <w:bCs/>
                <w:sz w:val="22"/>
                <w:szCs w:val="22"/>
                <w:lang w:bidi="lo-LA"/>
              </w:rPr>
              <w:t>Value1</w:t>
            </w:r>
            <w:r w:rsidRPr="00C42D7F">
              <w:rPr>
                <w:sz w:val="22"/>
                <w:szCs w:val="22"/>
                <w:lang w:bidi="lo-LA"/>
              </w:rPr>
              <w:t xml:space="preserve"> là TK kết chuyển</w:t>
            </w:r>
            <w:ins w:author="013254" w:date="2021-07-09T10:44:00Z" w:id="237">
              <w:r w:rsidR="00034C8B">
                <w:rPr>
                  <w:sz w:val="22"/>
                  <w:szCs w:val="22"/>
                  <w:lang w:bidi="lo-LA"/>
                </w:rPr>
                <w:t xml:space="preserve"> – Sổ Sale</w:t>
              </w:r>
            </w:ins>
            <w:r w:rsidRPr="00C42D7F">
              <w:rPr>
                <w:sz w:val="22"/>
                <w:szCs w:val="22"/>
                <w:lang w:bidi="lo-LA"/>
              </w:rPr>
              <w:br/>
            </w:r>
            <w:r w:rsidRPr="00C42D7F">
              <w:rPr>
                <w:sz w:val="22"/>
                <w:szCs w:val="22"/>
                <w:lang w:bidi="lo-LA"/>
              </w:rPr>
              <w:t xml:space="preserve">+ </w:t>
            </w:r>
            <w:r w:rsidRPr="00C42D7F">
              <w:rPr>
                <w:b/>
                <w:bCs/>
                <w:sz w:val="22"/>
                <w:szCs w:val="22"/>
                <w:lang w:bidi="lo-LA"/>
              </w:rPr>
              <w:t>Value2</w:t>
            </w:r>
            <w:r w:rsidRPr="00C42D7F">
              <w:rPr>
                <w:sz w:val="22"/>
                <w:szCs w:val="22"/>
                <w:lang w:bidi="lo-LA"/>
              </w:rPr>
              <w:t xml:space="preserve"> là TK nhận kết chuyển</w:t>
            </w:r>
            <w:ins w:author="013254" w:date="2021-07-09T10:44:00Z" w:id="238">
              <w:r w:rsidR="00034C8B">
                <w:rPr>
                  <w:sz w:val="22"/>
                  <w:szCs w:val="22"/>
                  <w:lang w:bidi="lo-LA"/>
                </w:rPr>
                <w:t xml:space="preserve"> – Sổ Trading</w:t>
              </w:r>
            </w:ins>
          </w:p>
        </w:tc>
      </w:tr>
    </w:tbl>
    <w:p w:rsidRPr="002D16CA" w:rsidR="00DF30C7" w:rsidP="00F97F5B" w:rsidRDefault="00406638" w14:paraId="4A81B792" w14:textId="77777777">
      <w:pPr>
        <w:pStyle w:val="ListParagraph"/>
        <w:numPr>
          <w:ilvl w:val="0"/>
          <w:numId w:val="42"/>
        </w:numPr>
        <w:spacing w:line="295" w:lineRule="auto"/>
        <w:jc w:val="both"/>
      </w:pPr>
      <w:r w:rsidRPr="00F76BBA">
        <w:rPr>
          <w:b/>
          <w:bCs/>
          <w:u w:val="single"/>
        </w:rPr>
        <w:t>Bảng tham số</w:t>
      </w:r>
      <w:r w:rsidRPr="00F76BBA" w:rsidR="009A20A6">
        <w:rPr>
          <w:b/>
          <w:bCs/>
          <w:u w:val="single"/>
        </w:rPr>
        <w:t xml:space="preserve"> tài khoản</w:t>
      </w:r>
      <w:r w:rsidRPr="00F76BBA">
        <w:rPr>
          <w:b/>
          <w:bCs/>
          <w:u w:val="single"/>
        </w:rPr>
        <w:t xml:space="preserve"> đóng năm</w:t>
      </w:r>
    </w:p>
    <w:p w:rsidR="002D16CA" w:rsidP="002D16CA" w:rsidRDefault="002D16CA" w14:paraId="6D6C3CD8" w14:textId="77777777">
      <w:pPr>
        <w:spacing w:line="295" w:lineRule="auto"/>
        <w:ind w:left="360"/>
        <w:jc w:val="both"/>
      </w:pPr>
      <w:r>
        <w:t xml:space="preserve">Xây dựng bảng tham số </w:t>
      </w:r>
      <w:r w:rsidRPr="002D16CA">
        <w:rPr>
          <w:b/>
          <w:bCs/>
        </w:rPr>
        <w:t>ZTB_ZCGL03x</w:t>
      </w:r>
      <w:r>
        <w:t xml:space="preserve"> dùng để khai báo các tài khoản tự động hạch toán khi kết thúc và mở sổ năm tài chính.</w:t>
      </w:r>
    </w:p>
    <w:tbl>
      <w:tblPr>
        <w:tblW w:w="6960" w:type="dxa"/>
        <w:tblInd w:w="770" w:type="dxa"/>
        <w:tblLook w:val="04A0" w:firstRow="1" w:lastRow="0" w:firstColumn="1" w:lastColumn="0" w:noHBand="0" w:noVBand="1"/>
      </w:tblPr>
      <w:tblGrid>
        <w:gridCol w:w="1320"/>
        <w:gridCol w:w="1360"/>
        <w:gridCol w:w="1440"/>
        <w:gridCol w:w="1480"/>
        <w:gridCol w:w="1360"/>
      </w:tblGrid>
      <w:tr w:rsidRPr="00BA1228" w:rsidR="00BA1228" w:rsidTr="00BA1228" w14:paraId="45A9F3FD" w14:textId="77777777">
        <w:trPr>
          <w:trHeight w:val="255"/>
        </w:trPr>
        <w:tc>
          <w:tcPr>
            <w:tcW w:w="1320" w:type="dxa"/>
            <w:tcBorders>
              <w:top w:val="single" w:color="auto" w:sz="4" w:space="0"/>
              <w:left w:val="single" w:color="auto" w:sz="4" w:space="0"/>
              <w:bottom w:val="single" w:color="auto" w:sz="4" w:space="0"/>
              <w:right w:val="single" w:color="auto" w:sz="4" w:space="0"/>
            </w:tcBorders>
            <w:shd w:val="clear" w:color="000000" w:fill="C0C0C0"/>
            <w:noWrap/>
            <w:hideMark/>
          </w:tcPr>
          <w:p w:rsidRPr="00BA1228" w:rsidR="00BA1228" w:rsidP="00247C90" w:rsidRDefault="00BA1228" w14:paraId="4B056F71" w14:textId="77777777">
            <w:pPr>
              <w:spacing w:before="0" w:after="0"/>
              <w:jc w:val="center"/>
              <w:rPr>
                <w:b/>
                <w:bCs/>
                <w:sz w:val="22"/>
                <w:szCs w:val="22"/>
                <w:lang w:bidi="lo-LA"/>
              </w:rPr>
            </w:pPr>
            <w:r w:rsidRPr="00BA1228">
              <w:rPr>
                <w:b/>
                <w:bCs/>
                <w:sz w:val="22"/>
                <w:szCs w:val="22"/>
                <w:lang w:bidi="lo-LA"/>
              </w:rPr>
              <w:t>TCODE</w:t>
            </w:r>
          </w:p>
        </w:tc>
        <w:tc>
          <w:tcPr>
            <w:tcW w:w="1360" w:type="dxa"/>
            <w:tcBorders>
              <w:top w:val="single" w:color="auto" w:sz="4" w:space="0"/>
              <w:left w:val="nil"/>
              <w:bottom w:val="single" w:color="auto" w:sz="4" w:space="0"/>
              <w:right w:val="single" w:color="auto" w:sz="4" w:space="0"/>
            </w:tcBorders>
            <w:shd w:val="clear" w:color="000000" w:fill="C0C0C0"/>
            <w:noWrap/>
            <w:hideMark/>
          </w:tcPr>
          <w:p w:rsidRPr="00BA1228" w:rsidR="00BA1228" w:rsidP="00247C90" w:rsidRDefault="00BA1228" w14:paraId="2A9113CD" w14:textId="77777777">
            <w:pPr>
              <w:spacing w:before="0" w:after="0"/>
              <w:jc w:val="center"/>
              <w:rPr>
                <w:b/>
                <w:bCs/>
                <w:sz w:val="22"/>
                <w:szCs w:val="22"/>
                <w:lang w:bidi="lo-LA"/>
              </w:rPr>
            </w:pPr>
            <w:r w:rsidRPr="00BA1228">
              <w:rPr>
                <w:b/>
                <w:bCs/>
                <w:sz w:val="22"/>
                <w:szCs w:val="22"/>
                <w:lang w:bidi="lo-LA"/>
              </w:rPr>
              <w:t>NAM</w:t>
            </w:r>
          </w:p>
        </w:tc>
        <w:tc>
          <w:tcPr>
            <w:tcW w:w="1440" w:type="dxa"/>
            <w:tcBorders>
              <w:top w:val="single" w:color="auto" w:sz="4" w:space="0"/>
              <w:left w:val="nil"/>
              <w:bottom w:val="single" w:color="auto" w:sz="4" w:space="0"/>
              <w:right w:val="single" w:color="auto" w:sz="4" w:space="0"/>
            </w:tcBorders>
            <w:shd w:val="clear" w:color="000000" w:fill="C0C0C0"/>
            <w:noWrap/>
            <w:hideMark/>
          </w:tcPr>
          <w:p w:rsidRPr="00BA1228" w:rsidR="00BA1228" w:rsidP="00247C90" w:rsidRDefault="00BA1228" w14:paraId="1AB15978" w14:textId="77777777">
            <w:pPr>
              <w:spacing w:before="0" w:after="0"/>
              <w:jc w:val="center"/>
              <w:rPr>
                <w:b/>
                <w:bCs/>
                <w:sz w:val="22"/>
                <w:szCs w:val="22"/>
                <w:lang w:bidi="lo-LA"/>
              </w:rPr>
            </w:pPr>
            <w:r w:rsidRPr="00BA1228">
              <w:rPr>
                <w:b/>
                <w:bCs/>
                <w:sz w:val="22"/>
                <w:szCs w:val="22"/>
                <w:lang w:bidi="lo-LA"/>
              </w:rPr>
              <w:t>VALUE1</w:t>
            </w:r>
          </w:p>
        </w:tc>
        <w:tc>
          <w:tcPr>
            <w:tcW w:w="1480" w:type="dxa"/>
            <w:tcBorders>
              <w:top w:val="single" w:color="auto" w:sz="4" w:space="0"/>
              <w:left w:val="nil"/>
              <w:bottom w:val="single" w:color="auto" w:sz="4" w:space="0"/>
              <w:right w:val="single" w:color="auto" w:sz="4" w:space="0"/>
            </w:tcBorders>
            <w:shd w:val="clear" w:color="000000" w:fill="C0C0C0"/>
            <w:noWrap/>
            <w:hideMark/>
          </w:tcPr>
          <w:p w:rsidRPr="00BA1228" w:rsidR="00BA1228" w:rsidP="00247C90" w:rsidRDefault="00BA1228" w14:paraId="20C21AB3" w14:textId="77777777">
            <w:pPr>
              <w:spacing w:before="0" w:after="0"/>
              <w:jc w:val="center"/>
              <w:rPr>
                <w:b/>
                <w:bCs/>
                <w:sz w:val="22"/>
                <w:szCs w:val="22"/>
                <w:lang w:bidi="lo-LA"/>
              </w:rPr>
            </w:pPr>
            <w:r w:rsidRPr="00BA1228">
              <w:rPr>
                <w:b/>
                <w:bCs/>
                <w:sz w:val="22"/>
                <w:szCs w:val="22"/>
                <w:lang w:bidi="lo-LA"/>
              </w:rPr>
              <w:t>VALUE2</w:t>
            </w:r>
          </w:p>
        </w:tc>
        <w:tc>
          <w:tcPr>
            <w:tcW w:w="1360" w:type="dxa"/>
            <w:tcBorders>
              <w:top w:val="single" w:color="auto" w:sz="4" w:space="0"/>
              <w:left w:val="nil"/>
              <w:bottom w:val="single" w:color="auto" w:sz="4" w:space="0"/>
              <w:right w:val="single" w:color="auto" w:sz="4" w:space="0"/>
            </w:tcBorders>
            <w:shd w:val="clear" w:color="000000" w:fill="C0C0C0"/>
            <w:noWrap/>
            <w:hideMark/>
          </w:tcPr>
          <w:p w:rsidRPr="00BA1228" w:rsidR="00BA1228" w:rsidP="00247C90" w:rsidRDefault="00BA1228" w14:paraId="51871127" w14:textId="77777777">
            <w:pPr>
              <w:spacing w:before="0" w:after="0"/>
              <w:jc w:val="center"/>
              <w:rPr>
                <w:b/>
                <w:bCs/>
                <w:sz w:val="22"/>
                <w:szCs w:val="22"/>
                <w:lang w:bidi="lo-LA"/>
              </w:rPr>
            </w:pPr>
            <w:r w:rsidRPr="00BA1228">
              <w:rPr>
                <w:b/>
                <w:bCs/>
                <w:sz w:val="22"/>
                <w:szCs w:val="22"/>
                <w:lang w:bidi="lo-LA"/>
              </w:rPr>
              <w:t>VALUE3</w:t>
            </w:r>
          </w:p>
        </w:tc>
      </w:tr>
      <w:tr w:rsidRPr="00BA1228" w:rsidR="00BA1228" w:rsidTr="00BA1228" w14:paraId="115A7A90" w14:textId="77777777">
        <w:trPr>
          <w:trHeight w:val="255"/>
        </w:trPr>
        <w:tc>
          <w:tcPr>
            <w:tcW w:w="1320" w:type="dxa"/>
            <w:tcBorders>
              <w:top w:val="nil"/>
              <w:left w:val="single" w:color="auto" w:sz="4" w:space="0"/>
              <w:bottom w:val="single" w:color="auto" w:sz="4" w:space="0"/>
              <w:right w:val="single" w:color="auto" w:sz="4" w:space="0"/>
            </w:tcBorders>
            <w:shd w:val="clear" w:color="auto" w:fill="auto"/>
            <w:noWrap/>
            <w:hideMark/>
          </w:tcPr>
          <w:p w:rsidRPr="00BA1228" w:rsidR="00BA1228" w:rsidP="00BA1228" w:rsidRDefault="00BA1228" w14:paraId="2401FD30" w14:textId="77777777">
            <w:pPr>
              <w:spacing w:before="0" w:after="0"/>
              <w:rPr>
                <w:sz w:val="22"/>
                <w:szCs w:val="22"/>
                <w:lang w:bidi="lo-LA"/>
              </w:rPr>
            </w:pPr>
            <w:r w:rsidRPr="00BA1228">
              <w:rPr>
                <w:sz w:val="22"/>
                <w:szCs w:val="22"/>
                <w:lang w:bidi="lo-LA"/>
              </w:rPr>
              <w:t>ZCGL03_1</w:t>
            </w:r>
          </w:p>
        </w:tc>
        <w:tc>
          <w:tcPr>
            <w:tcW w:w="1360" w:type="dxa"/>
            <w:tcBorders>
              <w:top w:val="nil"/>
              <w:left w:val="nil"/>
              <w:bottom w:val="single" w:color="auto" w:sz="4" w:space="0"/>
              <w:right w:val="single" w:color="auto" w:sz="4" w:space="0"/>
            </w:tcBorders>
            <w:shd w:val="clear" w:color="auto" w:fill="auto"/>
            <w:noWrap/>
            <w:hideMark/>
          </w:tcPr>
          <w:p w:rsidRPr="00BA1228" w:rsidR="00BA1228" w:rsidP="00BA1228" w:rsidRDefault="00BA1228" w14:paraId="7B5AF0D4" w14:textId="77777777">
            <w:pPr>
              <w:spacing w:before="0" w:after="0"/>
              <w:rPr>
                <w:sz w:val="22"/>
                <w:szCs w:val="22"/>
                <w:lang w:bidi="lo-LA"/>
              </w:rPr>
            </w:pPr>
            <w:r w:rsidRPr="00BA1228">
              <w:rPr>
                <w:sz w:val="22"/>
                <w:szCs w:val="22"/>
                <w:lang w:bidi="lo-LA"/>
              </w:rPr>
              <w:t> </w:t>
            </w:r>
          </w:p>
        </w:tc>
        <w:tc>
          <w:tcPr>
            <w:tcW w:w="1440" w:type="dxa"/>
            <w:tcBorders>
              <w:top w:val="nil"/>
              <w:left w:val="nil"/>
              <w:bottom w:val="single" w:color="auto" w:sz="4" w:space="0"/>
              <w:right w:val="single" w:color="auto" w:sz="4" w:space="0"/>
            </w:tcBorders>
            <w:shd w:val="clear" w:color="auto" w:fill="auto"/>
            <w:noWrap/>
            <w:hideMark/>
          </w:tcPr>
          <w:p w:rsidRPr="00BA1228" w:rsidR="00BA1228" w:rsidP="00BA1228" w:rsidRDefault="00BA1228" w14:paraId="6AD5DF69" w14:textId="77777777">
            <w:pPr>
              <w:spacing w:before="0" w:after="0"/>
              <w:rPr>
                <w:sz w:val="22"/>
                <w:szCs w:val="22"/>
                <w:lang w:bidi="lo-LA"/>
              </w:rPr>
            </w:pPr>
            <w:r w:rsidRPr="00BA1228">
              <w:rPr>
                <w:sz w:val="22"/>
                <w:szCs w:val="22"/>
                <w:lang w:bidi="lo-LA"/>
              </w:rPr>
              <w:t>330901001</w:t>
            </w:r>
          </w:p>
        </w:tc>
        <w:tc>
          <w:tcPr>
            <w:tcW w:w="1480" w:type="dxa"/>
            <w:tcBorders>
              <w:top w:val="nil"/>
              <w:left w:val="nil"/>
              <w:bottom w:val="single" w:color="auto" w:sz="4" w:space="0"/>
              <w:right w:val="single" w:color="auto" w:sz="4" w:space="0"/>
            </w:tcBorders>
            <w:shd w:val="clear" w:color="auto" w:fill="auto"/>
            <w:noWrap/>
            <w:hideMark/>
          </w:tcPr>
          <w:p w:rsidRPr="00BA1228" w:rsidR="00BA1228" w:rsidP="00BA1228" w:rsidRDefault="00BA1228" w14:paraId="29E8BCA7" w14:textId="77777777">
            <w:pPr>
              <w:spacing w:before="0" w:after="0"/>
              <w:rPr>
                <w:sz w:val="22"/>
                <w:szCs w:val="22"/>
                <w:lang w:bidi="lo-LA"/>
              </w:rPr>
            </w:pPr>
            <w:r w:rsidRPr="00BA1228">
              <w:rPr>
                <w:sz w:val="22"/>
                <w:szCs w:val="22"/>
                <w:lang w:bidi="lo-LA"/>
              </w:rPr>
              <w:t>420101002</w:t>
            </w:r>
          </w:p>
        </w:tc>
        <w:tc>
          <w:tcPr>
            <w:tcW w:w="1360" w:type="dxa"/>
            <w:tcBorders>
              <w:top w:val="nil"/>
              <w:left w:val="nil"/>
              <w:bottom w:val="single" w:color="auto" w:sz="4" w:space="0"/>
              <w:right w:val="single" w:color="auto" w:sz="4" w:space="0"/>
            </w:tcBorders>
            <w:shd w:val="clear" w:color="auto" w:fill="auto"/>
            <w:noWrap/>
            <w:hideMark/>
          </w:tcPr>
          <w:p w:rsidRPr="00BA1228" w:rsidR="00BA1228" w:rsidP="00BA1228" w:rsidRDefault="00BA1228" w14:paraId="609A0FBC" w14:textId="77777777">
            <w:pPr>
              <w:spacing w:before="0" w:after="0"/>
              <w:rPr>
                <w:sz w:val="22"/>
                <w:szCs w:val="22"/>
                <w:lang w:bidi="lo-LA"/>
              </w:rPr>
            </w:pPr>
            <w:r w:rsidRPr="00BA1228">
              <w:rPr>
                <w:sz w:val="22"/>
                <w:szCs w:val="22"/>
                <w:lang w:bidi="lo-LA"/>
              </w:rPr>
              <w:t>520102002</w:t>
            </w:r>
          </w:p>
        </w:tc>
      </w:tr>
      <w:tr w:rsidRPr="00BA1228" w:rsidR="00BA1228" w:rsidTr="00BA1228" w14:paraId="5787CBBF" w14:textId="77777777">
        <w:trPr>
          <w:trHeight w:val="255"/>
        </w:trPr>
        <w:tc>
          <w:tcPr>
            <w:tcW w:w="1320" w:type="dxa"/>
            <w:tcBorders>
              <w:top w:val="nil"/>
              <w:left w:val="single" w:color="auto" w:sz="4" w:space="0"/>
              <w:bottom w:val="single" w:color="auto" w:sz="4" w:space="0"/>
              <w:right w:val="single" w:color="auto" w:sz="4" w:space="0"/>
            </w:tcBorders>
            <w:shd w:val="clear" w:color="auto" w:fill="auto"/>
            <w:noWrap/>
            <w:hideMark/>
          </w:tcPr>
          <w:p w:rsidRPr="00BA1228" w:rsidR="00BA1228" w:rsidP="00BA1228" w:rsidRDefault="00BA1228" w14:paraId="571CA2EE" w14:textId="77777777">
            <w:pPr>
              <w:spacing w:before="0" w:after="0"/>
              <w:rPr>
                <w:sz w:val="22"/>
                <w:szCs w:val="22"/>
                <w:lang w:bidi="lo-LA"/>
              </w:rPr>
            </w:pPr>
            <w:r w:rsidRPr="00BA1228">
              <w:rPr>
                <w:sz w:val="22"/>
                <w:szCs w:val="22"/>
                <w:lang w:bidi="lo-LA"/>
              </w:rPr>
              <w:t>ZCGL03_2</w:t>
            </w:r>
          </w:p>
        </w:tc>
        <w:tc>
          <w:tcPr>
            <w:tcW w:w="1360" w:type="dxa"/>
            <w:tcBorders>
              <w:top w:val="nil"/>
              <w:left w:val="nil"/>
              <w:bottom w:val="single" w:color="auto" w:sz="4" w:space="0"/>
              <w:right w:val="single" w:color="auto" w:sz="4" w:space="0"/>
            </w:tcBorders>
            <w:shd w:val="clear" w:color="auto" w:fill="auto"/>
            <w:noWrap/>
            <w:hideMark/>
          </w:tcPr>
          <w:p w:rsidRPr="00BA1228" w:rsidR="00BA1228" w:rsidP="00BA1228" w:rsidRDefault="00BA1228" w14:paraId="00A35C48" w14:textId="77777777">
            <w:pPr>
              <w:spacing w:before="0" w:after="0"/>
              <w:rPr>
                <w:sz w:val="22"/>
                <w:szCs w:val="22"/>
                <w:lang w:bidi="lo-LA"/>
              </w:rPr>
            </w:pPr>
            <w:r w:rsidRPr="00BA1228">
              <w:rPr>
                <w:sz w:val="22"/>
                <w:szCs w:val="22"/>
                <w:lang w:bidi="lo-LA"/>
              </w:rPr>
              <w:t>2020</w:t>
            </w:r>
          </w:p>
        </w:tc>
        <w:tc>
          <w:tcPr>
            <w:tcW w:w="1440" w:type="dxa"/>
            <w:tcBorders>
              <w:top w:val="nil"/>
              <w:left w:val="nil"/>
              <w:bottom w:val="single" w:color="auto" w:sz="4" w:space="0"/>
              <w:right w:val="single" w:color="auto" w:sz="4" w:space="0"/>
            </w:tcBorders>
            <w:shd w:val="clear" w:color="auto" w:fill="auto"/>
            <w:noWrap/>
            <w:hideMark/>
          </w:tcPr>
          <w:p w:rsidRPr="00BA1228" w:rsidR="00BA1228" w:rsidP="00BA1228" w:rsidRDefault="00A907AC" w14:paraId="1617E524" w14:textId="77777777">
            <w:pPr>
              <w:spacing w:before="0" w:after="0"/>
              <w:rPr>
                <w:sz w:val="22"/>
                <w:szCs w:val="22"/>
                <w:lang w:bidi="lo-LA"/>
              </w:rPr>
            </w:pPr>
            <w:r>
              <w:rPr>
                <w:sz w:val="22"/>
                <w:szCs w:val="22"/>
                <w:lang w:bidi="lo-LA"/>
              </w:rPr>
              <w:t>332001220</w:t>
            </w:r>
          </w:p>
        </w:tc>
        <w:tc>
          <w:tcPr>
            <w:tcW w:w="1480" w:type="dxa"/>
            <w:tcBorders>
              <w:top w:val="nil"/>
              <w:left w:val="nil"/>
              <w:bottom w:val="single" w:color="auto" w:sz="4" w:space="0"/>
              <w:right w:val="single" w:color="auto" w:sz="4" w:space="0"/>
            </w:tcBorders>
            <w:shd w:val="clear" w:color="auto" w:fill="auto"/>
            <w:noWrap/>
            <w:hideMark/>
          </w:tcPr>
          <w:p w:rsidRPr="00BA1228" w:rsidR="00BA1228" w:rsidP="00BA1228" w:rsidRDefault="00BA1228" w14:paraId="2DBE4549" w14:textId="77777777">
            <w:pPr>
              <w:spacing w:before="0" w:after="0"/>
              <w:rPr>
                <w:sz w:val="22"/>
                <w:szCs w:val="22"/>
                <w:lang w:bidi="lo-LA"/>
              </w:rPr>
            </w:pPr>
            <w:r w:rsidRPr="00BA1228">
              <w:rPr>
                <w:sz w:val="22"/>
                <w:szCs w:val="22"/>
                <w:lang w:bidi="lo-LA"/>
              </w:rPr>
              <w:t> </w:t>
            </w:r>
          </w:p>
        </w:tc>
        <w:tc>
          <w:tcPr>
            <w:tcW w:w="1360" w:type="dxa"/>
            <w:tcBorders>
              <w:top w:val="nil"/>
              <w:left w:val="nil"/>
              <w:bottom w:val="single" w:color="auto" w:sz="4" w:space="0"/>
              <w:right w:val="single" w:color="auto" w:sz="4" w:space="0"/>
            </w:tcBorders>
            <w:shd w:val="clear" w:color="auto" w:fill="auto"/>
            <w:noWrap/>
            <w:hideMark/>
          </w:tcPr>
          <w:p w:rsidRPr="00BA1228" w:rsidR="00BA1228" w:rsidP="00BA1228" w:rsidRDefault="00BA1228" w14:paraId="7774D121" w14:textId="77777777">
            <w:pPr>
              <w:spacing w:before="0" w:after="0"/>
              <w:rPr>
                <w:sz w:val="22"/>
                <w:szCs w:val="22"/>
                <w:lang w:bidi="lo-LA"/>
              </w:rPr>
            </w:pPr>
            <w:r w:rsidRPr="00BA1228">
              <w:rPr>
                <w:sz w:val="22"/>
                <w:szCs w:val="22"/>
                <w:lang w:bidi="lo-LA"/>
              </w:rPr>
              <w:t> </w:t>
            </w:r>
          </w:p>
        </w:tc>
      </w:tr>
      <w:tr w:rsidRPr="00BA1228" w:rsidR="00BA1228" w:rsidTr="00BA1228" w14:paraId="7E8EFD66" w14:textId="77777777">
        <w:trPr>
          <w:trHeight w:val="255"/>
        </w:trPr>
        <w:tc>
          <w:tcPr>
            <w:tcW w:w="1320" w:type="dxa"/>
            <w:tcBorders>
              <w:top w:val="single" w:color="auto" w:sz="4" w:space="0"/>
              <w:left w:val="single" w:color="auto" w:sz="4" w:space="0"/>
              <w:bottom w:val="single" w:color="auto" w:sz="4" w:space="0"/>
              <w:right w:val="single" w:color="auto" w:sz="4" w:space="0"/>
            </w:tcBorders>
            <w:shd w:val="clear" w:color="auto" w:fill="auto"/>
            <w:noWrap/>
            <w:hideMark/>
          </w:tcPr>
          <w:p w:rsidRPr="00BA1228" w:rsidR="00BA1228" w:rsidP="00BA1228" w:rsidRDefault="00BA1228" w14:paraId="0FA03E13" w14:textId="77777777">
            <w:pPr>
              <w:spacing w:before="0" w:after="0"/>
              <w:rPr>
                <w:sz w:val="22"/>
                <w:szCs w:val="22"/>
                <w:lang w:bidi="lo-LA"/>
              </w:rPr>
            </w:pPr>
            <w:r w:rsidRPr="00BA1228">
              <w:rPr>
                <w:sz w:val="22"/>
                <w:szCs w:val="22"/>
                <w:lang w:bidi="lo-LA"/>
              </w:rPr>
              <w:t>ZCGL03_3</w:t>
            </w:r>
          </w:p>
        </w:tc>
        <w:tc>
          <w:tcPr>
            <w:tcW w:w="1360" w:type="dxa"/>
            <w:tcBorders>
              <w:top w:val="single" w:color="auto" w:sz="4" w:space="0"/>
              <w:left w:val="nil"/>
              <w:bottom w:val="single" w:color="auto" w:sz="4" w:space="0"/>
              <w:right w:val="single" w:color="auto" w:sz="4" w:space="0"/>
            </w:tcBorders>
            <w:shd w:val="clear" w:color="auto" w:fill="auto"/>
            <w:noWrap/>
            <w:hideMark/>
          </w:tcPr>
          <w:p w:rsidRPr="00BA1228" w:rsidR="00BA1228" w:rsidP="00BA1228" w:rsidRDefault="00BA1228" w14:paraId="117A10A8" w14:textId="77777777">
            <w:pPr>
              <w:spacing w:before="0" w:after="0"/>
              <w:rPr>
                <w:sz w:val="22"/>
                <w:szCs w:val="22"/>
                <w:lang w:bidi="lo-LA"/>
              </w:rPr>
            </w:pPr>
            <w:r w:rsidRPr="00BA1228">
              <w:rPr>
                <w:sz w:val="22"/>
                <w:szCs w:val="22"/>
                <w:lang w:bidi="lo-LA"/>
              </w:rPr>
              <w:t>2020</w:t>
            </w:r>
          </w:p>
        </w:tc>
        <w:tc>
          <w:tcPr>
            <w:tcW w:w="1440" w:type="dxa"/>
            <w:tcBorders>
              <w:top w:val="single" w:color="auto" w:sz="4" w:space="0"/>
              <w:left w:val="nil"/>
              <w:bottom w:val="single" w:color="auto" w:sz="4" w:space="0"/>
              <w:right w:val="single" w:color="auto" w:sz="4" w:space="0"/>
            </w:tcBorders>
            <w:shd w:val="clear" w:color="auto" w:fill="auto"/>
            <w:noWrap/>
            <w:hideMark/>
          </w:tcPr>
          <w:p w:rsidRPr="00BA1228" w:rsidR="00BA1228" w:rsidP="00BA1228" w:rsidRDefault="00A907AC" w14:paraId="12DDC7E3" w14:textId="77777777">
            <w:pPr>
              <w:spacing w:before="0" w:after="0"/>
              <w:rPr>
                <w:sz w:val="22"/>
                <w:szCs w:val="22"/>
                <w:lang w:bidi="lo-LA"/>
              </w:rPr>
            </w:pPr>
            <w:r>
              <w:rPr>
                <w:sz w:val="22"/>
                <w:szCs w:val="22"/>
                <w:lang w:bidi="lo-LA"/>
              </w:rPr>
              <w:t>332001220</w:t>
            </w:r>
          </w:p>
        </w:tc>
        <w:tc>
          <w:tcPr>
            <w:tcW w:w="1480" w:type="dxa"/>
            <w:tcBorders>
              <w:top w:val="single" w:color="auto" w:sz="4" w:space="0"/>
              <w:left w:val="nil"/>
              <w:bottom w:val="single" w:color="auto" w:sz="4" w:space="0"/>
              <w:right w:val="single" w:color="auto" w:sz="4" w:space="0"/>
            </w:tcBorders>
            <w:shd w:val="clear" w:color="auto" w:fill="auto"/>
            <w:noWrap/>
            <w:hideMark/>
          </w:tcPr>
          <w:p w:rsidRPr="00BA1228" w:rsidR="00BA1228" w:rsidP="00BA1228" w:rsidRDefault="00BA1228" w14:paraId="614A148C" w14:textId="77777777">
            <w:pPr>
              <w:spacing w:before="0" w:after="0"/>
              <w:rPr>
                <w:sz w:val="22"/>
                <w:szCs w:val="22"/>
                <w:lang w:bidi="lo-LA"/>
              </w:rPr>
            </w:pPr>
            <w:r w:rsidRPr="00BA1228">
              <w:rPr>
                <w:sz w:val="22"/>
                <w:szCs w:val="22"/>
                <w:lang w:bidi="lo-LA"/>
              </w:rPr>
              <w:t> </w:t>
            </w:r>
          </w:p>
        </w:tc>
        <w:tc>
          <w:tcPr>
            <w:tcW w:w="1360" w:type="dxa"/>
            <w:tcBorders>
              <w:top w:val="single" w:color="auto" w:sz="4" w:space="0"/>
              <w:left w:val="nil"/>
              <w:bottom w:val="single" w:color="auto" w:sz="4" w:space="0"/>
              <w:right w:val="single" w:color="auto" w:sz="4" w:space="0"/>
            </w:tcBorders>
            <w:shd w:val="clear" w:color="auto" w:fill="auto"/>
            <w:noWrap/>
            <w:hideMark/>
          </w:tcPr>
          <w:p w:rsidRPr="00BA1228" w:rsidR="00BA1228" w:rsidP="00BA1228" w:rsidRDefault="00BA1228" w14:paraId="72032AD4" w14:textId="77777777">
            <w:pPr>
              <w:spacing w:before="0" w:after="0"/>
              <w:rPr>
                <w:sz w:val="22"/>
                <w:szCs w:val="22"/>
                <w:lang w:bidi="lo-LA"/>
              </w:rPr>
            </w:pPr>
            <w:r w:rsidRPr="00BA1228">
              <w:rPr>
                <w:sz w:val="22"/>
                <w:szCs w:val="22"/>
                <w:lang w:bidi="lo-LA"/>
              </w:rPr>
              <w:t> </w:t>
            </w:r>
          </w:p>
        </w:tc>
      </w:tr>
      <w:tr w:rsidRPr="00BA1228" w:rsidR="00BA1228" w:rsidTr="00BA1228" w14:paraId="28C59FB9" w14:textId="77777777">
        <w:trPr>
          <w:trHeight w:val="255"/>
        </w:trPr>
        <w:tc>
          <w:tcPr>
            <w:tcW w:w="1320" w:type="dxa"/>
            <w:tcBorders>
              <w:top w:val="single" w:color="auto" w:sz="4" w:space="0"/>
              <w:left w:val="single" w:color="auto" w:sz="4" w:space="0"/>
              <w:bottom w:val="single" w:color="auto" w:sz="4" w:space="0"/>
              <w:right w:val="single" w:color="auto" w:sz="4" w:space="0"/>
            </w:tcBorders>
            <w:shd w:val="clear" w:color="auto" w:fill="auto"/>
            <w:noWrap/>
            <w:hideMark/>
          </w:tcPr>
          <w:p w:rsidRPr="00BA1228" w:rsidR="00BA1228" w:rsidP="00BA1228" w:rsidRDefault="00BA1228" w14:paraId="4E9C31F5" w14:textId="77777777">
            <w:pPr>
              <w:spacing w:before="0" w:after="0"/>
              <w:rPr>
                <w:sz w:val="22"/>
                <w:szCs w:val="22"/>
                <w:lang w:bidi="lo-LA"/>
              </w:rPr>
            </w:pPr>
            <w:r w:rsidRPr="00BA1228">
              <w:rPr>
                <w:sz w:val="22"/>
                <w:szCs w:val="22"/>
                <w:lang w:bidi="lo-LA"/>
              </w:rPr>
              <w:t>ZCGL03_4</w:t>
            </w:r>
          </w:p>
        </w:tc>
        <w:tc>
          <w:tcPr>
            <w:tcW w:w="1360" w:type="dxa"/>
            <w:tcBorders>
              <w:top w:val="single" w:color="auto" w:sz="4" w:space="0"/>
              <w:left w:val="nil"/>
              <w:bottom w:val="single" w:color="auto" w:sz="4" w:space="0"/>
              <w:right w:val="single" w:color="auto" w:sz="4" w:space="0"/>
            </w:tcBorders>
            <w:shd w:val="clear" w:color="auto" w:fill="auto"/>
            <w:noWrap/>
            <w:hideMark/>
          </w:tcPr>
          <w:p w:rsidRPr="00BA1228" w:rsidR="00BA1228" w:rsidP="00BA1228" w:rsidRDefault="00BA1228" w14:paraId="5935603D" w14:textId="77777777">
            <w:pPr>
              <w:spacing w:before="0" w:after="0"/>
              <w:rPr>
                <w:sz w:val="22"/>
                <w:szCs w:val="22"/>
                <w:lang w:bidi="lo-LA"/>
              </w:rPr>
            </w:pPr>
            <w:r w:rsidRPr="00BA1228">
              <w:rPr>
                <w:sz w:val="22"/>
                <w:szCs w:val="22"/>
                <w:lang w:bidi="lo-LA"/>
              </w:rPr>
              <w:t>2019</w:t>
            </w:r>
          </w:p>
        </w:tc>
        <w:tc>
          <w:tcPr>
            <w:tcW w:w="1440" w:type="dxa"/>
            <w:tcBorders>
              <w:top w:val="single" w:color="auto" w:sz="4" w:space="0"/>
              <w:left w:val="nil"/>
              <w:bottom w:val="single" w:color="auto" w:sz="4" w:space="0"/>
              <w:right w:val="single" w:color="auto" w:sz="4" w:space="0"/>
            </w:tcBorders>
            <w:shd w:val="clear" w:color="auto" w:fill="auto"/>
            <w:noWrap/>
            <w:hideMark/>
          </w:tcPr>
          <w:p w:rsidRPr="00BA1228" w:rsidR="00BA1228" w:rsidP="00BA1228" w:rsidRDefault="00BA1228" w14:paraId="6FB9F500" w14:textId="77777777">
            <w:pPr>
              <w:spacing w:before="0" w:after="0"/>
              <w:rPr>
                <w:sz w:val="22"/>
                <w:szCs w:val="22"/>
                <w:lang w:bidi="lo-LA"/>
              </w:rPr>
            </w:pPr>
            <w:r w:rsidRPr="00BA1228">
              <w:rPr>
                <w:sz w:val="22"/>
                <w:szCs w:val="22"/>
                <w:lang w:bidi="lo-LA"/>
              </w:rPr>
              <w:t>332001219</w:t>
            </w:r>
          </w:p>
        </w:tc>
        <w:tc>
          <w:tcPr>
            <w:tcW w:w="1480" w:type="dxa"/>
            <w:tcBorders>
              <w:top w:val="single" w:color="auto" w:sz="4" w:space="0"/>
              <w:left w:val="nil"/>
              <w:bottom w:val="single" w:color="auto" w:sz="4" w:space="0"/>
              <w:right w:val="single" w:color="auto" w:sz="4" w:space="0"/>
            </w:tcBorders>
            <w:shd w:val="clear" w:color="auto" w:fill="auto"/>
            <w:noWrap/>
            <w:hideMark/>
          </w:tcPr>
          <w:p w:rsidRPr="00BA1228" w:rsidR="00BA1228" w:rsidP="00BA1228" w:rsidRDefault="00BA1228" w14:paraId="4BF8EFF8" w14:textId="77777777">
            <w:pPr>
              <w:spacing w:before="0" w:after="0"/>
              <w:rPr>
                <w:sz w:val="22"/>
                <w:szCs w:val="22"/>
                <w:lang w:bidi="lo-LA"/>
              </w:rPr>
            </w:pPr>
            <w:r w:rsidRPr="00BA1228">
              <w:rPr>
                <w:sz w:val="22"/>
                <w:szCs w:val="22"/>
                <w:lang w:bidi="lo-LA"/>
              </w:rPr>
              <w:t>263107219</w:t>
            </w:r>
          </w:p>
        </w:tc>
        <w:tc>
          <w:tcPr>
            <w:tcW w:w="1360" w:type="dxa"/>
            <w:tcBorders>
              <w:top w:val="single" w:color="auto" w:sz="4" w:space="0"/>
              <w:left w:val="nil"/>
              <w:bottom w:val="single" w:color="auto" w:sz="4" w:space="0"/>
              <w:right w:val="single" w:color="auto" w:sz="4" w:space="0"/>
            </w:tcBorders>
            <w:shd w:val="clear" w:color="auto" w:fill="auto"/>
            <w:noWrap/>
            <w:hideMark/>
          </w:tcPr>
          <w:p w:rsidRPr="00BA1228" w:rsidR="00BA1228" w:rsidP="00BA1228" w:rsidRDefault="00BA1228" w14:paraId="281AD762" w14:textId="77777777">
            <w:pPr>
              <w:spacing w:before="0" w:after="0"/>
              <w:rPr>
                <w:sz w:val="22"/>
                <w:szCs w:val="22"/>
                <w:lang w:bidi="lo-LA"/>
              </w:rPr>
            </w:pPr>
            <w:r w:rsidRPr="00BA1228">
              <w:rPr>
                <w:sz w:val="22"/>
                <w:szCs w:val="22"/>
                <w:lang w:bidi="lo-LA"/>
              </w:rPr>
              <w:t>263007219</w:t>
            </w:r>
          </w:p>
        </w:tc>
      </w:tr>
      <w:tr w:rsidRPr="00BA1228" w:rsidR="00BA1228" w:rsidTr="00BA1228" w14:paraId="6D559D8C" w14:textId="77777777">
        <w:trPr>
          <w:trHeight w:val="255"/>
        </w:trPr>
        <w:tc>
          <w:tcPr>
            <w:tcW w:w="1320" w:type="dxa"/>
            <w:tcBorders>
              <w:top w:val="nil"/>
              <w:left w:val="single" w:color="auto" w:sz="4" w:space="0"/>
              <w:bottom w:val="single" w:color="auto" w:sz="4" w:space="0"/>
              <w:right w:val="single" w:color="auto" w:sz="4" w:space="0"/>
            </w:tcBorders>
            <w:shd w:val="clear" w:color="auto" w:fill="auto"/>
            <w:noWrap/>
            <w:hideMark/>
          </w:tcPr>
          <w:p w:rsidRPr="00BA1228" w:rsidR="00BA1228" w:rsidP="00BA1228" w:rsidRDefault="00BA1228" w14:paraId="408D3CDF" w14:textId="77777777">
            <w:pPr>
              <w:spacing w:before="0" w:after="0"/>
              <w:rPr>
                <w:sz w:val="22"/>
                <w:szCs w:val="22"/>
                <w:lang w:bidi="lo-LA"/>
              </w:rPr>
            </w:pPr>
            <w:r w:rsidRPr="00BA1228">
              <w:rPr>
                <w:sz w:val="22"/>
                <w:szCs w:val="22"/>
                <w:lang w:bidi="lo-LA"/>
              </w:rPr>
              <w:t>ZCGL03_4</w:t>
            </w:r>
          </w:p>
        </w:tc>
        <w:tc>
          <w:tcPr>
            <w:tcW w:w="1360" w:type="dxa"/>
            <w:tcBorders>
              <w:top w:val="nil"/>
              <w:left w:val="nil"/>
              <w:bottom w:val="single" w:color="auto" w:sz="4" w:space="0"/>
              <w:right w:val="single" w:color="auto" w:sz="4" w:space="0"/>
            </w:tcBorders>
            <w:shd w:val="clear" w:color="auto" w:fill="auto"/>
            <w:noWrap/>
            <w:hideMark/>
          </w:tcPr>
          <w:p w:rsidRPr="00BA1228" w:rsidR="00BA1228" w:rsidP="00BA1228" w:rsidRDefault="00BA1228" w14:paraId="0565077D" w14:textId="77777777">
            <w:pPr>
              <w:spacing w:before="0" w:after="0"/>
              <w:rPr>
                <w:sz w:val="22"/>
                <w:szCs w:val="22"/>
                <w:lang w:bidi="lo-LA"/>
              </w:rPr>
            </w:pPr>
            <w:r w:rsidRPr="00BA1228">
              <w:rPr>
                <w:sz w:val="22"/>
                <w:szCs w:val="22"/>
                <w:lang w:bidi="lo-LA"/>
              </w:rPr>
              <w:t>2020</w:t>
            </w:r>
          </w:p>
        </w:tc>
        <w:tc>
          <w:tcPr>
            <w:tcW w:w="1440" w:type="dxa"/>
            <w:tcBorders>
              <w:top w:val="nil"/>
              <w:left w:val="nil"/>
              <w:bottom w:val="single" w:color="auto" w:sz="4" w:space="0"/>
              <w:right w:val="single" w:color="auto" w:sz="4" w:space="0"/>
            </w:tcBorders>
            <w:shd w:val="clear" w:color="auto" w:fill="auto"/>
            <w:noWrap/>
            <w:hideMark/>
          </w:tcPr>
          <w:p w:rsidRPr="00BA1228" w:rsidR="00BA1228" w:rsidP="00BA1228" w:rsidRDefault="00BA1228" w14:paraId="0FDCFD09" w14:textId="77777777">
            <w:pPr>
              <w:spacing w:before="0" w:after="0"/>
              <w:rPr>
                <w:sz w:val="22"/>
                <w:szCs w:val="22"/>
                <w:lang w:bidi="lo-LA"/>
              </w:rPr>
            </w:pPr>
            <w:r w:rsidRPr="00BA1228">
              <w:rPr>
                <w:sz w:val="22"/>
                <w:szCs w:val="22"/>
                <w:lang w:bidi="lo-LA"/>
              </w:rPr>
              <w:t>332001220</w:t>
            </w:r>
          </w:p>
        </w:tc>
        <w:tc>
          <w:tcPr>
            <w:tcW w:w="1480" w:type="dxa"/>
            <w:tcBorders>
              <w:top w:val="nil"/>
              <w:left w:val="nil"/>
              <w:bottom w:val="single" w:color="auto" w:sz="4" w:space="0"/>
              <w:right w:val="single" w:color="auto" w:sz="4" w:space="0"/>
            </w:tcBorders>
            <w:shd w:val="clear" w:color="auto" w:fill="auto"/>
            <w:noWrap/>
            <w:hideMark/>
          </w:tcPr>
          <w:p w:rsidRPr="00BA1228" w:rsidR="00BA1228" w:rsidP="00BA1228" w:rsidRDefault="00BA1228" w14:paraId="2BE405B5" w14:textId="77777777">
            <w:pPr>
              <w:spacing w:before="0" w:after="0"/>
              <w:rPr>
                <w:sz w:val="22"/>
                <w:szCs w:val="22"/>
                <w:lang w:bidi="lo-LA"/>
              </w:rPr>
            </w:pPr>
            <w:r w:rsidRPr="00BA1228">
              <w:rPr>
                <w:sz w:val="22"/>
                <w:szCs w:val="22"/>
                <w:lang w:bidi="lo-LA"/>
              </w:rPr>
              <w:t>263107220</w:t>
            </w:r>
          </w:p>
        </w:tc>
        <w:tc>
          <w:tcPr>
            <w:tcW w:w="1360" w:type="dxa"/>
            <w:tcBorders>
              <w:top w:val="nil"/>
              <w:left w:val="nil"/>
              <w:bottom w:val="single" w:color="auto" w:sz="4" w:space="0"/>
              <w:right w:val="single" w:color="auto" w:sz="4" w:space="0"/>
            </w:tcBorders>
            <w:shd w:val="clear" w:color="auto" w:fill="auto"/>
            <w:noWrap/>
            <w:hideMark/>
          </w:tcPr>
          <w:p w:rsidRPr="00BA1228" w:rsidR="00BA1228" w:rsidP="00BA1228" w:rsidRDefault="00BA1228" w14:paraId="65BBB683" w14:textId="77777777">
            <w:pPr>
              <w:spacing w:before="0" w:after="0"/>
              <w:rPr>
                <w:sz w:val="22"/>
                <w:szCs w:val="22"/>
                <w:lang w:bidi="lo-LA"/>
              </w:rPr>
            </w:pPr>
            <w:r w:rsidRPr="00BA1228">
              <w:rPr>
                <w:sz w:val="22"/>
                <w:szCs w:val="22"/>
                <w:lang w:bidi="lo-LA"/>
              </w:rPr>
              <w:t>263007220</w:t>
            </w:r>
          </w:p>
        </w:tc>
      </w:tr>
      <w:tr w:rsidRPr="00BA1228" w:rsidR="00BA1228" w:rsidTr="00BA1228" w14:paraId="3C1483DA" w14:textId="77777777">
        <w:trPr>
          <w:trHeight w:val="255"/>
        </w:trPr>
        <w:tc>
          <w:tcPr>
            <w:tcW w:w="1320" w:type="dxa"/>
            <w:tcBorders>
              <w:top w:val="single" w:color="auto" w:sz="4" w:space="0"/>
              <w:left w:val="single" w:color="auto" w:sz="4" w:space="0"/>
              <w:bottom w:val="single" w:color="auto" w:sz="4" w:space="0"/>
              <w:right w:val="single" w:color="auto" w:sz="4" w:space="0"/>
            </w:tcBorders>
            <w:shd w:val="clear" w:color="auto" w:fill="auto"/>
            <w:noWrap/>
            <w:hideMark/>
          </w:tcPr>
          <w:p w:rsidRPr="00BA1228" w:rsidR="00BA1228" w:rsidP="00BA1228" w:rsidRDefault="00BA1228" w14:paraId="0889FB86" w14:textId="77777777">
            <w:pPr>
              <w:spacing w:before="0" w:after="0"/>
              <w:rPr>
                <w:sz w:val="22"/>
                <w:szCs w:val="22"/>
                <w:lang w:bidi="lo-LA"/>
              </w:rPr>
            </w:pPr>
            <w:r w:rsidRPr="00BA1228">
              <w:rPr>
                <w:sz w:val="22"/>
                <w:szCs w:val="22"/>
                <w:lang w:bidi="lo-LA"/>
              </w:rPr>
              <w:t>ZCGL03_5</w:t>
            </w:r>
          </w:p>
        </w:tc>
        <w:tc>
          <w:tcPr>
            <w:tcW w:w="1360" w:type="dxa"/>
            <w:tcBorders>
              <w:top w:val="single" w:color="auto" w:sz="4" w:space="0"/>
              <w:left w:val="nil"/>
              <w:bottom w:val="single" w:color="auto" w:sz="4" w:space="0"/>
              <w:right w:val="single" w:color="auto" w:sz="4" w:space="0"/>
            </w:tcBorders>
            <w:shd w:val="clear" w:color="auto" w:fill="auto"/>
            <w:noWrap/>
            <w:hideMark/>
          </w:tcPr>
          <w:p w:rsidRPr="00BA1228" w:rsidR="00BA1228" w:rsidP="00BA1228" w:rsidRDefault="00BA1228" w14:paraId="3082FA4E" w14:textId="77777777">
            <w:pPr>
              <w:spacing w:before="0" w:after="0"/>
              <w:rPr>
                <w:sz w:val="22"/>
                <w:szCs w:val="22"/>
                <w:lang w:bidi="lo-LA"/>
              </w:rPr>
            </w:pPr>
            <w:r w:rsidRPr="00BA1228">
              <w:rPr>
                <w:sz w:val="22"/>
                <w:szCs w:val="22"/>
                <w:lang w:bidi="lo-LA"/>
              </w:rPr>
              <w:t>2019</w:t>
            </w:r>
          </w:p>
        </w:tc>
        <w:tc>
          <w:tcPr>
            <w:tcW w:w="1440" w:type="dxa"/>
            <w:tcBorders>
              <w:top w:val="single" w:color="auto" w:sz="4" w:space="0"/>
              <w:left w:val="nil"/>
              <w:bottom w:val="single" w:color="auto" w:sz="4" w:space="0"/>
              <w:right w:val="single" w:color="auto" w:sz="4" w:space="0"/>
            </w:tcBorders>
            <w:shd w:val="clear" w:color="auto" w:fill="auto"/>
            <w:noWrap/>
            <w:hideMark/>
          </w:tcPr>
          <w:p w:rsidRPr="00BA1228" w:rsidR="00BA1228" w:rsidP="00BA1228" w:rsidRDefault="00BA1228" w14:paraId="2BC945C6" w14:textId="77777777">
            <w:pPr>
              <w:spacing w:before="0" w:after="0"/>
              <w:rPr>
                <w:sz w:val="22"/>
                <w:szCs w:val="22"/>
                <w:lang w:bidi="lo-LA"/>
              </w:rPr>
            </w:pPr>
            <w:r w:rsidRPr="00BA1228">
              <w:rPr>
                <w:sz w:val="22"/>
                <w:szCs w:val="22"/>
                <w:lang w:bidi="lo-LA"/>
              </w:rPr>
              <w:t>332001219</w:t>
            </w:r>
          </w:p>
        </w:tc>
        <w:tc>
          <w:tcPr>
            <w:tcW w:w="1480" w:type="dxa"/>
            <w:tcBorders>
              <w:top w:val="single" w:color="auto" w:sz="4" w:space="0"/>
              <w:left w:val="nil"/>
              <w:bottom w:val="single" w:color="auto" w:sz="4" w:space="0"/>
              <w:right w:val="single" w:color="auto" w:sz="4" w:space="0"/>
            </w:tcBorders>
            <w:shd w:val="clear" w:color="auto" w:fill="auto"/>
            <w:noWrap/>
            <w:hideMark/>
          </w:tcPr>
          <w:p w:rsidRPr="00BA1228" w:rsidR="00BA1228" w:rsidP="00BA1228" w:rsidRDefault="00BA1228" w14:paraId="638682B0" w14:textId="77777777">
            <w:pPr>
              <w:spacing w:before="0" w:after="0"/>
              <w:rPr>
                <w:sz w:val="22"/>
                <w:szCs w:val="22"/>
                <w:lang w:bidi="lo-LA"/>
              </w:rPr>
            </w:pPr>
            <w:r w:rsidRPr="00BA1228">
              <w:rPr>
                <w:sz w:val="22"/>
                <w:szCs w:val="22"/>
                <w:lang w:bidi="lo-LA"/>
              </w:rPr>
              <w:t> </w:t>
            </w:r>
          </w:p>
        </w:tc>
        <w:tc>
          <w:tcPr>
            <w:tcW w:w="1360" w:type="dxa"/>
            <w:tcBorders>
              <w:top w:val="single" w:color="auto" w:sz="4" w:space="0"/>
              <w:left w:val="nil"/>
              <w:bottom w:val="single" w:color="auto" w:sz="4" w:space="0"/>
              <w:right w:val="single" w:color="auto" w:sz="4" w:space="0"/>
            </w:tcBorders>
            <w:shd w:val="clear" w:color="auto" w:fill="auto"/>
            <w:noWrap/>
            <w:hideMark/>
          </w:tcPr>
          <w:p w:rsidRPr="00BA1228" w:rsidR="00BA1228" w:rsidP="00BA1228" w:rsidRDefault="00BA1228" w14:paraId="3A5077E6" w14:textId="77777777">
            <w:pPr>
              <w:spacing w:before="0" w:after="0"/>
              <w:rPr>
                <w:sz w:val="22"/>
                <w:szCs w:val="22"/>
                <w:lang w:bidi="lo-LA"/>
              </w:rPr>
            </w:pPr>
            <w:r w:rsidRPr="00BA1228">
              <w:rPr>
                <w:sz w:val="22"/>
                <w:szCs w:val="22"/>
                <w:lang w:bidi="lo-LA"/>
              </w:rPr>
              <w:t>263007219</w:t>
            </w:r>
          </w:p>
        </w:tc>
      </w:tr>
      <w:tr w:rsidRPr="00BA1228" w:rsidR="00BA1228" w:rsidTr="00BA1228" w14:paraId="5C6E8CB4" w14:textId="77777777">
        <w:trPr>
          <w:trHeight w:val="255"/>
        </w:trPr>
        <w:tc>
          <w:tcPr>
            <w:tcW w:w="1320" w:type="dxa"/>
            <w:tcBorders>
              <w:top w:val="nil"/>
              <w:left w:val="single" w:color="auto" w:sz="4" w:space="0"/>
              <w:bottom w:val="single" w:color="auto" w:sz="4" w:space="0"/>
              <w:right w:val="single" w:color="auto" w:sz="4" w:space="0"/>
            </w:tcBorders>
            <w:shd w:val="clear" w:color="auto" w:fill="auto"/>
            <w:noWrap/>
            <w:hideMark/>
          </w:tcPr>
          <w:p w:rsidRPr="00BA1228" w:rsidR="00BA1228" w:rsidP="00BA1228" w:rsidRDefault="00BA1228" w14:paraId="7A131F1A" w14:textId="77777777">
            <w:pPr>
              <w:spacing w:before="0" w:after="0"/>
              <w:rPr>
                <w:sz w:val="22"/>
                <w:szCs w:val="22"/>
                <w:lang w:bidi="lo-LA"/>
              </w:rPr>
            </w:pPr>
            <w:r w:rsidRPr="00BA1228">
              <w:rPr>
                <w:sz w:val="22"/>
                <w:szCs w:val="22"/>
                <w:lang w:bidi="lo-LA"/>
              </w:rPr>
              <w:t>ZCGL03_5</w:t>
            </w:r>
          </w:p>
        </w:tc>
        <w:tc>
          <w:tcPr>
            <w:tcW w:w="1360" w:type="dxa"/>
            <w:tcBorders>
              <w:top w:val="nil"/>
              <w:left w:val="nil"/>
              <w:bottom w:val="single" w:color="auto" w:sz="4" w:space="0"/>
              <w:right w:val="single" w:color="auto" w:sz="4" w:space="0"/>
            </w:tcBorders>
            <w:shd w:val="clear" w:color="auto" w:fill="auto"/>
            <w:noWrap/>
            <w:hideMark/>
          </w:tcPr>
          <w:p w:rsidRPr="00BA1228" w:rsidR="00BA1228" w:rsidP="00BA1228" w:rsidRDefault="00BA1228" w14:paraId="4A9D31A4" w14:textId="77777777">
            <w:pPr>
              <w:spacing w:before="0" w:after="0"/>
              <w:rPr>
                <w:sz w:val="22"/>
                <w:szCs w:val="22"/>
                <w:lang w:bidi="lo-LA"/>
              </w:rPr>
            </w:pPr>
            <w:r w:rsidRPr="00BA1228">
              <w:rPr>
                <w:sz w:val="22"/>
                <w:szCs w:val="22"/>
                <w:lang w:bidi="lo-LA"/>
              </w:rPr>
              <w:t>2020</w:t>
            </w:r>
          </w:p>
        </w:tc>
        <w:tc>
          <w:tcPr>
            <w:tcW w:w="1440" w:type="dxa"/>
            <w:tcBorders>
              <w:top w:val="nil"/>
              <w:left w:val="nil"/>
              <w:bottom w:val="single" w:color="auto" w:sz="4" w:space="0"/>
              <w:right w:val="single" w:color="auto" w:sz="4" w:space="0"/>
            </w:tcBorders>
            <w:shd w:val="clear" w:color="auto" w:fill="auto"/>
            <w:noWrap/>
            <w:hideMark/>
          </w:tcPr>
          <w:p w:rsidRPr="00BA1228" w:rsidR="00BA1228" w:rsidP="00BA1228" w:rsidRDefault="00BA1228" w14:paraId="0B862A89" w14:textId="77777777">
            <w:pPr>
              <w:spacing w:before="0" w:after="0"/>
              <w:rPr>
                <w:sz w:val="22"/>
                <w:szCs w:val="22"/>
                <w:lang w:bidi="lo-LA"/>
              </w:rPr>
            </w:pPr>
            <w:r w:rsidRPr="00BA1228">
              <w:rPr>
                <w:sz w:val="22"/>
                <w:szCs w:val="22"/>
                <w:lang w:bidi="lo-LA"/>
              </w:rPr>
              <w:t>332001220</w:t>
            </w:r>
          </w:p>
        </w:tc>
        <w:tc>
          <w:tcPr>
            <w:tcW w:w="1480" w:type="dxa"/>
            <w:tcBorders>
              <w:top w:val="nil"/>
              <w:left w:val="nil"/>
              <w:bottom w:val="single" w:color="auto" w:sz="4" w:space="0"/>
              <w:right w:val="single" w:color="auto" w:sz="4" w:space="0"/>
            </w:tcBorders>
            <w:shd w:val="clear" w:color="auto" w:fill="auto"/>
            <w:noWrap/>
            <w:hideMark/>
          </w:tcPr>
          <w:p w:rsidRPr="00BA1228" w:rsidR="00BA1228" w:rsidP="00BA1228" w:rsidRDefault="00BA1228" w14:paraId="351A87F6" w14:textId="77777777">
            <w:pPr>
              <w:spacing w:before="0" w:after="0"/>
              <w:rPr>
                <w:sz w:val="22"/>
                <w:szCs w:val="22"/>
                <w:lang w:bidi="lo-LA"/>
              </w:rPr>
            </w:pPr>
            <w:r w:rsidRPr="00BA1228">
              <w:rPr>
                <w:sz w:val="22"/>
                <w:szCs w:val="22"/>
                <w:lang w:bidi="lo-LA"/>
              </w:rPr>
              <w:t> </w:t>
            </w:r>
          </w:p>
        </w:tc>
        <w:tc>
          <w:tcPr>
            <w:tcW w:w="1360" w:type="dxa"/>
            <w:tcBorders>
              <w:top w:val="nil"/>
              <w:left w:val="nil"/>
              <w:bottom w:val="single" w:color="auto" w:sz="4" w:space="0"/>
              <w:right w:val="single" w:color="auto" w:sz="4" w:space="0"/>
            </w:tcBorders>
            <w:shd w:val="clear" w:color="auto" w:fill="auto"/>
            <w:noWrap/>
            <w:hideMark/>
          </w:tcPr>
          <w:p w:rsidRPr="00BA1228" w:rsidR="00BA1228" w:rsidP="00BA1228" w:rsidRDefault="00BA1228" w14:paraId="55DEB910" w14:textId="77777777">
            <w:pPr>
              <w:spacing w:before="0" w:after="0"/>
              <w:rPr>
                <w:sz w:val="22"/>
                <w:szCs w:val="22"/>
                <w:lang w:bidi="lo-LA"/>
              </w:rPr>
            </w:pPr>
            <w:r w:rsidRPr="00BA1228">
              <w:rPr>
                <w:sz w:val="22"/>
                <w:szCs w:val="22"/>
                <w:lang w:bidi="lo-LA"/>
              </w:rPr>
              <w:t>263007220</w:t>
            </w:r>
          </w:p>
        </w:tc>
      </w:tr>
    </w:tbl>
    <w:p w:rsidR="002D16CA" w:rsidP="002D16CA" w:rsidRDefault="00A907AC" w14:paraId="1818B2D4" w14:textId="77777777">
      <w:pPr>
        <w:spacing w:line="295" w:lineRule="auto"/>
        <w:ind w:left="360"/>
        <w:jc w:val="both"/>
      </w:pPr>
      <w:r w:rsidRPr="00A907AC">
        <w:rPr>
          <w:b/>
          <w:bCs/>
        </w:rPr>
        <w:t>TCODE</w:t>
      </w:r>
      <w:r>
        <w:t>: Tên các chức năng đóng năm (5 chức năng từ ZCGL03_1 đến ZCGL03_5).</w:t>
      </w:r>
    </w:p>
    <w:p w:rsidR="00A907AC" w:rsidP="002D16CA" w:rsidRDefault="00A907AC" w14:paraId="069135E7" w14:textId="77777777">
      <w:pPr>
        <w:spacing w:line="295" w:lineRule="auto"/>
        <w:ind w:left="360"/>
        <w:jc w:val="both"/>
      </w:pPr>
      <w:r w:rsidRPr="00A907AC">
        <w:rPr>
          <w:b/>
          <w:bCs/>
        </w:rPr>
        <w:t>NAM</w:t>
      </w:r>
      <w:r>
        <w:t xml:space="preserve">: </w:t>
      </w:r>
      <w:r w:rsidR="009A20A6">
        <w:t>Với c</w:t>
      </w:r>
      <w:r>
        <w:t>ác chức năng từ ZCGL03_2 đến ZCGL03_5</w:t>
      </w:r>
      <w:r w:rsidR="009A20A6">
        <w:t>,</w:t>
      </w:r>
      <w:r>
        <w:t xml:space="preserve"> các tài khoản hạch toán thay đổi theo năm, riêng ZCGL03_1 thì tham số tài khoản không ảnh hưởng theo năm.</w:t>
      </w:r>
    </w:p>
    <w:p w:rsidR="00A907AC" w:rsidP="002D16CA" w:rsidRDefault="00A907AC" w14:paraId="0BCD8BF4" w14:textId="77777777">
      <w:pPr>
        <w:spacing w:line="295" w:lineRule="auto"/>
        <w:ind w:left="360"/>
        <w:jc w:val="both"/>
        <w:rPr>
          <w:ins w:author="013254" w:date="2021-07-09T11:12:00Z" w:id="239"/>
        </w:rPr>
      </w:pPr>
      <w:r w:rsidRPr="00A907AC">
        <w:rPr>
          <w:b/>
          <w:bCs/>
        </w:rPr>
        <w:t>VALUEx</w:t>
      </w:r>
      <w:r>
        <w:t>: Các cột Value thể hiện tham số TK hạch toán cho từng chức năng.</w:t>
      </w:r>
    </w:p>
    <w:p w:rsidR="00BF354B" w:rsidP="002D16CA" w:rsidRDefault="00BF354B" w14:paraId="519B2FC7" w14:textId="6C545230">
      <w:pPr>
        <w:spacing w:line="295" w:lineRule="auto"/>
        <w:ind w:left="360"/>
        <w:jc w:val="both"/>
      </w:pPr>
      <w:ins w:author="013254" w:date="2021-07-09T11:12:00Z" w:id="240">
        <w:r>
          <w:rPr>
            <w:b/>
            <w:bCs/>
          </w:rPr>
          <w:t>Hiện tại trên hệ thống đã khai báo đầy đủ tham số cho đến năm 2099</w:t>
        </w:r>
        <w:r w:rsidRPr="00BF354B">
          <w:rPr>
            <w:rPrChange w:author="013254" w:date="2021-07-09T11:12:00Z" w:id="241">
              <w:rPr>
                <w:b/>
                <w:bCs/>
              </w:rPr>
            </w:rPrChange>
          </w:rPr>
          <w:t>.</w:t>
        </w:r>
      </w:ins>
    </w:p>
    <w:p w:rsidR="00A907AC" w:rsidP="00A907AC" w:rsidRDefault="00A907AC" w14:paraId="677EC97C" w14:textId="77777777">
      <w:pPr>
        <w:spacing w:line="295" w:lineRule="auto"/>
        <w:jc w:val="both"/>
      </w:pPr>
      <w:r>
        <w:t>Khi có yêu cầu thay đổi TK hạch toán đóng năm, cán bộ vận hành thực hiện thay đổi giá trị tại trường này.</w:t>
      </w:r>
    </w:p>
    <w:tbl>
      <w:tblPr>
        <w:tblW w:w="9300" w:type="dxa"/>
        <w:tblLook w:val="04A0" w:firstRow="1" w:lastRow="0" w:firstColumn="1" w:lastColumn="0" w:noHBand="0" w:noVBand="1"/>
      </w:tblPr>
      <w:tblGrid>
        <w:gridCol w:w="1231"/>
        <w:gridCol w:w="2592"/>
        <w:gridCol w:w="2541"/>
        <w:gridCol w:w="2936"/>
      </w:tblGrid>
      <w:tr w:rsidRPr="00A907AC" w:rsidR="00A907AC" w:rsidTr="00A907AC" w14:paraId="0B5BB6B3" w14:textId="77777777">
        <w:trPr>
          <w:trHeight w:val="255"/>
        </w:trPr>
        <w:tc>
          <w:tcPr>
            <w:tcW w:w="1231" w:type="dxa"/>
            <w:tcBorders>
              <w:top w:val="single" w:color="auto" w:sz="4" w:space="0"/>
              <w:left w:val="single" w:color="auto" w:sz="4" w:space="0"/>
              <w:bottom w:val="single" w:color="auto" w:sz="4" w:space="0"/>
              <w:right w:val="single" w:color="auto" w:sz="4" w:space="0"/>
            </w:tcBorders>
            <w:shd w:val="clear" w:color="auto" w:fill="auto"/>
            <w:noWrap/>
            <w:hideMark/>
          </w:tcPr>
          <w:p w:rsidRPr="00A907AC" w:rsidR="00A907AC" w:rsidP="00A907AC" w:rsidRDefault="00A907AC" w14:paraId="06047C95" w14:textId="77777777">
            <w:pPr>
              <w:spacing w:before="0" w:after="0"/>
              <w:rPr>
                <w:sz w:val="22"/>
                <w:szCs w:val="22"/>
                <w:lang w:bidi="lo-LA"/>
              </w:rPr>
            </w:pPr>
            <w:r w:rsidRPr="00A907AC">
              <w:rPr>
                <w:sz w:val="22"/>
                <w:szCs w:val="22"/>
                <w:lang w:bidi="lo-LA"/>
              </w:rPr>
              <w:t> </w:t>
            </w:r>
          </w:p>
        </w:tc>
        <w:tc>
          <w:tcPr>
            <w:tcW w:w="2592" w:type="dxa"/>
            <w:tcBorders>
              <w:top w:val="single" w:color="auto" w:sz="4" w:space="0"/>
              <w:left w:val="nil"/>
              <w:bottom w:val="single" w:color="auto" w:sz="4" w:space="0"/>
              <w:right w:val="single" w:color="auto" w:sz="4" w:space="0"/>
            </w:tcBorders>
            <w:shd w:val="clear" w:color="auto" w:fill="auto"/>
            <w:hideMark/>
          </w:tcPr>
          <w:p w:rsidRPr="00A907AC" w:rsidR="00A907AC" w:rsidP="00A907AC" w:rsidRDefault="00095108" w14:paraId="752C0E22" w14:textId="77777777">
            <w:pPr>
              <w:spacing w:before="0" w:after="0"/>
              <w:jc w:val="center"/>
              <w:rPr>
                <w:b/>
                <w:bCs/>
                <w:sz w:val="22"/>
                <w:szCs w:val="22"/>
                <w:lang w:bidi="lo-LA"/>
              </w:rPr>
            </w:pPr>
            <w:r>
              <w:rPr>
                <w:b/>
                <w:bCs/>
                <w:sz w:val="22"/>
                <w:szCs w:val="22"/>
                <w:lang w:bidi="lo-LA"/>
              </w:rPr>
              <w:t>Value 1</w:t>
            </w:r>
          </w:p>
        </w:tc>
        <w:tc>
          <w:tcPr>
            <w:tcW w:w="2541" w:type="dxa"/>
            <w:tcBorders>
              <w:top w:val="single" w:color="auto" w:sz="4" w:space="0"/>
              <w:left w:val="nil"/>
              <w:bottom w:val="single" w:color="auto" w:sz="4" w:space="0"/>
              <w:right w:val="single" w:color="auto" w:sz="4" w:space="0"/>
            </w:tcBorders>
            <w:shd w:val="clear" w:color="auto" w:fill="auto"/>
            <w:hideMark/>
          </w:tcPr>
          <w:p w:rsidRPr="00A907AC" w:rsidR="00A907AC" w:rsidP="00A907AC" w:rsidRDefault="00A907AC" w14:paraId="36271C6C" w14:textId="77777777">
            <w:pPr>
              <w:spacing w:before="0" w:after="0"/>
              <w:jc w:val="center"/>
              <w:rPr>
                <w:b/>
                <w:bCs/>
                <w:sz w:val="22"/>
                <w:szCs w:val="22"/>
                <w:lang w:bidi="lo-LA"/>
              </w:rPr>
            </w:pPr>
            <w:r w:rsidRPr="00A907AC">
              <w:rPr>
                <w:b/>
                <w:bCs/>
                <w:sz w:val="22"/>
                <w:szCs w:val="22"/>
                <w:lang w:bidi="lo-LA"/>
              </w:rPr>
              <w:t>Value 2</w:t>
            </w:r>
          </w:p>
        </w:tc>
        <w:tc>
          <w:tcPr>
            <w:tcW w:w="2936" w:type="dxa"/>
            <w:tcBorders>
              <w:top w:val="single" w:color="auto" w:sz="4" w:space="0"/>
              <w:left w:val="nil"/>
              <w:bottom w:val="single" w:color="auto" w:sz="4" w:space="0"/>
              <w:right w:val="single" w:color="auto" w:sz="4" w:space="0"/>
            </w:tcBorders>
            <w:shd w:val="clear" w:color="auto" w:fill="auto"/>
            <w:hideMark/>
          </w:tcPr>
          <w:p w:rsidRPr="00A907AC" w:rsidR="00A907AC" w:rsidP="00A907AC" w:rsidRDefault="00A907AC" w14:paraId="157A2EA2" w14:textId="77777777">
            <w:pPr>
              <w:spacing w:before="0" w:after="0"/>
              <w:jc w:val="center"/>
              <w:rPr>
                <w:b/>
                <w:bCs/>
                <w:sz w:val="22"/>
                <w:szCs w:val="22"/>
                <w:lang w:bidi="lo-LA"/>
              </w:rPr>
            </w:pPr>
            <w:r w:rsidRPr="00A907AC">
              <w:rPr>
                <w:b/>
                <w:bCs/>
                <w:sz w:val="22"/>
                <w:szCs w:val="22"/>
                <w:lang w:bidi="lo-LA"/>
              </w:rPr>
              <w:t>Value 3</w:t>
            </w:r>
          </w:p>
        </w:tc>
      </w:tr>
      <w:tr w:rsidRPr="00A907AC" w:rsidR="00A907AC" w:rsidTr="00A907AC" w14:paraId="6DC819D1" w14:textId="77777777">
        <w:trPr>
          <w:trHeight w:val="510"/>
        </w:trPr>
        <w:tc>
          <w:tcPr>
            <w:tcW w:w="1231" w:type="dxa"/>
            <w:tcBorders>
              <w:top w:val="nil"/>
              <w:left w:val="single" w:color="auto" w:sz="4" w:space="0"/>
              <w:bottom w:val="single" w:color="auto" w:sz="4" w:space="0"/>
              <w:right w:val="single" w:color="auto" w:sz="4" w:space="0"/>
            </w:tcBorders>
            <w:shd w:val="clear" w:color="auto" w:fill="auto"/>
            <w:noWrap/>
            <w:hideMark/>
          </w:tcPr>
          <w:p w:rsidRPr="00A907AC" w:rsidR="00A907AC" w:rsidP="00A907AC" w:rsidRDefault="00A907AC" w14:paraId="587CAD32" w14:textId="77777777">
            <w:pPr>
              <w:spacing w:before="0" w:after="0"/>
              <w:rPr>
                <w:sz w:val="22"/>
                <w:szCs w:val="22"/>
                <w:lang w:bidi="lo-LA"/>
              </w:rPr>
            </w:pPr>
            <w:r w:rsidRPr="00A907AC">
              <w:rPr>
                <w:sz w:val="22"/>
                <w:szCs w:val="22"/>
                <w:lang w:bidi="lo-LA"/>
              </w:rPr>
              <w:t>ZCGL03_1</w:t>
            </w:r>
          </w:p>
        </w:tc>
        <w:tc>
          <w:tcPr>
            <w:tcW w:w="2592" w:type="dxa"/>
            <w:tcBorders>
              <w:top w:val="nil"/>
              <w:left w:val="nil"/>
              <w:bottom w:val="single" w:color="auto" w:sz="4" w:space="0"/>
              <w:right w:val="single" w:color="auto" w:sz="4" w:space="0"/>
            </w:tcBorders>
            <w:shd w:val="clear" w:color="auto" w:fill="auto"/>
            <w:hideMark/>
          </w:tcPr>
          <w:p w:rsidRPr="00A907AC" w:rsidR="00A907AC" w:rsidP="00A907AC" w:rsidRDefault="00A907AC" w14:paraId="420D2B89" w14:textId="77777777">
            <w:pPr>
              <w:spacing w:before="0" w:after="0"/>
              <w:rPr>
                <w:sz w:val="22"/>
                <w:szCs w:val="22"/>
                <w:lang w:bidi="lo-LA"/>
              </w:rPr>
            </w:pPr>
            <w:r w:rsidRPr="00A907AC">
              <w:rPr>
                <w:sz w:val="22"/>
                <w:szCs w:val="22"/>
                <w:lang w:bidi="lo-LA"/>
              </w:rPr>
              <w:t>TK Chênh lệch tỷ giá do đánh giá lại ngoại tệ</w:t>
            </w:r>
          </w:p>
        </w:tc>
        <w:tc>
          <w:tcPr>
            <w:tcW w:w="2541" w:type="dxa"/>
            <w:tcBorders>
              <w:top w:val="nil"/>
              <w:left w:val="nil"/>
              <w:bottom w:val="single" w:color="auto" w:sz="4" w:space="0"/>
              <w:right w:val="single" w:color="auto" w:sz="4" w:space="0"/>
            </w:tcBorders>
            <w:shd w:val="clear" w:color="auto" w:fill="auto"/>
            <w:hideMark/>
          </w:tcPr>
          <w:p w:rsidRPr="00A907AC" w:rsidR="00A907AC" w:rsidP="00A907AC" w:rsidRDefault="00A907AC" w14:paraId="0E4BEE7B" w14:textId="77777777">
            <w:pPr>
              <w:spacing w:before="0" w:after="0"/>
              <w:rPr>
                <w:sz w:val="22"/>
                <w:szCs w:val="22"/>
                <w:lang w:bidi="lo-LA"/>
              </w:rPr>
            </w:pPr>
            <w:r w:rsidRPr="00A907AC">
              <w:rPr>
                <w:sz w:val="22"/>
                <w:szCs w:val="22"/>
                <w:lang w:bidi="lo-LA"/>
              </w:rPr>
              <w:t>TK lãi CLTG do đánh giá lại ngoại tệ kinh doanh</w:t>
            </w:r>
          </w:p>
        </w:tc>
        <w:tc>
          <w:tcPr>
            <w:tcW w:w="2936" w:type="dxa"/>
            <w:tcBorders>
              <w:top w:val="nil"/>
              <w:left w:val="nil"/>
              <w:bottom w:val="single" w:color="auto" w:sz="4" w:space="0"/>
              <w:right w:val="single" w:color="auto" w:sz="4" w:space="0"/>
            </w:tcBorders>
            <w:shd w:val="clear" w:color="auto" w:fill="auto"/>
            <w:hideMark/>
          </w:tcPr>
          <w:p w:rsidRPr="00A907AC" w:rsidR="00A907AC" w:rsidP="00A907AC" w:rsidRDefault="00A907AC" w14:paraId="120891A5" w14:textId="77777777">
            <w:pPr>
              <w:spacing w:before="0" w:after="0"/>
              <w:rPr>
                <w:sz w:val="22"/>
                <w:szCs w:val="22"/>
                <w:lang w:bidi="lo-LA"/>
              </w:rPr>
            </w:pPr>
            <w:r w:rsidRPr="00A907AC">
              <w:rPr>
                <w:sz w:val="22"/>
                <w:szCs w:val="22"/>
                <w:lang w:bidi="lo-LA"/>
              </w:rPr>
              <w:t>TK lỗ CLTG do đánh giá lại ngoại tệ kinh doanh</w:t>
            </w:r>
          </w:p>
        </w:tc>
      </w:tr>
      <w:tr w:rsidRPr="00A907AC" w:rsidR="00A907AC" w:rsidTr="00A907AC" w14:paraId="5623874B" w14:textId="77777777">
        <w:trPr>
          <w:trHeight w:val="510"/>
        </w:trPr>
        <w:tc>
          <w:tcPr>
            <w:tcW w:w="1231" w:type="dxa"/>
            <w:tcBorders>
              <w:top w:val="nil"/>
              <w:left w:val="single" w:color="auto" w:sz="4" w:space="0"/>
              <w:bottom w:val="single" w:color="auto" w:sz="4" w:space="0"/>
              <w:right w:val="single" w:color="auto" w:sz="4" w:space="0"/>
            </w:tcBorders>
            <w:shd w:val="clear" w:color="auto" w:fill="auto"/>
            <w:noWrap/>
            <w:hideMark/>
          </w:tcPr>
          <w:p w:rsidRPr="00A907AC" w:rsidR="00A907AC" w:rsidP="00A907AC" w:rsidRDefault="00A907AC" w14:paraId="30934D94" w14:textId="77777777">
            <w:pPr>
              <w:spacing w:before="0" w:after="0"/>
              <w:rPr>
                <w:sz w:val="22"/>
                <w:szCs w:val="22"/>
                <w:lang w:bidi="lo-LA"/>
              </w:rPr>
            </w:pPr>
            <w:r w:rsidRPr="00A907AC">
              <w:rPr>
                <w:sz w:val="22"/>
                <w:szCs w:val="22"/>
                <w:lang w:bidi="lo-LA"/>
              </w:rPr>
              <w:t>ZCGL03_2</w:t>
            </w:r>
          </w:p>
        </w:tc>
        <w:tc>
          <w:tcPr>
            <w:tcW w:w="2592" w:type="dxa"/>
            <w:tcBorders>
              <w:top w:val="nil"/>
              <w:left w:val="nil"/>
              <w:bottom w:val="single" w:color="auto" w:sz="4" w:space="0"/>
              <w:right w:val="single" w:color="auto" w:sz="4" w:space="0"/>
            </w:tcBorders>
            <w:shd w:val="clear" w:color="auto" w:fill="auto"/>
            <w:hideMark/>
          </w:tcPr>
          <w:p w:rsidRPr="00A907AC" w:rsidR="00A907AC" w:rsidP="00A907AC" w:rsidRDefault="00A907AC" w14:paraId="1E13FAEA" w14:textId="77777777">
            <w:pPr>
              <w:spacing w:before="0" w:after="0"/>
              <w:rPr>
                <w:sz w:val="22"/>
                <w:szCs w:val="22"/>
                <w:lang w:bidi="lo-LA"/>
              </w:rPr>
            </w:pPr>
            <w:r w:rsidRPr="00A907AC">
              <w:rPr>
                <w:sz w:val="22"/>
                <w:szCs w:val="22"/>
                <w:lang w:bidi="lo-LA"/>
              </w:rPr>
              <w:t>LN năm trước (sau thuế) (Mở cho từng năm)</w:t>
            </w:r>
          </w:p>
        </w:tc>
        <w:tc>
          <w:tcPr>
            <w:tcW w:w="2541" w:type="dxa"/>
            <w:tcBorders>
              <w:top w:val="nil"/>
              <w:left w:val="nil"/>
              <w:bottom w:val="single" w:color="auto" w:sz="4" w:space="0"/>
              <w:right w:val="single" w:color="auto" w:sz="4" w:space="0"/>
            </w:tcBorders>
            <w:shd w:val="clear" w:color="auto" w:fill="auto"/>
            <w:hideMark/>
          </w:tcPr>
          <w:p w:rsidRPr="00A907AC" w:rsidR="00A907AC" w:rsidP="00A907AC" w:rsidRDefault="00A907AC" w14:paraId="7F8D95CE" w14:textId="77777777">
            <w:pPr>
              <w:spacing w:before="0" w:after="0"/>
              <w:rPr>
                <w:sz w:val="22"/>
                <w:szCs w:val="22"/>
                <w:lang w:bidi="lo-LA"/>
              </w:rPr>
            </w:pPr>
            <w:r w:rsidRPr="00A907AC">
              <w:rPr>
                <w:sz w:val="22"/>
                <w:szCs w:val="22"/>
                <w:lang w:bidi="lo-LA"/>
              </w:rPr>
              <w:t> </w:t>
            </w:r>
          </w:p>
        </w:tc>
        <w:tc>
          <w:tcPr>
            <w:tcW w:w="2936" w:type="dxa"/>
            <w:tcBorders>
              <w:top w:val="nil"/>
              <w:left w:val="nil"/>
              <w:bottom w:val="single" w:color="auto" w:sz="4" w:space="0"/>
              <w:right w:val="single" w:color="auto" w:sz="4" w:space="0"/>
            </w:tcBorders>
            <w:shd w:val="clear" w:color="auto" w:fill="auto"/>
            <w:hideMark/>
          </w:tcPr>
          <w:p w:rsidRPr="00A907AC" w:rsidR="00A907AC" w:rsidP="00A907AC" w:rsidRDefault="00A907AC" w14:paraId="75B905E1" w14:textId="77777777">
            <w:pPr>
              <w:spacing w:before="0" w:after="0"/>
              <w:rPr>
                <w:sz w:val="22"/>
                <w:szCs w:val="22"/>
                <w:lang w:bidi="lo-LA"/>
              </w:rPr>
            </w:pPr>
            <w:r w:rsidRPr="00A907AC">
              <w:rPr>
                <w:sz w:val="22"/>
                <w:szCs w:val="22"/>
                <w:lang w:bidi="lo-LA"/>
              </w:rPr>
              <w:t> </w:t>
            </w:r>
          </w:p>
        </w:tc>
      </w:tr>
      <w:tr w:rsidRPr="00A907AC" w:rsidR="00A907AC" w:rsidTr="00A907AC" w14:paraId="4777CF8C" w14:textId="77777777">
        <w:trPr>
          <w:trHeight w:val="510"/>
        </w:trPr>
        <w:tc>
          <w:tcPr>
            <w:tcW w:w="1231" w:type="dxa"/>
            <w:tcBorders>
              <w:top w:val="nil"/>
              <w:left w:val="single" w:color="auto" w:sz="4" w:space="0"/>
              <w:bottom w:val="single" w:color="auto" w:sz="4" w:space="0"/>
              <w:right w:val="single" w:color="auto" w:sz="4" w:space="0"/>
            </w:tcBorders>
            <w:shd w:val="clear" w:color="auto" w:fill="auto"/>
            <w:noWrap/>
            <w:hideMark/>
          </w:tcPr>
          <w:p w:rsidRPr="00A907AC" w:rsidR="00A907AC" w:rsidP="00A907AC" w:rsidRDefault="00A907AC" w14:paraId="2C0A1A25" w14:textId="77777777">
            <w:pPr>
              <w:spacing w:before="0" w:after="0"/>
              <w:rPr>
                <w:sz w:val="22"/>
                <w:szCs w:val="22"/>
                <w:lang w:bidi="lo-LA"/>
              </w:rPr>
            </w:pPr>
            <w:r w:rsidRPr="00A907AC">
              <w:rPr>
                <w:sz w:val="22"/>
                <w:szCs w:val="22"/>
                <w:lang w:bidi="lo-LA"/>
              </w:rPr>
              <w:t>ZCGL03_3</w:t>
            </w:r>
          </w:p>
        </w:tc>
        <w:tc>
          <w:tcPr>
            <w:tcW w:w="2592" w:type="dxa"/>
            <w:tcBorders>
              <w:top w:val="nil"/>
              <w:left w:val="nil"/>
              <w:bottom w:val="single" w:color="auto" w:sz="4" w:space="0"/>
              <w:right w:val="single" w:color="auto" w:sz="4" w:space="0"/>
            </w:tcBorders>
            <w:shd w:val="clear" w:color="auto" w:fill="auto"/>
            <w:hideMark/>
          </w:tcPr>
          <w:p w:rsidRPr="00A907AC" w:rsidR="00A907AC" w:rsidP="00A907AC" w:rsidRDefault="00A907AC" w14:paraId="1A99C560" w14:textId="77777777">
            <w:pPr>
              <w:spacing w:before="0" w:after="0"/>
              <w:rPr>
                <w:sz w:val="22"/>
                <w:szCs w:val="22"/>
                <w:lang w:bidi="lo-LA"/>
              </w:rPr>
            </w:pPr>
            <w:r w:rsidRPr="00A907AC">
              <w:rPr>
                <w:sz w:val="22"/>
                <w:szCs w:val="22"/>
                <w:lang w:bidi="lo-LA"/>
              </w:rPr>
              <w:t>LN năm trước (sau thuế) (Mở cho từng năm)</w:t>
            </w:r>
          </w:p>
        </w:tc>
        <w:tc>
          <w:tcPr>
            <w:tcW w:w="2541" w:type="dxa"/>
            <w:tcBorders>
              <w:top w:val="nil"/>
              <w:left w:val="nil"/>
              <w:bottom w:val="single" w:color="auto" w:sz="4" w:space="0"/>
              <w:right w:val="single" w:color="auto" w:sz="4" w:space="0"/>
            </w:tcBorders>
            <w:shd w:val="clear" w:color="auto" w:fill="auto"/>
            <w:hideMark/>
          </w:tcPr>
          <w:p w:rsidRPr="00A907AC" w:rsidR="00A907AC" w:rsidP="00A907AC" w:rsidRDefault="00A907AC" w14:paraId="1835B5BD" w14:textId="77777777">
            <w:pPr>
              <w:spacing w:before="0" w:after="0"/>
              <w:rPr>
                <w:sz w:val="22"/>
                <w:szCs w:val="22"/>
                <w:lang w:bidi="lo-LA"/>
              </w:rPr>
            </w:pPr>
            <w:r w:rsidRPr="00A907AC">
              <w:rPr>
                <w:sz w:val="22"/>
                <w:szCs w:val="22"/>
                <w:lang w:bidi="lo-LA"/>
              </w:rPr>
              <w:t> </w:t>
            </w:r>
          </w:p>
        </w:tc>
        <w:tc>
          <w:tcPr>
            <w:tcW w:w="2936" w:type="dxa"/>
            <w:tcBorders>
              <w:top w:val="nil"/>
              <w:left w:val="nil"/>
              <w:bottom w:val="single" w:color="auto" w:sz="4" w:space="0"/>
              <w:right w:val="single" w:color="auto" w:sz="4" w:space="0"/>
            </w:tcBorders>
            <w:shd w:val="clear" w:color="auto" w:fill="auto"/>
            <w:hideMark/>
          </w:tcPr>
          <w:p w:rsidRPr="00A907AC" w:rsidR="00A907AC" w:rsidP="00A907AC" w:rsidRDefault="00A907AC" w14:paraId="5F89E089" w14:textId="77777777">
            <w:pPr>
              <w:spacing w:before="0" w:after="0"/>
              <w:rPr>
                <w:sz w:val="22"/>
                <w:szCs w:val="22"/>
                <w:lang w:bidi="lo-LA"/>
              </w:rPr>
            </w:pPr>
            <w:r w:rsidRPr="00A907AC">
              <w:rPr>
                <w:sz w:val="22"/>
                <w:szCs w:val="22"/>
                <w:lang w:bidi="lo-LA"/>
              </w:rPr>
              <w:t> </w:t>
            </w:r>
          </w:p>
        </w:tc>
      </w:tr>
      <w:tr w:rsidRPr="00A907AC" w:rsidR="00A907AC" w:rsidTr="00A907AC" w14:paraId="47C31EC4" w14:textId="77777777">
        <w:trPr>
          <w:trHeight w:val="510"/>
        </w:trPr>
        <w:tc>
          <w:tcPr>
            <w:tcW w:w="1231" w:type="dxa"/>
            <w:tcBorders>
              <w:top w:val="nil"/>
              <w:left w:val="single" w:color="auto" w:sz="4" w:space="0"/>
              <w:bottom w:val="single" w:color="auto" w:sz="4" w:space="0"/>
              <w:right w:val="single" w:color="auto" w:sz="4" w:space="0"/>
            </w:tcBorders>
            <w:shd w:val="clear" w:color="auto" w:fill="auto"/>
            <w:noWrap/>
            <w:hideMark/>
          </w:tcPr>
          <w:p w:rsidRPr="00A907AC" w:rsidR="00A907AC" w:rsidP="00A907AC" w:rsidRDefault="00A907AC" w14:paraId="5A61F74A" w14:textId="77777777">
            <w:pPr>
              <w:spacing w:before="0" w:after="0"/>
              <w:rPr>
                <w:sz w:val="22"/>
                <w:szCs w:val="22"/>
                <w:lang w:bidi="lo-LA"/>
              </w:rPr>
            </w:pPr>
            <w:r w:rsidRPr="00A907AC">
              <w:rPr>
                <w:sz w:val="22"/>
                <w:szCs w:val="22"/>
                <w:lang w:bidi="lo-LA"/>
              </w:rPr>
              <w:t>ZCGL03_4</w:t>
            </w:r>
          </w:p>
        </w:tc>
        <w:tc>
          <w:tcPr>
            <w:tcW w:w="2592" w:type="dxa"/>
            <w:tcBorders>
              <w:top w:val="nil"/>
              <w:left w:val="nil"/>
              <w:bottom w:val="single" w:color="auto" w:sz="4" w:space="0"/>
              <w:right w:val="single" w:color="auto" w:sz="4" w:space="0"/>
            </w:tcBorders>
            <w:shd w:val="clear" w:color="auto" w:fill="auto"/>
            <w:hideMark/>
          </w:tcPr>
          <w:p w:rsidRPr="00A907AC" w:rsidR="00A907AC" w:rsidP="00A907AC" w:rsidRDefault="00A907AC" w14:paraId="7B58AC05" w14:textId="77777777">
            <w:pPr>
              <w:spacing w:before="0" w:after="0"/>
              <w:rPr>
                <w:sz w:val="22"/>
                <w:szCs w:val="22"/>
                <w:lang w:bidi="lo-LA"/>
              </w:rPr>
            </w:pPr>
            <w:r w:rsidRPr="00A907AC">
              <w:rPr>
                <w:sz w:val="22"/>
                <w:szCs w:val="22"/>
                <w:lang w:bidi="lo-LA"/>
              </w:rPr>
              <w:t>LN năm trước (sau thuế) (Mở cho từng năm)</w:t>
            </w:r>
          </w:p>
        </w:tc>
        <w:tc>
          <w:tcPr>
            <w:tcW w:w="2541" w:type="dxa"/>
            <w:tcBorders>
              <w:top w:val="nil"/>
              <w:left w:val="nil"/>
              <w:bottom w:val="single" w:color="auto" w:sz="4" w:space="0"/>
              <w:right w:val="single" w:color="auto" w:sz="4" w:space="0"/>
            </w:tcBorders>
            <w:shd w:val="clear" w:color="auto" w:fill="auto"/>
            <w:hideMark/>
          </w:tcPr>
          <w:p w:rsidRPr="00A907AC" w:rsidR="00A907AC" w:rsidP="00A907AC" w:rsidRDefault="00A907AC" w14:paraId="13CC295D" w14:textId="77777777">
            <w:pPr>
              <w:spacing w:before="0" w:after="0"/>
              <w:rPr>
                <w:sz w:val="22"/>
                <w:szCs w:val="22"/>
                <w:lang w:bidi="lo-LA"/>
              </w:rPr>
            </w:pPr>
            <w:r w:rsidRPr="00A907AC">
              <w:rPr>
                <w:sz w:val="22"/>
                <w:szCs w:val="22"/>
                <w:lang w:bidi="lo-LA"/>
              </w:rPr>
              <w:t>Lợi nhuận còn lại của CN (mở tại TW) (Mở cho từng năm)</w:t>
            </w:r>
          </w:p>
        </w:tc>
        <w:tc>
          <w:tcPr>
            <w:tcW w:w="2936" w:type="dxa"/>
            <w:tcBorders>
              <w:top w:val="nil"/>
              <w:left w:val="nil"/>
              <w:bottom w:val="single" w:color="auto" w:sz="4" w:space="0"/>
              <w:right w:val="single" w:color="auto" w:sz="4" w:space="0"/>
            </w:tcBorders>
            <w:shd w:val="clear" w:color="auto" w:fill="auto"/>
            <w:hideMark/>
          </w:tcPr>
          <w:p w:rsidRPr="00A907AC" w:rsidR="00A907AC" w:rsidP="00A907AC" w:rsidRDefault="00A907AC" w14:paraId="1A5B9DD8" w14:textId="77777777">
            <w:pPr>
              <w:spacing w:before="0" w:after="0"/>
              <w:rPr>
                <w:sz w:val="22"/>
                <w:szCs w:val="22"/>
                <w:lang w:bidi="lo-LA"/>
              </w:rPr>
            </w:pPr>
            <w:r w:rsidRPr="00A907AC">
              <w:rPr>
                <w:sz w:val="22"/>
                <w:szCs w:val="22"/>
                <w:lang w:bidi="lo-LA"/>
              </w:rPr>
              <w:t>CN nộp lợi nhuận còn lại về TW (Mở cho từng năm)</w:t>
            </w:r>
          </w:p>
        </w:tc>
      </w:tr>
      <w:tr w:rsidRPr="00A907AC" w:rsidR="00A907AC" w:rsidTr="00A907AC" w14:paraId="43A0F346" w14:textId="77777777">
        <w:trPr>
          <w:trHeight w:val="510"/>
        </w:trPr>
        <w:tc>
          <w:tcPr>
            <w:tcW w:w="1231" w:type="dxa"/>
            <w:tcBorders>
              <w:top w:val="nil"/>
              <w:left w:val="single" w:color="auto" w:sz="4" w:space="0"/>
              <w:bottom w:val="single" w:color="auto" w:sz="4" w:space="0"/>
              <w:right w:val="single" w:color="auto" w:sz="4" w:space="0"/>
            </w:tcBorders>
            <w:shd w:val="clear" w:color="auto" w:fill="auto"/>
            <w:noWrap/>
            <w:hideMark/>
          </w:tcPr>
          <w:p w:rsidRPr="00A907AC" w:rsidR="00A907AC" w:rsidP="00A907AC" w:rsidRDefault="00A907AC" w14:paraId="238020FE" w14:textId="77777777">
            <w:pPr>
              <w:spacing w:before="0" w:after="0"/>
              <w:rPr>
                <w:sz w:val="22"/>
                <w:szCs w:val="22"/>
                <w:lang w:bidi="lo-LA"/>
              </w:rPr>
            </w:pPr>
            <w:r w:rsidRPr="00A907AC">
              <w:rPr>
                <w:sz w:val="22"/>
                <w:szCs w:val="22"/>
                <w:lang w:bidi="lo-LA"/>
              </w:rPr>
              <w:t>ZCGL03_5</w:t>
            </w:r>
          </w:p>
        </w:tc>
        <w:tc>
          <w:tcPr>
            <w:tcW w:w="2592" w:type="dxa"/>
            <w:tcBorders>
              <w:top w:val="nil"/>
              <w:left w:val="nil"/>
              <w:bottom w:val="single" w:color="auto" w:sz="4" w:space="0"/>
              <w:right w:val="single" w:color="auto" w:sz="4" w:space="0"/>
            </w:tcBorders>
            <w:shd w:val="clear" w:color="auto" w:fill="auto"/>
            <w:hideMark/>
          </w:tcPr>
          <w:p w:rsidRPr="00A907AC" w:rsidR="00A907AC" w:rsidP="00A907AC" w:rsidRDefault="00A907AC" w14:paraId="057E774F" w14:textId="77777777">
            <w:pPr>
              <w:spacing w:before="0" w:after="0"/>
              <w:rPr>
                <w:sz w:val="22"/>
                <w:szCs w:val="22"/>
                <w:lang w:bidi="lo-LA"/>
              </w:rPr>
            </w:pPr>
            <w:r w:rsidRPr="00A907AC">
              <w:rPr>
                <w:sz w:val="22"/>
                <w:szCs w:val="22"/>
                <w:lang w:bidi="lo-LA"/>
              </w:rPr>
              <w:t>LN năm trước (sau thuế) (Mở cho từng năm)</w:t>
            </w:r>
          </w:p>
        </w:tc>
        <w:tc>
          <w:tcPr>
            <w:tcW w:w="2541" w:type="dxa"/>
            <w:tcBorders>
              <w:top w:val="nil"/>
              <w:left w:val="nil"/>
              <w:bottom w:val="single" w:color="auto" w:sz="4" w:space="0"/>
              <w:right w:val="single" w:color="auto" w:sz="4" w:space="0"/>
            </w:tcBorders>
            <w:shd w:val="clear" w:color="auto" w:fill="auto"/>
            <w:hideMark/>
          </w:tcPr>
          <w:p w:rsidRPr="00A907AC" w:rsidR="00A907AC" w:rsidP="00A907AC" w:rsidRDefault="00A907AC" w14:paraId="5FB3CCAB" w14:textId="77777777">
            <w:pPr>
              <w:spacing w:before="0" w:after="0"/>
              <w:rPr>
                <w:sz w:val="22"/>
                <w:szCs w:val="22"/>
                <w:lang w:bidi="lo-LA"/>
              </w:rPr>
            </w:pPr>
            <w:r w:rsidRPr="00A907AC">
              <w:rPr>
                <w:sz w:val="22"/>
                <w:szCs w:val="22"/>
                <w:lang w:bidi="lo-LA"/>
              </w:rPr>
              <w:t> </w:t>
            </w:r>
          </w:p>
        </w:tc>
        <w:tc>
          <w:tcPr>
            <w:tcW w:w="2936" w:type="dxa"/>
            <w:tcBorders>
              <w:top w:val="nil"/>
              <w:left w:val="nil"/>
              <w:bottom w:val="single" w:color="auto" w:sz="4" w:space="0"/>
              <w:right w:val="single" w:color="auto" w:sz="4" w:space="0"/>
            </w:tcBorders>
            <w:shd w:val="clear" w:color="auto" w:fill="auto"/>
            <w:hideMark/>
          </w:tcPr>
          <w:p w:rsidRPr="00A907AC" w:rsidR="00A907AC" w:rsidP="00A907AC" w:rsidRDefault="00A907AC" w14:paraId="0FBF9417" w14:textId="77777777">
            <w:pPr>
              <w:spacing w:before="0" w:after="0"/>
              <w:rPr>
                <w:sz w:val="22"/>
                <w:szCs w:val="22"/>
                <w:lang w:bidi="lo-LA"/>
              </w:rPr>
            </w:pPr>
            <w:r w:rsidRPr="00A907AC">
              <w:rPr>
                <w:sz w:val="22"/>
                <w:szCs w:val="22"/>
                <w:lang w:bidi="lo-LA"/>
              </w:rPr>
              <w:t>CN nộp lợi nhuận còn lại về TW (Mở cho từng năm)</w:t>
            </w:r>
          </w:p>
        </w:tc>
      </w:tr>
    </w:tbl>
    <w:p w:rsidR="002E626F" w:rsidP="00FC25DB" w:rsidRDefault="002E626F" w14:paraId="10A191C2" w14:textId="77777777">
      <w:pPr>
        <w:pStyle w:val="Heading3"/>
        <w:numPr>
          <w:ilvl w:val="0"/>
          <w:numId w:val="35"/>
        </w:numPr>
      </w:pPr>
      <w:bookmarkStart w:name="_Toc101880860" w:id="242"/>
      <w:r>
        <w:t>LUỒNG TÍCH HỢP TRÊN TRỤC TÍCH HỢP SAP PI</w:t>
      </w:r>
      <w:bookmarkEnd w:id="242"/>
    </w:p>
    <w:p w:rsidRPr="00035E7C" w:rsidR="002E626F" w:rsidP="00FC25DB" w:rsidRDefault="002E626F" w14:paraId="21618456" w14:textId="77777777">
      <w:pPr>
        <w:pStyle w:val="Heading4"/>
        <w:numPr>
          <w:ilvl w:val="1"/>
          <w:numId w:val="35"/>
        </w:numPr>
        <w:spacing w:line="295" w:lineRule="auto"/>
        <w:jc w:val="both"/>
        <w:rPr>
          <w:sz w:val="26"/>
          <w:szCs w:val="26"/>
        </w:rPr>
      </w:pPr>
      <w:r>
        <w:rPr>
          <w:sz w:val="26"/>
          <w:szCs w:val="26"/>
        </w:rPr>
        <w:t xml:space="preserve">Các chương trình tích hợp trên hệ thống </w:t>
      </w:r>
      <w:r w:rsidRPr="00FC25DB">
        <w:rPr>
          <w:sz w:val="26"/>
          <w:szCs w:val="26"/>
        </w:rPr>
        <w:t>SAP PI</w:t>
      </w:r>
    </w:p>
    <w:p w:rsidR="002E626F" w:rsidP="002E626F" w:rsidRDefault="002E626F" w14:paraId="351EAE4F" w14:textId="77777777">
      <w:pPr>
        <w:spacing w:line="295" w:lineRule="auto"/>
        <w:jc w:val="both"/>
        <w:rPr>
          <w:lang w:eastAsia="x-none"/>
        </w:rPr>
      </w:pPr>
      <w:r>
        <w:rPr>
          <w:lang w:eastAsia="x-none"/>
        </w:rPr>
        <w:t>Trục tích hợp</w:t>
      </w:r>
      <w:r w:rsidRPr="0066148E">
        <w:rPr>
          <w:lang w:eastAsia="x-none"/>
        </w:rPr>
        <w:t xml:space="preserve"> xây dựng các chương trình tích hợp giữa ERP với hệ thống Corebanking</w:t>
      </w:r>
      <w:r>
        <w:rPr>
          <w:lang w:eastAsia="x-none"/>
        </w:rPr>
        <w:t>:</w:t>
      </w:r>
    </w:p>
    <w:tbl>
      <w:tblPr>
        <w:tblW w:w="9270" w:type="dxa"/>
        <w:tblInd w:w="108" w:type="dxa"/>
        <w:tblLayout w:type="fixed"/>
        <w:tblLook w:val="04A0" w:firstRow="1" w:lastRow="0" w:firstColumn="1" w:lastColumn="0" w:noHBand="0" w:noVBand="1"/>
      </w:tblPr>
      <w:tblGrid>
        <w:gridCol w:w="709"/>
        <w:gridCol w:w="2711"/>
        <w:gridCol w:w="5850"/>
      </w:tblGrid>
      <w:tr w:rsidRPr="00530648" w:rsidR="002E626F" w:rsidTr="0050327D" w14:paraId="07833331" w14:textId="77777777">
        <w:trPr>
          <w:trHeight w:val="567"/>
          <w:tblHeader/>
        </w:trPr>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497697" w:rsidR="002E626F" w:rsidP="0050327D" w:rsidRDefault="002E626F" w14:paraId="7511E915" w14:textId="77777777">
            <w:pPr>
              <w:spacing w:line="295" w:lineRule="auto"/>
              <w:jc w:val="both"/>
              <w:rPr>
                <w:b/>
                <w:bCs/>
                <w:color w:val="000000"/>
              </w:rPr>
            </w:pPr>
            <w:r w:rsidRPr="00497697">
              <w:rPr>
                <w:b/>
                <w:color w:val="000000"/>
              </w:rPr>
              <w:t>STT</w:t>
            </w:r>
          </w:p>
        </w:tc>
        <w:tc>
          <w:tcPr>
            <w:tcW w:w="2711" w:type="dxa"/>
            <w:tcBorders>
              <w:top w:val="single" w:color="auto" w:sz="4" w:space="0"/>
              <w:left w:val="nil"/>
              <w:bottom w:val="single" w:color="auto" w:sz="4" w:space="0"/>
              <w:right w:val="single" w:color="auto" w:sz="4" w:space="0"/>
            </w:tcBorders>
            <w:shd w:val="clear" w:color="auto" w:fill="auto"/>
            <w:noWrap/>
            <w:vAlign w:val="center"/>
            <w:hideMark/>
          </w:tcPr>
          <w:p w:rsidRPr="00497697" w:rsidR="002E626F" w:rsidP="0050327D" w:rsidRDefault="002E626F" w14:paraId="4B27C968" w14:textId="77777777">
            <w:pPr>
              <w:spacing w:line="295" w:lineRule="auto"/>
              <w:jc w:val="both"/>
              <w:rPr>
                <w:b/>
                <w:bCs/>
                <w:color w:val="000000"/>
              </w:rPr>
            </w:pPr>
            <w:r>
              <w:rPr>
                <w:b/>
                <w:color w:val="000000"/>
              </w:rPr>
              <w:t>Chương trình tích hợp</w:t>
            </w:r>
          </w:p>
        </w:tc>
        <w:tc>
          <w:tcPr>
            <w:tcW w:w="5850" w:type="dxa"/>
            <w:tcBorders>
              <w:top w:val="single" w:color="auto" w:sz="4" w:space="0"/>
              <w:left w:val="nil"/>
              <w:bottom w:val="single" w:color="auto" w:sz="4" w:space="0"/>
              <w:right w:val="single" w:color="auto" w:sz="4" w:space="0"/>
            </w:tcBorders>
            <w:vAlign w:val="center"/>
          </w:tcPr>
          <w:p w:rsidRPr="00530648" w:rsidR="002E626F" w:rsidP="0050327D" w:rsidRDefault="002E626F" w14:paraId="50668182" w14:textId="77777777">
            <w:pPr>
              <w:spacing w:line="295" w:lineRule="auto"/>
              <w:jc w:val="both"/>
              <w:rPr>
                <w:b/>
                <w:color w:val="000000"/>
              </w:rPr>
            </w:pPr>
            <w:r>
              <w:rPr>
                <w:b/>
                <w:color w:val="000000"/>
              </w:rPr>
              <w:t>Mục đích</w:t>
            </w:r>
          </w:p>
        </w:tc>
      </w:tr>
      <w:tr w:rsidRPr="00530648" w:rsidR="002E626F" w:rsidTr="0050327D" w14:paraId="51A1A41C" w14:textId="77777777">
        <w:trPr>
          <w:trHeight w:val="567"/>
        </w:trPr>
        <w:tc>
          <w:tcPr>
            <w:tcW w:w="709" w:type="dxa"/>
            <w:tcBorders>
              <w:top w:val="nil"/>
              <w:left w:val="single" w:color="auto" w:sz="4" w:space="0"/>
              <w:bottom w:val="single" w:color="auto" w:sz="4" w:space="0"/>
              <w:right w:val="single" w:color="auto" w:sz="4" w:space="0"/>
            </w:tcBorders>
            <w:shd w:val="clear" w:color="auto" w:fill="auto"/>
            <w:noWrap/>
            <w:vAlign w:val="center"/>
          </w:tcPr>
          <w:p w:rsidRPr="00D849E8" w:rsidR="002E626F" w:rsidP="002E626F" w:rsidRDefault="002E626F" w14:paraId="4F4FA5E8" w14:textId="77777777">
            <w:pPr>
              <w:numPr>
                <w:ilvl w:val="0"/>
                <w:numId w:val="43"/>
              </w:numPr>
              <w:spacing w:line="295" w:lineRule="auto"/>
              <w:jc w:val="both"/>
              <w:rPr>
                <w:color w:val="000000"/>
              </w:rPr>
            </w:pPr>
          </w:p>
        </w:tc>
        <w:tc>
          <w:tcPr>
            <w:tcW w:w="2711" w:type="dxa"/>
            <w:tcBorders>
              <w:top w:val="nil"/>
              <w:left w:val="nil"/>
              <w:bottom w:val="single" w:color="auto" w:sz="4" w:space="0"/>
              <w:right w:val="single" w:color="auto" w:sz="4" w:space="0"/>
            </w:tcBorders>
            <w:shd w:val="clear" w:color="auto" w:fill="auto"/>
            <w:noWrap/>
            <w:vAlign w:val="center"/>
          </w:tcPr>
          <w:p w:rsidRPr="00462917" w:rsidR="002E626F" w:rsidP="0050327D" w:rsidRDefault="002E626F" w14:paraId="3D9C9D95" w14:textId="77777777">
            <w:pPr>
              <w:spacing w:line="295" w:lineRule="auto"/>
              <w:jc w:val="both"/>
              <w:rPr>
                <w:szCs w:val="26"/>
              </w:rPr>
            </w:pPr>
            <w:r w:rsidRPr="00462917">
              <w:rPr>
                <w:szCs w:val="26"/>
              </w:rPr>
              <w:t xml:space="preserve">Tích hợp </w:t>
            </w:r>
            <w:r>
              <w:rPr>
                <w:szCs w:val="26"/>
              </w:rPr>
              <w:t>tạm ứng ấn chỉ tự động</w:t>
            </w:r>
          </w:p>
        </w:tc>
        <w:tc>
          <w:tcPr>
            <w:tcW w:w="5850" w:type="dxa"/>
            <w:tcBorders>
              <w:top w:val="nil"/>
              <w:left w:val="nil"/>
              <w:bottom w:val="single" w:color="auto" w:sz="4" w:space="0"/>
              <w:right w:val="single" w:color="auto" w:sz="4" w:space="0"/>
            </w:tcBorders>
            <w:vAlign w:val="center"/>
          </w:tcPr>
          <w:p w:rsidRPr="00530648" w:rsidR="002E626F" w:rsidP="0050327D" w:rsidRDefault="002E626F" w14:paraId="3C5630F9" w14:textId="77777777">
            <w:pPr>
              <w:spacing w:line="295" w:lineRule="auto"/>
              <w:jc w:val="both"/>
            </w:pPr>
            <w:r>
              <w:rPr>
                <w:szCs w:val="26"/>
              </w:rPr>
              <w:t>Tích hợp hàng ngày các thông tin từ bảng stagging tạm ứng ấn chỉ vào bảng tạm ứng corebanking IIP00301</w:t>
            </w:r>
          </w:p>
        </w:tc>
      </w:tr>
      <w:tr w:rsidRPr="00286AC2" w:rsidR="002E626F" w:rsidTr="0050327D" w14:paraId="5543DA1B" w14:textId="77777777">
        <w:trPr>
          <w:trHeight w:val="567"/>
        </w:trPr>
        <w:tc>
          <w:tcPr>
            <w:tcW w:w="709" w:type="dxa"/>
            <w:tcBorders>
              <w:top w:val="nil"/>
              <w:left w:val="single" w:color="auto" w:sz="4" w:space="0"/>
              <w:bottom w:val="single" w:color="auto" w:sz="4" w:space="0"/>
              <w:right w:val="single" w:color="auto" w:sz="4" w:space="0"/>
            </w:tcBorders>
            <w:shd w:val="clear" w:color="auto" w:fill="auto"/>
            <w:noWrap/>
            <w:vAlign w:val="center"/>
          </w:tcPr>
          <w:p w:rsidRPr="00D849E8" w:rsidR="002E626F" w:rsidP="002E626F" w:rsidRDefault="002E626F" w14:paraId="4121B657" w14:textId="77777777">
            <w:pPr>
              <w:numPr>
                <w:ilvl w:val="0"/>
                <w:numId w:val="43"/>
              </w:numPr>
              <w:spacing w:line="295" w:lineRule="auto"/>
              <w:jc w:val="both"/>
              <w:rPr>
                <w:color w:val="000000"/>
              </w:rPr>
            </w:pPr>
          </w:p>
        </w:tc>
        <w:tc>
          <w:tcPr>
            <w:tcW w:w="2711" w:type="dxa"/>
            <w:tcBorders>
              <w:top w:val="nil"/>
              <w:left w:val="nil"/>
              <w:bottom w:val="single" w:color="auto" w:sz="4" w:space="0"/>
              <w:right w:val="single" w:color="auto" w:sz="4" w:space="0"/>
            </w:tcBorders>
            <w:shd w:val="clear" w:color="auto" w:fill="auto"/>
            <w:noWrap/>
            <w:vAlign w:val="center"/>
          </w:tcPr>
          <w:p w:rsidRPr="00462917" w:rsidR="002E626F" w:rsidP="0050327D" w:rsidRDefault="002E626F" w14:paraId="455CFE39" w14:textId="77777777">
            <w:pPr>
              <w:spacing w:line="295" w:lineRule="auto"/>
              <w:jc w:val="both"/>
              <w:rPr>
                <w:szCs w:val="26"/>
              </w:rPr>
            </w:pPr>
            <w:r w:rsidRPr="00462917">
              <w:rPr>
                <w:szCs w:val="26"/>
              </w:rPr>
              <w:t xml:space="preserve">Tích hợp </w:t>
            </w:r>
            <w:r>
              <w:rPr>
                <w:szCs w:val="26"/>
              </w:rPr>
              <w:t>hoàn ứng ấn chỉ tự động</w:t>
            </w:r>
          </w:p>
          <w:p w:rsidRPr="00286AC2" w:rsidR="002E626F" w:rsidP="0050327D" w:rsidRDefault="002E626F" w14:paraId="1B91A9A6" w14:textId="77777777">
            <w:pPr>
              <w:spacing w:line="295" w:lineRule="auto"/>
              <w:jc w:val="both"/>
              <w:rPr>
                <w:b/>
                <w:bCs/>
                <w:lang w:val="en-SG"/>
              </w:rPr>
            </w:pPr>
          </w:p>
        </w:tc>
        <w:tc>
          <w:tcPr>
            <w:tcW w:w="5850" w:type="dxa"/>
            <w:tcBorders>
              <w:top w:val="nil"/>
              <w:left w:val="nil"/>
              <w:bottom w:val="single" w:color="auto" w:sz="4" w:space="0"/>
              <w:right w:val="single" w:color="auto" w:sz="4" w:space="0"/>
            </w:tcBorders>
            <w:vAlign w:val="center"/>
          </w:tcPr>
          <w:p w:rsidRPr="00286AC2" w:rsidR="002E626F" w:rsidP="0050327D" w:rsidRDefault="002E626F" w14:paraId="3E261015" w14:textId="77777777">
            <w:pPr>
              <w:spacing w:line="295" w:lineRule="auto"/>
              <w:jc w:val="both"/>
            </w:pPr>
            <w:r>
              <w:rPr>
                <w:szCs w:val="26"/>
              </w:rPr>
              <w:t xml:space="preserve">Tích hợp hàng ngày các thông tin hoàn ứng ấn chỉ từ corebanking IIP00301 về bảng hoàn ứng ấn chỉ stagging </w:t>
            </w:r>
          </w:p>
        </w:tc>
      </w:tr>
      <w:tr w:rsidRPr="00497697" w:rsidR="002E626F" w:rsidTr="0050327D" w14:paraId="3DC843E3" w14:textId="77777777">
        <w:trPr>
          <w:trHeight w:val="929"/>
        </w:trPr>
        <w:tc>
          <w:tcPr>
            <w:tcW w:w="709" w:type="dxa"/>
            <w:tcBorders>
              <w:top w:val="nil"/>
              <w:left w:val="single" w:color="auto" w:sz="4" w:space="0"/>
              <w:bottom w:val="single" w:color="auto" w:sz="4" w:space="0"/>
              <w:right w:val="single" w:color="auto" w:sz="4" w:space="0"/>
            </w:tcBorders>
            <w:shd w:val="clear" w:color="auto" w:fill="auto"/>
            <w:noWrap/>
            <w:vAlign w:val="center"/>
          </w:tcPr>
          <w:p w:rsidRPr="00D849E8" w:rsidR="002E626F" w:rsidP="002E626F" w:rsidRDefault="002E626F" w14:paraId="27132DE7" w14:textId="77777777">
            <w:pPr>
              <w:numPr>
                <w:ilvl w:val="0"/>
                <w:numId w:val="43"/>
              </w:numPr>
              <w:spacing w:line="295" w:lineRule="auto"/>
              <w:jc w:val="both"/>
              <w:rPr>
                <w:color w:val="000000"/>
              </w:rPr>
            </w:pPr>
          </w:p>
        </w:tc>
        <w:tc>
          <w:tcPr>
            <w:tcW w:w="2711" w:type="dxa"/>
            <w:tcBorders>
              <w:top w:val="nil"/>
              <w:left w:val="nil"/>
              <w:bottom w:val="single" w:color="auto" w:sz="4" w:space="0"/>
              <w:right w:val="single" w:color="auto" w:sz="4" w:space="0"/>
            </w:tcBorders>
            <w:shd w:val="clear" w:color="auto" w:fill="auto"/>
            <w:noWrap/>
            <w:vAlign w:val="center"/>
          </w:tcPr>
          <w:p w:rsidRPr="00462917" w:rsidR="002E626F" w:rsidP="0050327D" w:rsidRDefault="002E626F" w14:paraId="25D4C692" w14:textId="77777777">
            <w:pPr>
              <w:spacing w:line="295" w:lineRule="auto"/>
              <w:jc w:val="both"/>
              <w:rPr>
                <w:szCs w:val="26"/>
              </w:rPr>
            </w:pPr>
            <w:r>
              <w:rPr>
                <w:szCs w:val="26"/>
              </w:rPr>
              <w:t>Tích hợp tạm ứng ấn chỉ thủ công</w:t>
            </w:r>
          </w:p>
          <w:p w:rsidRPr="00546908" w:rsidR="002E626F" w:rsidP="0050327D" w:rsidRDefault="002E626F" w14:paraId="6ED285BC" w14:textId="77777777">
            <w:pPr>
              <w:spacing w:line="295" w:lineRule="auto"/>
              <w:jc w:val="both"/>
              <w:rPr>
                <w:b/>
                <w:bCs/>
                <w:color w:val="000000"/>
                <w:lang w:val="en-SG"/>
              </w:rPr>
            </w:pPr>
          </w:p>
        </w:tc>
        <w:tc>
          <w:tcPr>
            <w:tcW w:w="5850" w:type="dxa"/>
            <w:tcBorders>
              <w:top w:val="nil"/>
              <w:left w:val="nil"/>
              <w:bottom w:val="single" w:color="auto" w:sz="4" w:space="0"/>
              <w:right w:val="single" w:color="auto" w:sz="4" w:space="0"/>
            </w:tcBorders>
            <w:vAlign w:val="center"/>
          </w:tcPr>
          <w:p w:rsidRPr="00497697" w:rsidR="002E626F" w:rsidP="0050327D" w:rsidRDefault="002E626F" w14:paraId="1D616E11" w14:textId="77777777">
            <w:pPr>
              <w:spacing w:line="295" w:lineRule="auto"/>
              <w:jc w:val="both"/>
              <w:rPr>
                <w:color w:val="000000"/>
              </w:rPr>
            </w:pPr>
            <w:r>
              <w:rPr>
                <w:szCs w:val="26"/>
              </w:rPr>
              <w:t>Tích hợp tùy chọn dữ liệu các thông tin từ bảng stagging tạm ứng ấn chỉ vào bảng corebanking IIP00301 thủ công bằng chương trình trên hệ thống ERP</w:t>
            </w:r>
          </w:p>
        </w:tc>
      </w:tr>
    </w:tbl>
    <w:p w:rsidRPr="0023214D" w:rsidR="002E626F" w:rsidP="00FC25DB" w:rsidRDefault="002E626F" w14:paraId="46E140C5" w14:textId="77777777">
      <w:pPr>
        <w:pStyle w:val="Heading4"/>
        <w:numPr>
          <w:ilvl w:val="1"/>
          <w:numId w:val="35"/>
        </w:numPr>
        <w:spacing w:line="295" w:lineRule="auto"/>
        <w:jc w:val="both"/>
        <w:rPr>
          <w:sz w:val="26"/>
          <w:szCs w:val="26"/>
        </w:rPr>
      </w:pPr>
      <w:r w:rsidRPr="00FC25DB">
        <w:rPr>
          <w:sz w:val="26"/>
          <w:szCs w:val="26"/>
        </w:rPr>
        <w:t>Luồng tích hợp trên SAP PI</w:t>
      </w:r>
    </w:p>
    <w:p w:rsidRPr="00FC25DB" w:rsidR="002E626F" w:rsidP="00FC25DB" w:rsidRDefault="002E626F" w14:paraId="4A7E8F38" w14:textId="77777777">
      <w:pPr>
        <w:pStyle w:val="ListParagraph"/>
        <w:numPr>
          <w:ilvl w:val="2"/>
          <w:numId w:val="35"/>
        </w:numPr>
        <w:spacing w:line="295" w:lineRule="auto"/>
        <w:jc w:val="both"/>
        <w:outlineLvl w:val="4"/>
        <w:rPr>
          <w:b/>
          <w:bCs/>
          <w:szCs w:val="26"/>
        </w:rPr>
      </w:pPr>
      <w:r w:rsidRPr="002E626F">
        <w:rPr>
          <w:b/>
          <w:bCs/>
          <w:szCs w:val="26"/>
        </w:rPr>
        <w:t xml:space="preserve">Tích hợp tạm ứng ấn chỉ tự động </w:t>
      </w:r>
    </w:p>
    <w:p w:rsidR="002E626F" w:rsidP="002E626F" w:rsidRDefault="002E626F" w14:paraId="74494662" w14:textId="77777777">
      <w:pPr>
        <w:spacing w:line="295" w:lineRule="auto"/>
        <w:jc w:val="both"/>
        <w:rPr>
          <w:lang w:eastAsia="x-none"/>
        </w:rPr>
      </w:pPr>
      <w:r>
        <w:rPr>
          <w:noProof/>
          <w:lang w:bidi="lo-LA"/>
        </w:rPr>
        <w:drawing>
          <wp:inline distT="0" distB="0" distL="0" distR="0" wp14:anchorId="3220BBB1" wp14:editId="2341D14B">
            <wp:extent cx="5760720" cy="2349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2349500"/>
                    </a:xfrm>
                    <a:prstGeom prst="rect">
                      <a:avLst/>
                    </a:prstGeom>
                    <a:noFill/>
                    <a:ln>
                      <a:noFill/>
                    </a:ln>
                  </pic:spPr>
                </pic:pic>
              </a:graphicData>
            </a:graphic>
          </wp:inline>
        </w:drawing>
      </w:r>
    </w:p>
    <w:p w:rsidR="002E626F" w:rsidP="002E626F" w:rsidRDefault="002E626F" w14:paraId="3A1E2526" w14:textId="77777777">
      <w:pPr>
        <w:spacing w:line="295" w:lineRule="auto"/>
        <w:jc w:val="both"/>
        <w:rPr>
          <w:lang w:eastAsia="x-none"/>
        </w:rPr>
      </w:pPr>
      <w:r w:rsidRPr="00513C08">
        <w:rPr>
          <w:b/>
          <w:bCs/>
        </w:rPr>
        <w:t>Mô tả chi tiết</w:t>
      </w:r>
      <w:r>
        <w:t>:</w:t>
      </w:r>
    </w:p>
    <w:tbl>
      <w:tblPr>
        <w:tblW w:w="5000" w:type="pct"/>
        <w:tblLayout w:type="fixed"/>
        <w:tblLook w:val="0000" w:firstRow="0" w:lastRow="0" w:firstColumn="0" w:lastColumn="0" w:noHBand="0" w:noVBand="0"/>
      </w:tblPr>
      <w:tblGrid>
        <w:gridCol w:w="1246"/>
        <w:gridCol w:w="1309"/>
        <w:gridCol w:w="1584"/>
        <w:gridCol w:w="3333"/>
        <w:gridCol w:w="1580"/>
      </w:tblGrid>
      <w:tr w:rsidRPr="00312C3A" w:rsidR="002E626F" w:rsidTr="0050327D" w14:paraId="2E87483E" w14:textId="77777777">
        <w:trPr>
          <w:trHeight w:val="525"/>
          <w:tblHeader/>
        </w:trPr>
        <w:tc>
          <w:tcPr>
            <w:tcW w:w="688" w:type="pct"/>
            <w:vMerge w:val="restart"/>
            <w:tcBorders>
              <w:top w:val="single" w:color="auto" w:sz="8" w:space="0"/>
              <w:left w:val="single" w:color="auto" w:sz="8" w:space="0"/>
              <w:right w:val="single" w:color="auto" w:sz="8" w:space="0"/>
            </w:tcBorders>
            <w:shd w:val="clear" w:color="auto" w:fill="1F497D"/>
            <w:vAlign w:val="center"/>
          </w:tcPr>
          <w:p w:rsidRPr="00662C7B" w:rsidR="002E626F" w:rsidP="0050327D" w:rsidRDefault="002E626F" w14:paraId="3183ECE9" w14:textId="77777777">
            <w:pPr>
              <w:spacing w:before="60" w:after="144" w:afterLines="60" w:line="295" w:lineRule="auto"/>
              <w:jc w:val="both"/>
              <w:rPr>
                <w:b/>
                <w:bCs/>
                <w:color w:val="FFFFFF"/>
                <w:szCs w:val="26"/>
              </w:rPr>
            </w:pPr>
            <w:r w:rsidRPr="00312C3A">
              <w:rPr>
                <w:b/>
                <w:bCs/>
                <w:color w:val="FFFFFF"/>
                <w:szCs w:val="26"/>
              </w:rPr>
              <w:t xml:space="preserve">Mã </w:t>
            </w:r>
            <w:r>
              <w:rPr>
                <w:b/>
                <w:bCs/>
                <w:color w:val="FFFFFF"/>
                <w:szCs w:val="26"/>
              </w:rPr>
              <w:t>quy trình</w:t>
            </w:r>
          </w:p>
        </w:tc>
        <w:tc>
          <w:tcPr>
            <w:tcW w:w="723" w:type="pct"/>
            <w:vMerge w:val="restart"/>
            <w:tcBorders>
              <w:top w:val="single" w:color="auto" w:sz="8" w:space="0"/>
              <w:left w:val="nil"/>
              <w:right w:val="single" w:color="auto" w:sz="8" w:space="0"/>
            </w:tcBorders>
            <w:shd w:val="clear" w:color="auto" w:fill="1F497D"/>
            <w:vAlign w:val="center"/>
          </w:tcPr>
          <w:p w:rsidRPr="00312C3A" w:rsidR="002E626F" w:rsidP="0050327D" w:rsidRDefault="002E626F" w14:paraId="2D2472C6" w14:textId="77777777">
            <w:pPr>
              <w:spacing w:before="60" w:after="144" w:afterLines="60" w:line="295" w:lineRule="auto"/>
              <w:jc w:val="both"/>
              <w:rPr>
                <w:b/>
                <w:bCs/>
                <w:color w:val="FFFFFF"/>
                <w:szCs w:val="26"/>
              </w:rPr>
            </w:pPr>
            <w:r w:rsidRPr="00312C3A">
              <w:rPr>
                <w:b/>
                <w:bCs/>
                <w:color w:val="FFFFFF"/>
                <w:szCs w:val="26"/>
              </w:rPr>
              <w:t>T</w:t>
            </w:r>
            <w:r>
              <w:rPr>
                <w:b/>
                <w:bCs/>
                <w:color w:val="FFFFFF"/>
                <w:szCs w:val="26"/>
              </w:rPr>
              <w:t>ên quy trình</w:t>
            </w:r>
          </w:p>
        </w:tc>
        <w:tc>
          <w:tcPr>
            <w:tcW w:w="3589" w:type="pct"/>
            <w:gridSpan w:val="3"/>
            <w:tcBorders>
              <w:top w:val="single" w:color="auto" w:sz="8" w:space="0"/>
              <w:left w:val="nil"/>
              <w:bottom w:val="single" w:color="auto" w:sz="4" w:space="0"/>
              <w:right w:val="single" w:color="auto" w:sz="8" w:space="0"/>
            </w:tcBorders>
            <w:shd w:val="clear" w:color="auto" w:fill="1F497D"/>
            <w:vAlign w:val="center"/>
          </w:tcPr>
          <w:p w:rsidRPr="00312C3A" w:rsidR="002E626F" w:rsidP="0050327D" w:rsidRDefault="002E626F" w14:paraId="6A53DE62" w14:textId="77777777">
            <w:pPr>
              <w:spacing w:before="60" w:after="144" w:afterLines="60" w:line="295" w:lineRule="auto"/>
              <w:jc w:val="both"/>
              <w:rPr>
                <w:b/>
                <w:bCs/>
                <w:color w:val="FFFFFF"/>
                <w:szCs w:val="26"/>
              </w:rPr>
            </w:pPr>
            <w:r w:rsidRPr="00312C3A">
              <w:rPr>
                <w:b/>
                <w:bCs/>
                <w:color w:val="FFFFFF"/>
                <w:szCs w:val="26"/>
              </w:rPr>
              <w:t>Mô tả chi tiết</w:t>
            </w:r>
          </w:p>
        </w:tc>
      </w:tr>
      <w:tr w:rsidRPr="00312C3A" w:rsidR="002E626F" w:rsidTr="0050327D" w14:paraId="631BED67" w14:textId="77777777">
        <w:trPr>
          <w:trHeight w:val="547"/>
          <w:tblHeader/>
        </w:trPr>
        <w:tc>
          <w:tcPr>
            <w:tcW w:w="688" w:type="pct"/>
            <w:vMerge/>
            <w:tcBorders>
              <w:left w:val="single" w:color="auto" w:sz="8" w:space="0"/>
              <w:bottom w:val="single" w:color="auto" w:sz="4" w:space="0"/>
              <w:right w:val="single" w:color="auto" w:sz="8" w:space="0"/>
            </w:tcBorders>
            <w:shd w:val="clear" w:color="auto" w:fill="1F497D"/>
            <w:vAlign w:val="center"/>
          </w:tcPr>
          <w:p w:rsidRPr="00312C3A" w:rsidR="002E626F" w:rsidP="0050327D" w:rsidRDefault="002E626F" w14:paraId="16EB48EB" w14:textId="77777777">
            <w:pPr>
              <w:spacing w:before="60" w:after="144" w:afterLines="60" w:line="295" w:lineRule="auto"/>
              <w:jc w:val="both"/>
              <w:rPr>
                <w:b/>
                <w:bCs/>
                <w:color w:val="FFFFFF"/>
                <w:szCs w:val="26"/>
              </w:rPr>
            </w:pPr>
          </w:p>
        </w:tc>
        <w:tc>
          <w:tcPr>
            <w:tcW w:w="723" w:type="pct"/>
            <w:vMerge/>
            <w:tcBorders>
              <w:left w:val="nil"/>
              <w:bottom w:val="single" w:color="auto" w:sz="4" w:space="0"/>
              <w:right w:val="single" w:color="auto" w:sz="8" w:space="0"/>
            </w:tcBorders>
            <w:shd w:val="clear" w:color="auto" w:fill="1F497D"/>
            <w:vAlign w:val="center"/>
          </w:tcPr>
          <w:p w:rsidRPr="00312C3A" w:rsidR="002E626F" w:rsidP="0050327D" w:rsidRDefault="002E626F" w14:paraId="5B592368" w14:textId="77777777">
            <w:pPr>
              <w:spacing w:before="60" w:after="144" w:afterLines="60" w:line="295" w:lineRule="auto"/>
              <w:jc w:val="both"/>
              <w:rPr>
                <w:b/>
                <w:bCs/>
                <w:color w:val="FFFFFF"/>
                <w:szCs w:val="26"/>
              </w:rPr>
            </w:pPr>
          </w:p>
        </w:tc>
        <w:tc>
          <w:tcPr>
            <w:tcW w:w="875" w:type="pct"/>
            <w:tcBorders>
              <w:top w:val="single" w:color="auto" w:sz="8" w:space="0"/>
              <w:left w:val="nil"/>
              <w:bottom w:val="single" w:color="auto" w:sz="4" w:space="0"/>
              <w:right w:val="single" w:color="auto" w:sz="8" w:space="0"/>
            </w:tcBorders>
            <w:shd w:val="clear" w:color="auto" w:fill="1F497D"/>
            <w:vAlign w:val="center"/>
          </w:tcPr>
          <w:p w:rsidRPr="00312C3A" w:rsidR="002E626F" w:rsidP="0050327D" w:rsidRDefault="002E626F" w14:paraId="05B023ED" w14:textId="77777777">
            <w:pPr>
              <w:spacing w:before="60" w:after="144" w:afterLines="60" w:line="295" w:lineRule="auto"/>
              <w:jc w:val="both"/>
              <w:rPr>
                <w:b/>
                <w:bCs/>
                <w:color w:val="FFFFFF"/>
                <w:szCs w:val="26"/>
              </w:rPr>
            </w:pPr>
            <w:r w:rsidRPr="00312C3A">
              <w:rPr>
                <w:b/>
                <w:bCs/>
                <w:color w:val="FFFFFF"/>
                <w:szCs w:val="26"/>
              </w:rPr>
              <w:t>Đầu vào</w:t>
            </w:r>
          </w:p>
        </w:tc>
        <w:tc>
          <w:tcPr>
            <w:tcW w:w="1841" w:type="pct"/>
            <w:tcBorders>
              <w:top w:val="single" w:color="auto" w:sz="8" w:space="0"/>
              <w:left w:val="nil"/>
              <w:bottom w:val="single" w:color="auto" w:sz="4" w:space="0"/>
              <w:right w:val="single" w:color="auto" w:sz="8" w:space="0"/>
            </w:tcBorders>
            <w:shd w:val="clear" w:color="auto" w:fill="1F497D"/>
            <w:vAlign w:val="center"/>
          </w:tcPr>
          <w:p w:rsidRPr="00312C3A" w:rsidR="002E626F" w:rsidP="0050327D" w:rsidRDefault="002E626F" w14:paraId="515EF817" w14:textId="77777777">
            <w:pPr>
              <w:spacing w:before="60" w:after="144" w:afterLines="60" w:line="295" w:lineRule="auto"/>
              <w:jc w:val="both"/>
              <w:rPr>
                <w:b/>
                <w:bCs/>
                <w:color w:val="FFFFFF"/>
                <w:szCs w:val="26"/>
              </w:rPr>
            </w:pPr>
            <w:r w:rsidRPr="00312C3A">
              <w:rPr>
                <w:b/>
                <w:bCs/>
                <w:color w:val="FFFFFF"/>
                <w:szCs w:val="26"/>
              </w:rPr>
              <w:t>Thực hiện</w:t>
            </w:r>
          </w:p>
        </w:tc>
        <w:tc>
          <w:tcPr>
            <w:tcW w:w="873" w:type="pct"/>
            <w:tcBorders>
              <w:top w:val="single" w:color="auto" w:sz="8" w:space="0"/>
              <w:left w:val="nil"/>
              <w:bottom w:val="single" w:color="auto" w:sz="4" w:space="0"/>
              <w:right w:val="single" w:color="auto" w:sz="8" w:space="0"/>
            </w:tcBorders>
            <w:shd w:val="clear" w:color="auto" w:fill="1F497D"/>
            <w:vAlign w:val="center"/>
          </w:tcPr>
          <w:p w:rsidRPr="00312C3A" w:rsidR="002E626F" w:rsidP="0050327D" w:rsidRDefault="002E626F" w14:paraId="43605EA6" w14:textId="77777777">
            <w:pPr>
              <w:spacing w:before="60" w:after="144" w:afterLines="60" w:line="295" w:lineRule="auto"/>
              <w:jc w:val="both"/>
              <w:rPr>
                <w:b/>
                <w:bCs/>
                <w:color w:val="FFFFFF"/>
                <w:szCs w:val="26"/>
              </w:rPr>
            </w:pPr>
            <w:r w:rsidRPr="00312C3A">
              <w:rPr>
                <w:b/>
                <w:bCs/>
                <w:color w:val="FFFFFF"/>
                <w:szCs w:val="26"/>
              </w:rPr>
              <w:t>Đầu ra</w:t>
            </w:r>
          </w:p>
        </w:tc>
      </w:tr>
      <w:tr w:rsidRPr="005D3EFE" w:rsidR="002E626F" w:rsidTr="0050327D" w14:paraId="76824116"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D3EFE" w:rsidR="002E626F" w:rsidP="0050327D" w:rsidRDefault="002E626F" w14:paraId="416F8639" w14:textId="77777777">
            <w:pPr>
              <w:pStyle w:val="ListParagraph"/>
              <w:spacing w:before="6" w:after="6" w:line="295" w:lineRule="auto"/>
              <w:ind w:left="0"/>
              <w:jc w:val="both"/>
              <w:rPr>
                <w:szCs w:val="26"/>
              </w:rPr>
            </w:pPr>
            <w:r>
              <w:rPr>
                <w:szCs w:val="26"/>
              </w:rPr>
              <w:t>Step1:</w:t>
            </w:r>
            <w:r>
              <w:t xml:space="preserve"> </w:t>
            </w:r>
            <w:r w:rsidRPr="00514F86">
              <w:rPr>
                <w:szCs w:val="26"/>
              </w:rPr>
              <w:t>SAPABAP1.ZTB_SIG_STG_TUAC</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2E626F" w:rsidP="0050327D" w:rsidRDefault="002E626F" w14:paraId="6E7D1192" w14:textId="77777777">
            <w:pPr>
              <w:pStyle w:val="ListParagraph"/>
              <w:spacing w:before="6" w:after="6" w:line="295" w:lineRule="auto"/>
              <w:ind w:left="0"/>
              <w:contextualSpacing w:val="0"/>
              <w:jc w:val="both"/>
              <w:rPr>
                <w:szCs w:val="26"/>
              </w:rPr>
            </w:pPr>
            <w:r>
              <w:rPr>
                <w:szCs w:val="26"/>
              </w:rPr>
              <w:t xml:space="preserve">Bảng dữ liệu </w:t>
            </w:r>
            <w:r w:rsidRPr="00514F86">
              <w:rPr>
                <w:szCs w:val="26"/>
              </w:rPr>
              <w:t>SAPABAP1.ZTB_SIG_STG_TUAC</w:t>
            </w:r>
            <w:r>
              <w:rPr>
                <w:szCs w:val="26"/>
              </w:rPr>
              <w:t xml:space="preserve"> trên môi trường ERP</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2E626F" w:rsidP="0050327D" w:rsidRDefault="002E626F" w14:paraId="4F17F836" w14:textId="77777777">
            <w:pPr>
              <w:spacing w:before="6" w:after="6" w:line="295" w:lineRule="auto"/>
              <w:jc w:val="both"/>
              <w:rPr>
                <w:szCs w:val="26"/>
              </w:rPr>
            </w:pPr>
            <w:r>
              <w:rPr>
                <w:szCs w:val="26"/>
              </w:rPr>
              <w:t xml:space="preserve">Bảng dữ liệu </w:t>
            </w:r>
            <w:r w:rsidRPr="00514F86">
              <w:rPr>
                <w:szCs w:val="26"/>
              </w:rPr>
              <w:t>SAPABAP1.ZTB_SIG_STG_TUAC</w:t>
            </w:r>
          </w:p>
        </w:tc>
        <w:tc>
          <w:tcPr>
            <w:tcW w:w="1841" w:type="pct"/>
            <w:tcBorders>
              <w:top w:val="single" w:color="auto" w:sz="4" w:space="0"/>
              <w:left w:val="single" w:color="auto" w:sz="4" w:space="0"/>
              <w:bottom w:val="single" w:color="auto" w:sz="4" w:space="0"/>
              <w:right w:val="single" w:color="auto" w:sz="4" w:space="0"/>
            </w:tcBorders>
          </w:tcPr>
          <w:p w:rsidRPr="005D3EFE" w:rsidR="002E626F" w:rsidP="0050327D" w:rsidRDefault="002E626F" w14:paraId="659A184A" w14:textId="77777777">
            <w:pPr>
              <w:spacing w:before="6" w:after="6" w:line="295" w:lineRule="auto"/>
              <w:jc w:val="both"/>
              <w:rPr>
                <w:szCs w:val="26"/>
              </w:rPr>
            </w:pPr>
          </w:p>
        </w:tc>
        <w:tc>
          <w:tcPr>
            <w:tcW w:w="873" w:type="pct"/>
            <w:tcBorders>
              <w:top w:val="single" w:color="auto" w:sz="4" w:space="0"/>
              <w:left w:val="single" w:color="auto" w:sz="4" w:space="0"/>
              <w:bottom w:val="single" w:color="auto" w:sz="4" w:space="0"/>
              <w:right w:val="single" w:color="auto" w:sz="4" w:space="0"/>
            </w:tcBorders>
          </w:tcPr>
          <w:p w:rsidRPr="005D3EFE" w:rsidR="002E626F" w:rsidP="0050327D" w:rsidRDefault="002E626F" w14:paraId="63A2C591" w14:textId="77777777">
            <w:pPr>
              <w:pStyle w:val="ListParagraph"/>
              <w:spacing w:before="6" w:after="6" w:line="295" w:lineRule="auto"/>
              <w:ind w:left="0"/>
              <w:contextualSpacing w:val="0"/>
              <w:jc w:val="both"/>
              <w:rPr>
                <w:szCs w:val="26"/>
              </w:rPr>
            </w:pPr>
            <w:r>
              <w:rPr>
                <w:szCs w:val="26"/>
              </w:rPr>
              <w:t xml:space="preserve">Bảng dữ liệu </w:t>
            </w:r>
            <w:r w:rsidRPr="00514F86">
              <w:rPr>
                <w:szCs w:val="26"/>
              </w:rPr>
              <w:t>SAPABAP1.ZTB_SIG_STG_TUAC</w:t>
            </w:r>
          </w:p>
        </w:tc>
      </w:tr>
      <w:tr w:rsidRPr="005D3EFE" w:rsidR="002E626F" w:rsidTr="0050327D" w14:paraId="2029CDFE"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14F86" w:rsidR="002E626F" w:rsidP="0050327D" w:rsidRDefault="002E626F" w14:paraId="7E07DB08" w14:textId="77777777">
            <w:pPr>
              <w:pStyle w:val="ListParagraph"/>
              <w:spacing w:before="6" w:after="6" w:line="295" w:lineRule="auto"/>
              <w:ind w:left="-120"/>
              <w:jc w:val="both"/>
              <w:rPr>
                <w:szCs w:val="26"/>
              </w:rPr>
            </w:pPr>
            <w:r>
              <w:rPr>
                <w:szCs w:val="26"/>
              </w:rPr>
              <w:t>Step1:</w:t>
            </w:r>
            <w:r>
              <w:t xml:space="preserve"> </w:t>
            </w:r>
            <w:r w:rsidRPr="00514F86">
              <w:rPr>
                <w:szCs w:val="26"/>
              </w:rPr>
              <w:t>cc_sender_jdbc_hana_</w:t>
            </w:r>
          </w:p>
          <w:p w:rsidR="002E626F" w:rsidP="0050327D" w:rsidRDefault="002E626F" w14:paraId="0E6AAD6F" w14:textId="77777777">
            <w:pPr>
              <w:pStyle w:val="ListParagraph"/>
              <w:spacing w:before="6" w:after="6" w:line="295" w:lineRule="auto"/>
              <w:ind w:left="0"/>
              <w:contextualSpacing w:val="0"/>
              <w:jc w:val="both"/>
              <w:rPr>
                <w:szCs w:val="26"/>
              </w:rPr>
            </w:pPr>
            <w:r w:rsidRPr="00514F86">
              <w:rPr>
                <w:szCs w:val="26"/>
              </w:rPr>
              <w:t>erpuat_tuac</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2D8C219D" w14:textId="77777777">
            <w:pPr>
              <w:pStyle w:val="ListParagraph"/>
              <w:spacing w:before="6" w:after="6" w:line="295" w:lineRule="auto"/>
              <w:ind w:left="0"/>
              <w:contextualSpacing w:val="0"/>
              <w:jc w:val="both"/>
              <w:rPr>
                <w:szCs w:val="26"/>
              </w:rPr>
            </w:pPr>
            <w:r>
              <w:rPr>
                <w:szCs w:val="26"/>
              </w:rPr>
              <w:t>Sender channel communication tích hợp tạm ứng ấn chỉ</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2E626F" w:rsidP="0050327D" w:rsidRDefault="002E626F" w14:paraId="73F256E7" w14:textId="77777777">
            <w:pPr>
              <w:spacing w:before="6" w:after="6" w:line="295" w:lineRule="auto"/>
              <w:jc w:val="both"/>
              <w:rPr>
                <w:szCs w:val="26"/>
              </w:rPr>
            </w:pPr>
            <w:r>
              <w:rPr>
                <w:szCs w:val="26"/>
              </w:rPr>
              <w:t xml:space="preserve">Bảng dữ liệu </w:t>
            </w:r>
            <w:r w:rsidRPr="00514F86">
              <w:rPr>
                <w:szCs w:val="26"/>
              </w:rPr>
              <w:t>SAPABAP1.ZTB_SIG_STG_TUAC</w:t>
            </w:r>
            <w:r>
              <w:rPr>
                <w:szCs w:val="26"/>
              </w:rPr>
              <w:t xml:space="preserve"> trên môi trường ERP</w:t>
            </w:r>
          </w:p>
        </w:tc>
        <w:tc>
          <w:tcPr>
            <w:tcW w:w="1841" w:type="pct"/>
            <w:tcBorders>
              <w:top w:val="single" w:color="auto" w:sz="4" w:space="0"/>
              <w:left w:val="single" w:color="auto" w:sz="4" w:space="0"/>
              <w:bottom w:val="single" w:color="auto" w:sz="4" w:space="0"/>
              <w:right w:val="single" w:color="auto" w:sz="4" w:space="0"/>
            </w:tcBorders>
          </w:tcPr>
          <w:p w:rsidRPr="005D3EFE" w:rsidR="002E626F" w:rsidP="0050327D" w:rsidRDefault="002E626F" w14:paraId="32FCD813" w14:textId="77777777">
            <w:pPr>
              <w:spacing w:before="6" w:after="6" w:line="295" w:lineRule="auto"/>
              <w:jc w:val="both"/>
              <w:rPr>
                <w:szCs w:val="26"/>
              </w:rPr>
            </w:pPr>
            <w:r>
              <w:rPr>
                <w:szCs w:val="26"/>
              </w:rPr>
              <w:t xml:space="preserve">Thực hiện extract data từ bảng </w:t>
            </w:r>
            <w:r w:rsidRPr="00514F86">
              <w:rPr>
                <w:szCs w:val="26"/>
              </w:rPr>
              <w:t>SAPABAP1.ZTB_SIG_STG_TUAC</w:t>
            </w:r>
            <w:r>
              <w:rPr>
                <w:szCs w:val="26"/>
              </w:rPr>
              <w:t xml:space="preserve"> với điều kiện:</w:t>
            </w:r>
            <w:r>
              <w:t xml:space="preserve"> </w:t>
            </w:r>
            <w:r w:rsidRPr="00514F86">
              <w:rPr>
                <w:szCs w:val="26"/>
              </w:rPr>
              <w:t>STATUS_INTEGRATION = 'P' AND INDATE7 = CURRENT_DATE</w:t>
            </w:r>
          </w:p>
        </w:tc>
        <w:tc>
          <w:tcPr>
            <w:tcW w:w="873" w:type="pct"/>
            <w:tcBorders>
              <w:top w:val="single" w:color="auto" w:sz="4" w:space="0"/>
              <w:left w:val="single" w:color="auto" w:sz="4" w:space="0"/>
              <w:bottom w:val="single" w:color="auto" w:sz="4" w:space="0"/>
              <w:right w:val="single" w:color="auto" w:sz="4" w:space="0"/>
            </w:tcBorders>
          </w:tcPr>
          <w:p w:rsidRPr="005D3EFE" w:rsidR="002E626F" w:rsidP="0050327D" w:rsidRDefault="002E626F" w14:paraId="28FA29FE" w14:textId="77777777">
            <w:pPr>
              <w:pStyle w:val="ListParagraph"/>
              <w:spacing w:before="6" w:after="6" w:line="295" w:lineRule="auto"/>
              <w:ind w:left="0"/>
              <w:contextualSpacing w:val="0"/>
              <w:jc w:val="both"/>
              <w:rPr>
                <w:szCs w:val="26"/>
              </w:rPr>
            </w:pPr>
            <w:r>
              <w:rPr>
                <w:szCs w:val="26"/>
              </w:rPr>
              <w:t>Transfer data được extract lên môi trường SAP PI</w:t>
            </w:r>
          </w:p>
        </w:tc>
      </w:tr>
      <w:tr w:rsidRPr="005D3EFE" w:rsidR="002E626F" w:rsidTr="0050327D" w14:paraId="4EA23EA0"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7ED03F25" w14:textId="77777777">
            <w:pPr>
              <w:pStyle w:val="ListParagraph"/>
              <w:spacing w:before="6" w:after="6" w:line="295" w:lineRule="auto"/>
              <w:ind w:left="0"/>
              <w:jc w:val="both"/>
              <w:rPr>
                <w:szCs w:val="26"/>
              </w:rPr>
            </w:pPr>
            <w:r>
              <w:rPr>
                <w:szCs w:val="26"/>
              </w:rPr>
              <w:t>Step1:</w:t>
            </w:r>
            <w:r>
              <w:t xml:space="preserve"> </w:t>
            </w:r>
            <w:r w:rsidRPr="00514F86">
              <w:rPr>
                <w:szCs w:val="26"/>
              </w:rPr>
              <w:t>ZTB_SIG_STG_TUAC_OB_MT</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16135F49" w14:textId="77777777">
            <w:pPr>
              <w:pStyle w:val="ListParagraph"/>
              <w:spacing w:before="6" w:after="6" w:line="295" w:lineRule="auto"/>
              <w:ind w:left="0"/>
              <w:contextualSpacing w:val="0"/>
              <w:jc w:val="both"/>
              <w:rPr>
                <w:szCs w:val="26"/>
              </w:rPr>
            </w:pPr>
            <w:r>
              <w:rPr>
                <w:szCs w:val="26"/>
              </w:rPr>
              <w:t xml:space="preserve">Bảng temporary </w:t>
            </w:r>
            <w:r w:rsidRPr="00514F86">
              <w:rPr>
                <w:szCs w:val="26"/>
              </w:rPr>
              <w:t>ZTB_SIG_STG_TUAC_OB_MT</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003B3C47" w14:textId="77777777">
            <w:pPr>
              <w:spacing w:before="6" w:after="6" w:line="295" w:lineRule="auto"/>
              <w:jc w:val="both"/>
              <w:rPr>
                <w:szCs w:val="26"/>
              </w:rPr>
            </w:pPr>
            <w:r>
              <w:rPr>
                <w:szCs w:val="26"/>
              </w:rPr>
              <w:t>Sender channel communication tích hợp tạm ứng ấn chỉ</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7B843194" w14:textId="77777777">
            <w:pPr>
              <w:spacing w:before="6" w:after="6" w:line="295" w:lineRule="auto"/>
              <w:jc w:val="both"/>
              <w:rPr>
                <w:szCs w:val="26"/>
              </w:rPr>
            </w:pPr>
            <w:r>
              <w:rPr>
                <w:szCs w:val="26"/>
              </w:rPr>
              <w:t xml:space="preserve">Nhận dữ liệu được extract vào bảng </w:t>
            </w:r>
            <w:r w:rsidRPr="00514F86">
              <w:rPr>
                <w:szCs w:val="26"/>
              </w:rPr>
              <w:t>ZTB_SIG_STG_TUAC_OB_MT</w:t>
            </w:r>
            <w:r>
              <w:rPr>
                <w:szCs w:val="26"/>
              </w:rPr>
              <w:t xml:space="preserve"> môi trường SAP PI</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196EE70B" w14:textId="77777777">
            <w:pPr>
              <w:pStyle w:val="ListParagraph"/>
              <w:spacing w:before="6" w:after="6" w:line="295" w:lineRule="auto"/>
              <w:ind w:left="0"/>
              <w:contextualSpacing w:val="0"/>
              <w:jc w:val="both"/>
              <w:rPr>
                <w:szCs w:val="26"/>
              </w:rPr>
            </w:pPr>
            <w:r>
              <w:rPr>
                <w:szCs w:val="26"/>
              </w:rPr>
              <w:t xml:space="preserve">Bảng dữ liệu </w:t>
            </w:r>
            <w:r w:rsidRPr="00514F86">
              <w:rPr>
                <w:szCs w:val="26"/>
              </w:rPr>
              <w:t>ZTB_SIG_STG_TUAC_OB_MT</w:t>
            </w:r>
            <w:r>
              <w:rPr>
                <w:szCs w:val="26"/>
              </w:rPr>
              <w:t xml:space="preserve"> trên môi trường SAP PI</w:t>
            </w:r>
          </w:p>
        </w:tc>
      </w:tr>
      <w:tr w:rsidRPr="005D3EFE" w:rsidR="002E626F" w:rsidTr="0050327D" w14:paraId="54A0E84A"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14F86" w:rsidR="002E626F" w:rsidP="0050327D" w:rsidRDefault="002E626F" w14:paraId="414971B7" w14:textId="77777777">
            <w:pPr>
              <w:pStyle w:val="ListParagraph"/>
              <w:spacing w:before="6" w:after="6" w:line="295" w:lineRule="auto"/>
              <w:ind w:left="0"/>
              <w:jc w:val="both"/>
              <w:rPr>
                <w:szCs w:val="26"/>
              </w:rPr>
            </w:pPr>
            <w:r>
              <w:rPr>
                <w:szCs w:val="26"/>
              </w:rPr>
              <w:t>Step2:</w:t>
            </w:r>
            <w:r>
              <w:t xml:space="preserve"> </w:t>
            </w:r>
            <w:r w:rsidRPr="00514F86">
              <w:rPr>
                <w:szCs w:val="26"/>
              </w:rPr>
              <w:t>cc_sender_jdbc_hana_</w:t>
            </w:r>
          </w:p>
          <w:p w:rsidR="002E626F" w:rsidP="0050327D" w:rsidRDefault="002E626F" w14:paraId="399C6168" w14:textId="77777777">
            <w:pPr>
              <w:pStyle w:val="ListParagraph"/>
              <w:spacing w:before="6" w:after="6" w:line="295" w:lineRule="auto"/>
              <w:ind w:left="0"/>
              <w:jc w:val="both"/>
              <w:rPr>
                <w:szCs w:val="26"/>
              </w:rPr>
            </w:pPr>
            <w:r w:rsidRPr="00514F86">
              <w:rPr>
                <w:szCs w:val="26"/>
              </w:rPr>
              <w:t>erpuat_tuac</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3F51AA26" w14:textId="77777777">
            <w:pPr>
              <w:pStyle w:val="ListParagraph"/>
              <w:spacing w:before="6" w:after="6" w:line="295" w:lineRule="auto"/>
              <w:ind w:left="0"/>
              <w:contextualSpacing w:val="0"/>
              <w:jc w:val="both"/>
              <w:rPr>
                <w:szCs w:val="26"/>
              </w:rPr>
            </w:pPr>
            <w:r>
              <w:rPr>
                <w:szCs w:val="26"/>
              </w:rPr>
              <w:t>Sender channel communication tích hợp tạm ứng ấn chỉ</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3AF945B4" w14:textId="77777777">
            <w:pPr>
              <w:spacing w:before="6" w:after="6" w:line="295" w:lineRule="auto"/>
              <w:jc w:val="both"/>
              <w:rPr>
                <w:szCs w:val="26"/>
              </w:rPr>
            </w:pPr>
            <w:r>
              <w:rPr>
                <w:szCs w:val="26"/>
              </w:rPr>
              <w:t xml:space="preserve">Bảng dữ liệu </w:t>
            </w:r>
            <w:r w:rsidRPr="00514F86">
              <w:rPr>
                <w:szCs w:val="26"/>
              </w:rPr>
              <w:t>SAPABAP1.ZTB_SIG_STG_TUAC</w:t>
            </w:r>
            <w:r>
              <w:rPr>
                <w:szCs w:val="26"/>
              </w:rPr>
              <w:t xml:space="preserve"> trên môi trường ERP</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07F3D253" w14:textId="77777777">
            <w:pPr>
              <w:spacing w:before="6" w:after="6" w:line="295" w:lineRule="auto"/>
              <w:jc w:val="both"/>
              <w:rPr>
                <w:szCs w:val="26"/>
              </w:rPr>
            </w:pPr>
            <w:r>
              <w:rPr>
                <w:szCs w:val="26"/>
              </w:rPr>
              <w:t xml:space="preserve">Thực hiện update data từ bảng </w:t>
            </w:r>
            <w:r w:rsidRPr="00514F86">
              <w:rPr>
                <w:szCs w:val="26"/>
              </w:rPr>
              <w:t>SAPABAP1.ZTB_SIG_STG_TUAC</w:t>
            </w:r>
            <w:r>
              <w:rPr>
                <w:szCs w:val="26"/>
              </w:rPr>
              <w:t xml:space="preserve"> với điều kiện:</w:t>
            </w:r>
            <w:r>
              <w:t xml:space="preserve"> </w:t>
            </w:r>
            <w:r w:rsidRPr="00514F86">
              <w:rPr>
                <w:szCs w:val="26"/>
              </w:rPr>
              <w:t>STATUS_INTEGRATION = 'P' AND INDATE7 = CURRENT_DATE</w:t>
            </w:r>
            <w:r>
              <w:rPr>
                <w:szCs w:val="26"/>
              </w:rPr>
              <w:t xml:space="preserve"> với nội dung </w:t>
            </w:r>
            <w:r w:rsidRPr="00514F86">
              <w:rPr>
                <w:szCs w:val="26"/>
              </w:rPr>
              <w:t>STATUS_INTEGRATION = '</w:t>
            </w:r>
            <w:r>
              <w:rPr>
                <w:szCs w:val="26"/>
              </w:rPr>
              <w:t>E</w:t>
            </w:r>
            <w:r w:rsidRPr="00514F86">
              <w:rPr>
                <w:szCs w:val="26"/>
              </w:rPr>
              <w:t>'</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2FD87C04" w14:textId="77777777">
            <w:pPr>
              <w:pStyle w:val="ListParagraph"/>
              <w:spacing w:before="6" w:after="6" w:line="295" w:lineRule="auto"/>
              <w:ind w:left="0"/>
              <w:contextualSpacing w:val="0"/>
              <w:jc w:val="both"/>
              <w:rPr>
                <w:szCs w:val="26"/>
              </w:rPr>
            </w:pPr>
            <w:r>
              <w:rPr>
                <w:szCs w:val="26"/>
              </w:rPr>
              <w:t>Update dữ liệu trên bảng</w:t>
            </w:r>
          </w:p>
          <w:p w:rsidR="002E626F" w:rsidP="0050327D" w:rsidRDefault="002E626F" w14:paraId="1F1A7255" w14:textId="77777777">
            <w:pPr>
              <w:pStyle w:val="ListParagraph"/>
              <w:spacing w:before="6" w:after="6" w:line="295" w:lineRule="auto"/>
              <w:ind w:left="0"/>
              <w:contextualSpacing w:val="0"/>
              <w:jc w:val="both"/>
              <w:rPr>
                <w:szCs w:val="26"/>
              </w:rPr>
            </w:pPr>
            <w:r w:rsidRPr="00514F86">
              <w:rPr>
                <w:szCs w:val="26"/>
              </w:rPr>
              <w:t>SAPABAP1.ZTB_SIG_STG_TUAC</w:t>
            </w:r>
            <w:r>
              <w:rPr>
                <w:szCs w:val="26"/>
              </w:rPr>
              <w:t xml:space="preserve"> </w:t>
            </w:r>
          </w:p>
        </w:tc>
      </w:tr>
      <w:tr w:rsidRPr="005D3EFE" w:rsidR="002E626F" w:rsidTr="0050327D" w14:paraId="034CE7DE"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3BFC4EAD" w14:textId="77777777">
            <w:pPr>
              <w:pStyle w:val="ListParagraph"/>
              <w:spacing w:before="6" w:after="6" w:line="295" w:lineRule="auto"/>
              <w:ind w:left="0"/>
              <w:jc w:val="both"/>
              <w:rPr>
                <w:szCs w:val="26"/>
              </w:rPr>
            </w:pPr>
            <w:r>
              <w:rPr>
                <w:szCs w:val="26"/>
              </w:rPr>
              <w:t>Step2:</w:t>
            </w:r>
            <w:r>
              <w:t xml:space="preserve"> </w:t>
            </w:r>
            <w:r w:rsidRPr="00514F86">
              <w:rPr>
                <w:szCs w:val="26"/>
              </w:rPr>
              <w:t>SAPABAP1.ZTB_SIG_STG_TUAC</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59631CFC" w14:textId="77777777">
            <w:pPr>
              <w:pStyle w:val="ListParagraph"/>
              <w:spacing w:before="6" w:after="6" w:line="295" w:lineRule="auto"/>
              <w:ind w:left="0"/>
              <w:jc w:val="both"/>
              <w:rPr>
                <w:szCs w:val="26"/>
              </w:rPr>
            </w:pPr>
            <w:r>
              <w:rPr>
                <w:szCs w:val="26"/>
              </w:rPr>
              <w:t xml:space="preserve">Bảng dữ liệu ERP </w:t>
            </w:r>
            <w:r w:rsidRPr="00514F86">
              <w:rPr>
                <w:szCs w:val="26"/>
              </w:rPr>
              <w:t>SAPABAP1.ZTB_SIG_STG_TUAC</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4A5BDD17" w14:textId="77777777">
            <w:pPr>
              <w:spacing w:before="6" w:after="6" w:line="295" w:lineRule="auto"/>
              <w:jc w:val="both"/>
              <w:rPr>
                <w:szCs w:val="26"/>
              </w:rPr>
            </w:pPr>
            <w:r>
              <w:rPr>
                <w:szCs w:val="26"/>
              </w:rPr>
              <w:t>Sender channel communication tích hợp tạm ứng ấn chỉ</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413DAAA0" w14:textId="77777777">
            <w:pPr>
              <w:spacing w:before="6" w:after="6" w:line="295" w:lineRule="auto"/>
              <w:jc w:val="both"/>
              <w:rPr>
                <w:szCs w:val="26"/>
              </w:rPr>
            </w:pPr>
            <w:r>
              <w:rPr>
                <w:szCs w:val="26"/>
              </w:rPr>
              <w:t xml:space="preserve">Nhận dữ liệu được tích hợp về bảng </w:t>
            </w:r>
            <w:r w:rsidRPr="00514F86">
              <w:rPr>
                <w:szCs w:val="26"/>
              </w:rPr>
              <w:t>SAPABAP1.ZTB_SIG_STG_TUAC</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75C78BD9" w14:textId="77777777">
            <w:pPr>
              <w:pStyle w:val="ListParagraph"/>
              <w:spacing w:before="6" w:after="6" w:line="295" w:lineRule="auto"/>
              <w:ind w:left="0"/>
              <w:contextualSpacing w:val="0"/>
              <w:jc w:val="both"/>
              <w:rPr>
                <w:szCs w:val="26"/>
              </w:rPr>
            </w:pPr>
            <w:r>
              <w:rPr>
                <w:szCs w:val="26"/>
              </w:rPr>
              <w:t xml:space="preserve">Dữ liệu tích hợp thành công bảng </w:t>
            </w:r>
            <w:r w:rsidRPr="00514F86">
              <w:rPr>
                <w:szCs w:val="26"/>
              </w:rPr>
              <w:t>SAPABAP1.ZTB_SIG_STG_TUAC</w:t>
            </w:r>
          </w:p>
        </w:tc>
      </w:tr>
      <w:tr w:rsidRPr="005D3EFE" w:rsidR="002E626F" w:rsidTr="0050327D" w14:paraId="70097DB5"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3867CFA5" w14:textId="77777777">
            <w:pPr>
              <w:pStyle w:val="ListParagraph"/>
              <w:spacing w:before="6" w:after="6" w:line="295" w:lineRule="auto"/>
              <w:ind w:left="0"/>
              <w:jc w:val="both"/>
              <w:rPr>
                <w:szCs w:val="26"/>
              </w:rPr>
            </w:pPr>
            <w:r>
              <w:rPr>
                <w:szCs w:val="26"/>
              </w:rPr>
              <w:t>Step3:</w:t>
            </w:r>
            <w:r>
              <w:t xml:space="preserve"> </w:t>
            </w:r>
            <w:r w:rsidRPr="00514F86">
              <w:rPr>
                <w:szCs w:val="26"/>
              </w:rPr>
              <w:t>ZTB_TUAC_IIP00301_MM</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0195B5EE" w14:textId="77777777">
            <w:pPr>
              <w:pStyle w:val="ListParagraph"/>
              <w:spacing w:before="6" w:after="6" w:line="295" w:lineRule="auto"/>
              <w:ind w:left="0"/>
              <w:contextualSpacing w:val="0"/>
              <w:jc w:val="both"/>
              <w:rPr>
                <w:szCs w:val="26"/>
              </w:rPr>
            </w:pPr>
            <w:r>
              <w:rPr>
                <w:szCs w:val="26"/>
              </w:rPr>
              <w:t>Message mapping insert CORE tạm ứng</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67710C6D" w14:textId="77777777">
            <w:pPr>
              <w:spacing w:before="6" w:after="6" w:line="295" w:lineRule="auto"/>
              <w:jc w:val="both"/>
              <w:rPr>
                <w:szCs w:val="26"/>
              </w:rPr>
            </w:pPr>
            <w:r>
              <w:rPr>
                <w:szCs w:val="26"/>
              </w:rPr>
              <w:t xml:space="preserve">Bảng temporary </w:t>
            </w:r>
            <w:r w:rsidRPr="00514F86">
              <w:rPr>
                <w:szCs w:val="26"/>
              </w:rPr>
              <w:t>ZTB_SIG_STG_TUAC_OB_MT</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76F6AECD" w14:textId="77777777">
            <w:pPr>
              <w:spacing w:before="6" w:after="6" w:line="295" w:lineRule="auto"/>
              <w:jc w:val="both"/>
              <w:rPr>
                <w:szCs w:val="26"/>
              </w:rPr>
            </w:pPr>
            <w:r>
              <w:rPr>
                <w:szCs w:val="26"/>
              </w:rPr>
              <w:t xml:space="preserve">Chuyển đổi dữ liệu thành template script insert vào bảng </w:t>
            </w:r>
            <w:r w:rsidRPr="00DF48AC">
              <w:rPr>
                <w:szCs w:val="26"/>
              </w:rPr>
              <w:t>I15URBASF.IIP00301</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709CE7C7" w14:textId="77777777">
            <w:pPr>
              <w:pStyle w:val="ListParagraph"/>
              <w:spacing w:before="6" w:after="6" w:line="295" w:lineRule="auto"/>
              <w:ind w:left="0"/>
              <w:contextualSpacing w:val="0"/>
              <w:jc w:val="both"/>
              <w:rPr>
                <w:szCs w:val="26"/>
              </w:rPr>
            </w:pPr>
            <w:r>
              <w:rPr>
                <w:szCs w:val="26"/>
              </w:rPr>
              <w:t>Webservice document</w:t>
            </w:r>
          </w:p>
          <w:p w:rsidR="002E626F" w:rsidP="0050327D" w:rsidRDefault="002E626F" w14:paraId="4E74C07E" w14:textId="77777777">
            <w:pPr>
              <w:pStyle w:val="ListParagraph"/>
              <w:spacing w:before="6" w:after="6" w:line="295" w:lineRule="auto"/>
              <w:ind w:left="0"/>
              <w:contextualSpacing w:val="0"/>
              <w:jc w:val="both"/>
              <w:rPr>
                <w:szCs w:val="26"/>
              </w:rPr>
            </w:pPr>
          </w:p>
        </w:tc>
      </w:tr>
      <w:tr w:rsidRPr="005D3EFE" w:rsidR="002E626F" w:rsidTr="0050327D" w14:paraId="31E033F2"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14F86" w:rsidR="002E626F" w:rsidP="0050327D" w:rsidRDefault="002E626F" w14:paraId="37288416" w14:textId="77777777">
            <w:pPr>
              <w:pStyle w:val="ListParagraph"/>
              <w:spacing w:before="6" w:after="6" w:line="295" w:lineRule="auto"/>
              <w:ind w:left="0"/>
              <w:jc w:val="both"/>
              <w:rPr>
                <w:szCs w:val="26"/>
              </w:rPr>
            </w:pPr>
            <w:r>
              <w:rPr>
                <w:szCs w:val="26"/>
              </w:rPr>
              <w:t>Step3:</w:t>
            </w:r>
            <w:r>
              <w:t xml:space="preserve"> </w:t>
            </w:r>
            <w:r w:rsidRPr="00514F86">
              <w:rPr>
                <w:szCs w:val="26"/>
              </w:rPr>
              <w:t>cc_receiver_jdbc_</w:t>
            </w:r>
          </w:p>
          <w:p w:rsidR="002E626F" w:rsidP="0050327D" w:rsidRDefault="002E626F" w14:paraId="2860193C" w14:textId="77777777">
            <w:pPr>
              <w:pStyle w:val="ListParagraph"/>
              <w:spacing w:before="6" w:after="6" w:line="295" w:lineRule="auto"/>
              <w:ind w:left="0"/>
              <w:jc w:val="both"/>
              <w:rPr>
                <w:szCs w:val="26"/>
              </w:rPr>
            </w:pPr>
            <w:r w:rsidRPr="00514F86">
              <w:rPr>
                <w:szCs w:val="26"/>
              </w:rPr>
              <w:t>db2_core_b</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09B4D317" w14:textId="77777777">
            <w:pPr>
              <w:pStyle w:val="ListParagraph"/>
              <w:spacing w:before="6" w:after="6" w:line="295" w:lineRule="auto"/>
              <w:ind w:left="0"/>
              <w:contextualSpacing w:val="0"/>
              <w:jc w:val="both"/>
              <w:rPr>
                <w:szCs w:val="26"/>
              </w:rPr>
            </w:pPr>
            <w:r>
              <w:rPr>
                <w:szCs w:val="26"/>
              </w:rPr>
              <w:t>Receiver channel communication tích hợp tạm ứng ấn chỉ CORE</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7912C6FC" w14:textId="77777777">
            <w:pPr>
              <w:spacing w:before="6" w:after="6" w:line="295" w:lineRule="auto"/>
              <w:jc w:val="both"/>
              <w:rPr>
                <w:szCs w:val="26"/>
              </w:rPr>
            </w:pPr>
            <w:r>
              <w:rPr>
                <w:szCs w:val="26"/>
              </w:rPr>
              <w:t>Message mapping insert tạm ứng CORE</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6068A323" w14:textId="77777777">
            <w:pPr>
              <w:spacing w:before="6" w:after="6" w:line="295" w:lineRule="auto"/>
              <w:jc w:val="both"/>
              <w:rPr>
                <w:szCs w:val="26"/>
              </w:rPr>
            </w:pPr>
            <w:r>
              <w:rPr>
                <w:szCs w:val="26"/>
              </w:rPr>
              <w:t>Chuyển template script và apply vào database CORE</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29475DA4" w14:textId="77777777">
            <w:pPr>
              <w:pStyle w:val="ListParagraph"/>
              <w:spacing w:before="6" w:after="6" w:line="295" w:lineRule="auto"/>
              <w:ind w:left="0"/>
              <w:contextualSpacing w:val="0"/>
              <w:jc w:val="both"/>
              <w:rPr>
                <w:szCs w:val="26"/>
              </w:rPr>
            </w:pPr>
            <w:r>
              <w:rPr>
                <w:szCs w:val="26"/>
              </w:rPr>
              <w:t xml:space="preserve">Insert data vào bảng </w:t>
            </w:r>
            <w:r w:rsidRPr="00DF48AC">
              <w:rPr>
                <w:szCs w:val="26"/>
              </w:rPr>
              <w:t>I15URBASF.IIP00301</w:t>
            </w:r>
          </w:p>
        </w:tc>
      </w:tr>
      <w:tr w:rsidRPr="005D3EFE" w:rsidR="002E626F" w:rsidTr="0050327D" w14:paraId="7EA3D952"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01359CD1" w14:textId="77777777">
            <w:pPr>
              <w:pStyle w:val="ListParagraph"/>
              <w:spacing w:before="6" w:after="6" w:line="295" w:lineRule="auto"/>
              <w:ind w:left="0"/>
              <w:jc w:val="both"/>
              <w:rPr>
                <w:szCs w:val="26"/>
              </w:rPr>
            </w:pPr>
            <w:r>
              <w:rPr>
                <w:szCs w:val="26"/>
              </w:rPr>
              <w:t>Step3:</w:t>
            </w:r>
            <w:r>
              <w:t xml:space="preserve"> </w:t>
            </w:r>
            <w:r w:rsidRPr="00514F86">
              <w:rPr>
                <w:szCs w:val="26"/>
              </w:rPr>
              <w:t>I15URBASF.IIP00301</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00CD9F7F" w14:textId="77777777">
            <w:pPr>
              <w:pStyle w:val="ListParagraph"/>
              <w:spacing w:before="6" w:after="6" w:line="295" w:lineRule="auto"/>
              <w:ind w:left="0"/>
              <w:contextualSpacing w:val="0"/>
              <w:jc w:val="both"/>
              <w:rPr>
                <w:szCs w:val="26"/>
              </w:rPr>
            </w:pPr>
            <w:r>
              <w:rPr>
                <w:szCs w:val="26"/>
              </w:rPr>
              <w:t xml:space="preserve">Bảng dữ liệu CORE </w:t>
            </w:r>
            <w:r w:rsidRPr="00514F86">
              <w:rPr>
                <w:szCs w:val="26"/>
              </w:rPr>
              <w:t>I15URBASF.IIP00301</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6B6C8CFF" w14:textId="77777777">
            <w:pPr>
              <w:spacing w:before="6" w:after="6" w:line="295" w:lineRule="auto"/>
              <w:jc w:val="both"/>
              <w:rPr>
                <w:szCs w:val="26"/>
              </w:rPr>
            </w:pPr>
            <w:r>
              <w:rPr>
                <w:szCs w:val="26"/>
              </w:rPr>
              <w:t>Receiver channel communication tích hợp tạm ứng ấn chỉ CORE</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3E6A1160" w14:textId="77777777">
            <w:pPr>
              <w:spacing w:before="6" w:after="6" w:line="295" w:lineRule="auto"/>
              <w:jc w:val="both"/>
              <w:rPr>
                <w:szCs w:val="26"/>
              </w:rPr>
            </w:pPr>
            <w:r>
              <w:rPr>
                <w:szCs w:val="26"/>
              </w:rPr>
              <w:t xml:space="preserve">Nhận dữ liệu được tích hợp về bảng </w:t>
            </w:r>
            <w:r w:rsidRPr="00514F86">
              <w:rPr>
                <w:szCs w:val="26"/>
              </w:rPr>
              <w:t>I15URBASF.IIP00301</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06296F6A" w14:textId="77777777">
            <w:pPr>
              <w:pStyle w:val="ListParagraph"/>
              <w:spacing w:before="6" w:after="6" w:line="295" w:lineRule="auto"/>
              <w:ind w:left="0"/>
              <w:contextualSpacing w:val="0"/>
              <w:jc w:val="both"/>
              <w:rPr>
                <w:szCs w:val="26"/>
              </w:rPr>
            </w:pPr>
            <w:r>
              <w:rPr>
                <w:szCs w:val="26"/>
              </w:rPr>
              <w:t xml:space="preserve">Dữ liệu tích hợp thành công bảng </w:t>
            </w:r>
            <w:r w:rsidRPr="00514F86">
              <w:rPr>
                <w:szCs w:val="26"/>
              </w:rPr>
              <w:t>I15URBASF.IIP00301</w:t>
            </w:r>
          </w:p>
        </w:tc>
      </w:tr>
      <w:tr w:rsidRPr="005D3EFE" w:rsidR="002E626F" w:rsidTr="0050327D" w14:paraId="35232608"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6ED5183F" w14:textId="77777777">
            <w:pPr>
              <w:pStyle w:val="ListParagraph"/>
              <w:spacing w:before="6" w:after="6" w:line="295" w:lineRule="auto"/>
              <w:ind w:left="0"/>
              <w:jc w:val="both"/>
              <w:rPr>
                <w:szCs w:val="26"/>
              </w:rPr>
            </w:pPr>
            <w:r>
              <w:rPr>
                <w:szCs w:val="26"/>
              </w:rPr>
              <w:t>Step4:</w:t>
            </w:r>
            <w:r>
              <w:t xml:space="preserve"> </w:t>
            </w:r>
            <w:r w:rsidRPr="00514F86">
              <w:rPr>
                <w:szCs w:val="26"/>
              </w:rPr>
              <w:t>ZTB_TUAC_ZTB_TUAC_MM</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001013AA" w14:textId="77777777">
            <w:pPr>
              <w:pStyle w:val="ListParagraph"/>
              <w:spacing w:before="6" w:after="6" w:line="295" w:lineRule="auto"/>
              <w:ind w:left="0"/>
              <w:contextualSpacing w:val="0"/>
              <w:jc w:val="both"/>
              <w:rPr>
                <w:szCs w:val="26"/>
              </w:rPr>
            </w:pPr>
            <w:r>
              <w:rPr>
                <w:szCs w:val="26"/>
              </w:rPr>
              <w:t>Message mapping UPDATE ERP tạm ứng</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03CF0E18" w14:textId="77777777">
            <w:pPr>
              <w:spacing w:before="6" w:after="6" w:line="295" w:lineRule="auto"/>
              <w:jc w:val="both"/>
              <w:rPr>
                <w:szCs w:val="26"/>
              </w:rPr>
            </w:pPr>
            <w:r>
              <w:rPr>
                <w:szCs w:val="26"/>
              </w:rPr>
              <w:t xml:space="preserve">Bảng temporary </w:t>
            </w:r>
            <w:r w:rsidRPr="00514F86">
              <w:rPr>
                <w:szCs w:val="26"/>
              </w:rPr>
              <w:t>ZTB_SIG_STG_TUAC_OB_MT</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395C5E13" w14:textId="77777777">
            <w:pPr>
              <w:spacing w:before="6" w:after="6" w:line="295" w:lineRule="auto"/>
              <w:jc w:val="both"/>
              <w:rPr>
                <w:szCs w:val="26"/>
              </w:rPr>
            </w:pPr>
            <w:r>
              <w:rPr>
                <w:szCs w:val="26"/>
              </w:rPr>
              <w:t xml:space="preserve">Chuyển đổi dữ liệu thành template script update dữ liệu  bảng </w:t>
            </w:r>
            <w:r w:rsidRPr="00DF48AC">
              <w:rPr>
                <w:szCs w:val="26"/>
              </w:rPr>
              <w:t>SAPABAP1.ZTB_SIG_STG_TUAC</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2791DE9B" w14:textId="77777777">
            <w:pPr>
              <w:pStyle w:val="ListParagraph"/>
              <w:spacing w:before="6" w:after="6" w:line="295" w:lineRule="auto"/>
              <w:ind w:left="0"/>
              <w:contextualSpacing w:val="0"/>
              <w:jc w:val="both"/>
              <w:rPr>
                <w:szCs w:val="26"/>
              </w:rPr>
            </w:pPr>
            <w:r>
              <w:rPr>
                <w:szCs w:val="26"/>
              </w:rPr>
              <w:t>Webservice document</w:t>
            </w:r>
          </w:p>
          <w:p w:rsidR="002E626F" w:rsidP="0050327D" w:rsidRDefault="002E626F" w14:paraId="2215B08F" w14:textId="77777777">
            <w:pPr>
              <w:pStyle w:val="ListParagraph"/>
              <w:spacing w:before="6" w:after="6" w:line="295" w:lineRule="auto"/>
              <w:ind w:left="0"/>
              <w:contextualSpacing w:val="0"/>
              <w:jc w:val="both"/>
              <w:rPr>
                <w:szCs w:val="26"/>
              </w:rPr>
            </w:pPr>
          </w:p>
        </w:tc>
      </w:tr>
      <w:tr w:rsidRPr="005D3EFE" w:rsidR="002E626F" w:rsidTr="0050327D" w14:paraId="55880033"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2076D0B5" w14:textId="77777777">
            <w:pPr>
              <w:pStyle w:val="ListParagraph"/>
              <w:spacing w:before="6" w:after="6" w:line="295" w:lineRule="auto"/>
              <w:ind w:left="0"/>
              <w:jc w:val="both"/>
              <w:rPr>
                <w:szCs w:val="26"/>
              </w:rPr>
            </w:pPr>
            <w:r>
              <w:rPr>
                <w:szCs w:val="26"/>
              </w:rPr>
              <w:t>Step4:</w:t>
            </w:r>
            <w:r>
              <w:t xml:space="preserve"> </w:t>
            </w:r>
            <w:r w:rsidRPr="00514F86">
              <w:rPr>
                <w:szCs w:val="26"/>
              </w:rPr>
              <w:t>cc_receiver_jdbc_hana_erpuat</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09317464" w14:textId="77777777">
            <w:pPr>
              <w:pStyle w:val="ListParagraph"/>
              <w:spacing w:before="6" w:after="6" w:line="295" w:lineRule="auto"/>
              <w:ind w:left="0"/>
              <w:contextualSpacing w:val="0"/>
              <w:jc w:val="both"/>
              <w:rPr>
                <w:szCs w:val="26"/>
              </w:rPr>
            </w:pPr>
            <w:r>
              <w:rPr>
                <w:szCs w:val="26"/>
              </w:rPr>
              <w:t>Receiver channel communication tích hợp tạm ứng ấn chỉ ERP</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494AE27D" w14:textId="77777777">
            <w:pPr>
              <w:spacing w:before="6" w:after="6" w:line="295" w:lineRule="auto"/>
              <w:jc w:val="both"/>
              <w:rPr>
                <w:szCs w:val="26"/>
              </w:rPr>
            </w:pPr>
            <w:r>
              <w:rPr>
                <w:szCs w:val="26"/>
              </w:rPr>
              <w:t>Message mapping update ERP tạm ứng</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58DFBE29" w14:textId="77777777">
            <w:pPr>
              <w:spacing w:before="6" w:after="6" w:line="295" w:lineRule="auto"/>
              <w:jc w:val="both"/>
              <w:rPr>
                <w:szCs w:val="26"/>
              </w:rPr>
            </w:pPr>
            <w:r>
              <w:rPr>
                <w:szCs w:val="26"/>
              </w:rPr>
              <w:t>Chuyển template script và apply vào database ERP</w:t>
            </w:r>
          </w:p>
        </w:tc>
        <w:tc>
          <w:tcPr>
            <w:tcW w:w="873" w:type="pct"/>
            <w:tcBorders>
              <w:top w:val="single" w:color="auto" w:sz="4" w:space="0"/>
              <w:left w:val="single" w:color="auto" w:sz="4" w:space="0"/>
              <w:bottom w:val="single" w:color="auto" w:sz="4" w:space="0"/>
              <w:right w:val="single" w:color="auto" w:sz="4" w:space="0"/>
            </w:tcBorders>
          </w:tcPr>
          <w:p w:rsidRPr="00DF48AC" w:rsidR="002E626F" w:rsidP="0050327D" w:rsidRDefault="002E626F" w14:paraId="1A8F0230" w14:textId="77777777">
            <w:pPr>
              <w:pStyle w:val="ListParagraph"/>
              <w:spacing w:before="6" w:after="6" w:line="295" w:lineRule="auto"/>
              <w:ind w:left="0"/>
              <w:jc w:val="both"/>
              <w:rPr>
                <w:szCs w:val="26"/>
              </w:rPr>
            </w:pPr>
            <w:r>
              <w:rPr>
                <w:szCs w:val="26"/>
              </w:rPr>
              <w:t xml:space="preserve">update data bảng </w:t>
            </w:r>
            <w:r w:rsidRPr="00DF48AC">
              <w:rPr>
                <w:szCs w:val="26"/>
              </w:rPr>
              <w:t>SAPABAP1.</w:t>
            </w:r>
          </w:p>
          <w:p w:rsidR="002E626F" w:rsidP="0050327D" w:rsidRDefault="002E626F" w14:paraId="7B53B65D" w14:textId="77777777">
            <w:pPr>
              <w:pStyle w:val="ListParagraph"/>
              <w:spacing w:before="6" w:after="6" w:line="295" w:lineRule="auto"/>
              <w:ind w:left="0"/>
              <w:contextualSpacing w:val="0"/>
              <w:jc w:val="both"/>
              <w:rPr>
                <w:szCs w:val="26"/>
              </w:rPr>
            </w:pPr>
            <w:r w:rsidRPr="00DF48AC">
              <w:rPr>
                <w:szCs w:val="26"/>
              </w:rPr>
              <w:t>ZTB_SIG_STG_TUAC</w:t>
            </w:r>
          </w:p>
        </w:tc>
      </w:tr>
      <w:tr w:rsidRPr="005D3EFE" w:rsidR="002E626F" w:rsidTr="0050327D" w14:paraId="43671C70"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5D7C8C74" w14:textId="77777777">
            <w:pPr>
              <w:pStyle w:val="ListParagraph"/>
              <w:spacing w:before="6" w:after="6" w:line="295" w:lineRule="auto"/>
              <w:ind w:left="-120"/>
              <w:jc w:val="both"/>
              <w:rPr>
                <w:szCs w:val="26"/>
              </w:rPr>
            </w:pPr>
            <w:r>
              <w:rPr>
                <w:szCs w:val="26"/>
              </w:rPr>
              <w:t>Step4:</w:t>
            </w:r>
            <w:r>
              <w:t xml:space="preserve"> </w:t>
            </w:r>
            <w:r w:rsidRPr="00514F86">
              <w:rPr>
                <w:szCs w:val="26"/>
              </w:rPr>
              <w:t>SAPABAP1.ZTB_SIG_STG_TUAC</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0E251583" w14:textId="77777777">
            <w:pPr>
              <w:pStyle w:val="ListParagraph"/>
              <w:spacing w:before="6" w:after="6" w:line="295" w:lineRule="auto"/>
              <w:ind w:left="0"/>
              <w:contextualSpacing w:val="0"/>
              <w:jc w:val="both"/>
              <w:rPr>
                <w:szCs w:val="26"/>
              </w:rPr>
            </w:pPr>
            <w:r>
              <w:rPr>
                <w:szCs w:val="26"/>
              </w:rPr>
              <w:t xml:space="preserve">Bảng dữ liệu ERP </w:t>
            </w:r>
            <w:r w:rsidRPr="00514F86">
              <w:rPr>
                <w:szCs w:val="26"/>
              </w:rPr>
              <w:t>SAPABAP1.ZTB_SIG_STG_TUAC</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3FB6EE20" w14:textId="77777777">
            <w:pPr>
              <w:spacing w:before="6" w:after="6" w:line="295" w:lineRule="auto"/>
              <w:jc w:val="both"/>
              <w:rPr>
                <w:szCs w:val="26"/>
              </w:rPr>
            </w:pPr>
            <w:r>
              <w:rPr>
                <w:szCs w:val="26"/>
              </w:rPr>
              <w:t>Receiver channel communication tích hợp tạm ứng ấn chỉ ERP</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67DA098E" w14:textId="77777777">
            <w:pPr>
              <w:spacing w:before="6" w:after="6" w:line="295" w:lineRule="auto"/>
              <w:jc w:val="both"/>
              <w:rPr>
                <w:szCs w:val="26"/>
              </w:rPr>
            </w:pPr>
            <w:r>
              <w:rPr>
                <w:szCs w:val="26"/>
              </w:rPr>
              <w:t xml:space="preserve">Nhận dữ liệu được tích hợp về bảng ERP </w:t>
            </w:r>
            <w:r w:rsidRPr="00514F86">
              <w:rPr>
                <w:szCs w:val="26"/>
              </w:rPr>
              <w:t>SAPABAP1.ZTB_SIG_STG_TUAC</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32AD74D0" w14:textId="77777777">
            <w:pPr>
              <w:pStyle w:val="ListParagraph"/>
              <w:spacing w:before="6" w:after="6" w:line="295" w:lineRule="auto"/>
              <w:ind w:left="0"/>
              <w:contextualSpacing w:val="0"/>
              <w:jc w:val="both"/>
              <w:rPr>
                <w:szCs w:val="26"/>
              </w:rPr>
            </w:pPr>
            <w:r>
              <w:rPr>
                <w:szCs w:val="26"/>
              </w:rPr>
              <w:t xml:space="preserve">Dữ liệu tích hợp thành công bảng </w:t>
            </w:r>
            <w:r w:rsidRPr="00514F86">
              <w:rPr>
                <w:szCs w:val="26"/>
              </w:rPr>
              <w:t>SAPABAP1.ZTB_SIG_STG_TUAC</w:t>
            </w:r>
          </w:p>
        </w:tc>
      </w:tr>
    </w:tbl>
    <w:p w:rsidRPr="002E626F" w:rsidR="002E626F" w:rsidP="00FC25DB" w:rsidRDefault="002E626F" w14:paraId="65BADC76" w14:textId="77777777">
      <w:pPr>
        <w:pStyle w:val="ListParagraph"/>
        <w:numPr>
          <w:ilvl w:val="2"/>
          <w:numId w:val="35"/>
        </w:numPr>
        <w:spacing w:line="295" w:lineRule="auto"/>
        <w:jc w:val="both"/>
        <w:outlineLvl w:val="4"/>
        <w:rPr>
          <w:b/>
          <w:bCs/>
          <w:szCs w:val="26"/>
        </w:rPr>
      </w:pPr>
      <w:r w:rsidRPr="002E626F">
        <w:rPr>
          <w:b/>
          <w:bCs/>
          <w:szCs w:val="26"/>
        </w:rPr>
        <w:t>Tích hợp hoàn ứng ấn chỉ tự động</w:t>
      </w:r>
    </w:p>
    <w:p w:rsidR="002E626F" w:rsidP="002E626F" w:rsidRDefault="002E626F" w14:paraId="4CA88AA9" w14:textId="77777777">
      <w:pPr>
        <w:spacing w:line="295" w:lineRule="auto"/>
        <w:jc w:val="both"/>
        <w:rPr>
          <w:lang w:eastAsia="x-none"/>
        </w:rPr>
      </w:pPr>
      <w:r>
        <w:rPr>
          <w:noProof/>
          <w:lang w:bidi="lo-LA"/>
        </w:rPr>
        <w:drawing>
          <wp:inline distT="0" distB="0" distL="0" distR="0" wp14:anchorId="5803908C" wp14:editId="3E5A24C8">
            <wp:extent cx="5759450" cy="25082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9450" cy="2508250"/>
                    </a:xfrm>
                    <a:prstGeom prst="rect">
                      <a:avLst/>
                    </a:prstGeom>
                    <a:noFill/>
                    <a:ln>
                      <a:noFill/>
                    </a:ln>
                  </pic:spPr>
                </pic:pic>
              </a:graphicData>
            </a:graphic>
          </wp:inline>
        </w:drawing>
      </w:r>
    </w:p>
    <w:p w:rsidR="002E626F" w:rsidP="002E626F" w:rsidRDefault="002E626F" w14:paraId="78DC4F88" w14:textId="77777777">
      <w:pPr>
        <w:spacing w:line="295" w:lineRule="auto"/>
        <w:jc w:val="both"/>
        <w:rPr>
          <w:lang w:eastAsia="x-none"/>
        </w:rPr>
      </w:pPr>
      <w:r w:rsidRPr="00513C08">
        <w:rPr>
          <w:b/>
          <w:bCs/>
        </w:rPr>
        <w:t>Mô tả chi tiết</w:t>
      </w:r>
      <w:r>
        <w:t>:</w:t>
      </w:r>
    </w:p>
    <w:tbl>
      <w:tblPr>
        <w:tblW w:w="5000" w:type="pct"/>
        <w:tblLayout w:type="fixed"/>
        <w:tblLook w:val="0000" w:firstRow="0" w:lastRow="0" w:firstColumn="0" w:lastColumn="0" w:noHBand="0" w:noVBand="0"/>
      </w:tblPr>
      <w:tblGrid>
        <w:gridCol w:w="1246"/>
        <w:gridCol w:w="1309"/>
        <w:gridCol w:w="1584"/>
        <w:gridCol w:w="3333"/>
        <w:gridCol w:w="1580"/>
      </w:tblGrid>
      <w:tr w:rsidRPr="00312C3A" w:rsidR="002E626F" w:rsidTr="0050327D" w14:paraId="0CA253F1" w14:textId="77777777">
        <w:trPr>
          <w:trHeight w:val="525"/>
          <w:tblHeader/>
        </w:trPr>
        <w:tc>
          <w:tcPr>
            <w:tcW w:w="688" w:type="pct"/>
            <w:vMerge w:val="restart"/>
            <w:tcBorders>
              <w:top w:val="single" w:color="auto" w:sz="8" w:space="0"/>
              <w:left w:val="single" w:color="auto" w:sz="8" w:space="0"/>
              <w:right w:val="single" w:color="auto" w:sz="8" w:space="0"/>
            </w:tcBorders>
            <w:shd w:val="clear" w:color="auto" w:fill="1F497D"/>
            <w:vAlign w:val="center"/>
          </w:tcPr>
          <w:p w:rsidRPr="00662C7B" w:rsidR="002E626F" w:rsidP="0050327D" w:rsidRDefault="002E626F" w14:paraId="36E401F4" w14:textId="77777777">
            <w:pPr>
              <w:spacing w:before="60" w:after="144" w:afterLines="60" w:line="295" w:lineRule="auto"/>
              <w:jc w:val="both"/>
              <w:rPr>
                <w:b/>
                <w:bCs/>
                <w:color w:val="FFFFFF"/>
                <w:szCs w:val="26"/>
              </w:rPr>
            </w:pPr>
            <w:r w:rsidRPr="00312C3A">
              <w:rPr>
                <w:b/>
                <w:bCs/>
                <w:color w:val="FFFFFF"/>
                <w:szCs w:val="26"/>
              </w:rPr>
              <w:t xml:space="preserve">Mã </w:t>
            </w:r>
            <w:r>
              <w:rPr>
                <w:b/>
                <w:bCs/>
                <w:color w:val="FFFFFF"/>
                <w:szCs w:val="26"/>
              </w:rPr>
              <w:t>quy trình</w:t>
            </w:r>
          </w:p>
        </w:tc>
        <w:tc>
          <w:tcPr>
            <w:tcW w:w="723" w:type="pct"/>
            <w:vMerge w:val="restart"/>
            <w:tcBorders>
              <w:top w:val="single" w:color="auto" w:sz="8" w:space="0"/>
              <w:left w:val="nil"/>
              <w:right w:val="single" w:color="auto" w:sz="8" w:space="0"/>
            </w:tcBorders>
            <w:shd w:val="clear" w:color="auto" w:fill="1F497D"/>
            <w:vAlign w:val="center"/>
          </w:tcPr>
          <w:p w:rsidRPr="00312C3A" w:rsidR="002E626F" w:rsidP="0050327D" w:rsidRDefault="002E626F" w14:paraId="642BB6B2" w14:textId="77777777">
            <w:pPr>
              <w:spacing w:before="60" w:after="144" w:afterLines="60" w:line="295" w:lineRule="auto"/>
              <w:jc w:val="both"/>
              <w:rPr>
                <w:b/>
                <w:bCs/>
                <w:color w:val="FFFFFF"/>
                <w:szCs w:val="26"/>
              </w:rPr>
            </w:pPr>
            <w:r w:rsidRPr="00312C3A">
              <w:rPr>
                <w:b/>
                <w:bCs/>
                <w:color w:val="FFFFFF"/>
                <w:szCs w:val="26"/>
              </w:rPr>
              <w:t>T</w:t>
            </w:r>
            <w:r>
              <w:rPr>
                <w:b/>
                <w:bCs/>
                <w:color w:val="FFFFFF"/>
                <w:szCs w:val="26"/>
              </w:rPr>
              <w:t>ên quy trình</w:t>
            </w:r>
          </w:p>
        </w:tc>
        <w:tc>
          <w:tcPr>
            <w:tcW w:w="3589" w:type="pct"/>
            <w:gridSpan w:val="3"/>
            <w:tcBorders>
              <w:top w:val="single" w:color="auto" w:sz="8" w:space="0"/>
              <w:left w:val="nil"/>
              <w:bottom w:val="single" w:color="auto" w:sz="4" w:space="0"/>
              <w:right w:val="single" w:color="auto" w:sz="8" w:space="0"/>
            </w:tcBorders>
            <w:shd w:val="clear" w:color="auto" w:fill="1F497D"/>
            <w:vAlign w:val="center"/>
          </w:tcPr>
          <w:p w:rsidRPr="00312C3A" w:rsidR="002E626F" w:rsidP="0050327D" w:rsidRDefault="002E626F" w14:paraId="7C0CA852" w14:textId="77777777">
            <w:pPr>
              <w:spacing w:before="60" w:after="144" w:afterLines="60" w:line="295" w:lineRule="auto"/>
              <w:jc w:val="both"/>
              <w:rPr>
                <w:b/>
                <w:bCs/>
                <w:color w:val="FFFFFF"/>
                <w:szCs w:val="26"/>
              </w:rPr>
            </w:pPr>
            <w:r w:rsidRPr="00312C3A">
              <w:rPr>
                <w:b/>
                <w:bCs/>
                <w:color w:val="FFFFFF"/>
                <w:szCs w:val="26"/>
              </w:rPr>
              <w:t>Mô tả chi tiết</w:t>
            </w:r>
          </w:p>
        </w:tc>
      </w:tr>
      <w:tr w:rsidRPr="00312C3A" w:rsidR="002E626F" w:rsidTr="0050327D" w14:paraId="02099B04" w14:textId="77777777">
        <w:trPr>
          <w:trHeight w:val="547"/>
          <w:tblHeader/>
        </w:trPr>
        <w:tc>
          <w:tcPr>
            <w:tcW w:w="688" w:type="pct"/>
            <w:vMerge/>
            <w:tcBorders>
              <w:left w:val="single" w:color="auto" w:sz="8" w:space="0"/>
              <w:bottom w:val="single" w:color="auto" w:sz="4" w:space="0"/>
              <w:right w:val="single" w:color="auto" w:sz="8" w:space="0"/>
            </w:tcBorders>
            <w:shd w:val="clear" w:color="auto" w:fill="1F497D"/>
            <w:vAlign w:val="center"/>
          </w:tcPr>
          <w:p w:rsidRPr="00312C3A" w:rsidR="002E626F" w:rsidP="0050327D" w:rsidRDefault="002E626F" w14:paraId="4A7B0BA8" w14:textId="77777777">
            <w:pPr>
              <w:spacing w:before="60" w:after="144" w:afterLines="60" w:line="295" w:lineRule="auto"/>
              <w:jc w:val="both"/>
              <w:rPr>
                <w:b/>
                <w:bCs/>
                <w:color w:val="FFFFFF"/>
                <w:szCs w:val="26"/>
              </w:rPr>
            </w:pPr>
          </w:p>
        </w:tc>
        <w:tc>
          <w:tcPr>
            <w:tcW w:w="723" w:type="pct"/>
            <w:vMerge/>
            <w:tcBorders>
              <w:left w:val="nil"/>
              <w:bottom w:val="single" w:color="auto" w:sz="4" w:space="0"/>
              <w:right w:val="single" w:color="auto" w:sz="8" w:space="0"/>
            </w:tcBorders>
            <w:shd w:val="clear" w:color="auto" w:fill="1F497D"/>
            <w:vAlign w:val="center"/>
          </w:tcPr>
          <w:p w:rsidRPr="00312C3A" w:rsidR="002E626F" w:rsidP="0050327D" w:rsidRDefault="002E626F" w14:paraId="6D7B1454" w14:textId="77777777">
            <w:pPr>
              <w:spacing w:before="60" w:after="144" w:afterLines="60" w:line="295" w:lineRule="auto"/>
              <w:jc w:val="both"/>
              <w:rPr>
                <w:b/>
                <w:bCs/>
                <w:color w:val="FFFFFF"/>
                <w:szCs w:val="26"/>
              </w:rPr>
            </w:pPr>
          </w:p>
        </w:tc>
        <w:tc>
          <w:tcPr>
            <w:tcW w:w="875" w:type="pct"/>
            <w:tcBorders>
              <w:top w:val="single" w:color="auto" w:sz="8" w:space="0"/>
              <w:left w:val="nil"/>
              <w:bottom w:val="single" w:color="auto" w:sz="4" w:space="0"/>
              <w:right w:val="single" w:color="auto" w:sz="8" w:space="0"/>
            </w:tcBorders>
            <w:shd w:val="clear" w:color="auto" w:fill="1F497D"/>
            <w:vAlign w:val="center"/>
          </w:tcPr>
          <w:p w:rsidRPr="00312C3A" w:rsidR="002E626F" w:rsidP="0050327D" w:rsidRDefault="002E626F" w14:paraId="25C7D4BA" w14:textId="77777777">
            <w:pPr>
              <w:spacing w:before="60" w:after="144" w:afterLines="60" w:line="295" w:lineRule="auto"/>
              <w:jc w:val="both"/>
              <w:rPr>
                <w:b/>
                <w:bCs/>
                <w:color w:val="FFFFFF"/>
                <w:szCs w:val="26"/>
              </w:rPr>
            </w:pPr>
            <w:r w:rsidRPr="00312C3A">
              <w:rPr>
                <w:b/>
                <w:bCs/>
                <w:color w:val="FFFFFF"/>
                <w:szCs w:val="26"/>
              </w:rPr>
              <w:t>Đầu vào</w:t>
            </w:r>
          </w:p>
        </w:tc>
        <w:tc>
          <w:tcPr>
            <w:tcW w:w="1841" w:type="pct"/>
            <w:tcBorders>
              <w:top w:val="single" w:color="auto" w:sz="8" w:space="0"/>
              <w:left w:val="nil"/>
              <w:bottom w:val="single" w:color="auto" w:sz="4" w:space="0"/>
              <w:right w:val="single" w:color="auto" w:sz="8" w:space="0"/>
            </w:tcBorders>
            <w:shd w:val="clear" w:color="auto" w:fill="1F497D"/>
            <w:vAlign w:val="center"/>
          </w:tcPr>
          <w:p w:rsidRPr="00312C3A" w:rsidR="002E626F" w:rsidP="0050327D" w:rsidRDefault="002E626F" w14:paraId="7E38A0EF" w14:textId="77777777">
            <w:pPr>
              <w:spacing w:before="60" w:after="144" w:afterLines="60" w:line="295" w:lineRule="auto"/>
              <w:jc w:val="both"/>
              <w:rPr>
                <w:b/>
                <w:bCs/>
                <w:color w:val="FFFFFF"/>
                <w:szCs w:val="26"/>
              </w:rPr>
            </w:pPr>
            <w:r w:rsidRPr="00312C3A">
              <w:rPr>
                <w:b/>
                <w:bCs/>
                <w:color w:val="FFFFFF"/>
                <w:szCs w:val="26"/>
              </w:rPr>
              <w:t>Thực hiện</w:t>
            </w:r>
          </w:p>
        </w:tc>
        <w:tc>
          <w:tcPr>
            <w:tcW w:w="873" w:type="pct"/>
            <w:tcBorders>
              <w:top w:val="single" w:color="auto" w:sz="8" w:space="0"/>
              <w:left w:val="nil"/>
              <w:bottom w:val="single" w:color="auto" w:sz="4" w:space="0"/>
              <w:right w:val="single" w:color="auto" w:sz="8" w:space="0"/>
            </w:tcBorders>
            <w:shd w:val="clear" w:color="auto" w:fill="1F497D"/>
            <w:vAlign w:val="center"/>
          </w:tcPr>
          <w:p w:rsidRPr="00312C3A" w:rsidR="002E626F" w:rsidP="0050327D" w:rsidRDefault="002E626F" w14:paraId="5D82E7F5" w14:textId="77777777">
            <w:pPr>
              <w:spacing w:before="60" w:after="144" w:afterLines="60" w:line="295" w:lineRule="auto"/>
              <w:jc w:val="both"/>
              <w:rPr>
                <w:b/>
                <w:bCs/>
                <w:color w:val="FFFFFF"/>
                <w:szCs w:val="26"/>
              </w:rPr>
            </w:pPr>
            <w:r w:rsidRPr="00312C3A">
              <w:rPr>
                <w:b/>
                <w:bCs/>
                <w:color w:val="FFFFFF"/>
                <w:szCs w:val="26"/>
              </w:rPr>
              <w:t>Đầu ra</w:t>
            </w:r>
          </w:p>
        </w:tc>
      </w:tr>
      <w:tr w:rsidRPr="005D3EFE" w:rsidR="002E626F" w:rsidTr="0050327D" w14:paraId="00D40ED9"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D3EFE" w:rsidR="002E626F" w:rsidP="0050327D" w:rsidRDefault="002E626F" w14:paraId="458CA957" w14:textId="77777777">
            <w:pPr>
              <w:pStyle w:val="ListParagraph"/>
              <w:spacing w:before="6" w:after="6" w:line="295" w:lineRule="auto"/>
              <w:ind w:left="0"/>
              <w:contextualSpacing w:val="0"/>
              <w:jc w:val="both"/>
              <w:rPr>
                <w:szCs w:val="26"/>
              </w:rPr>
            </w:pPr>
            <w:r>
              <w:rPr>
                <w:szCs w:val="26"/>
              </w:rPr>
              <w:t>Step1:</w:t>
            </w:r>
            <w:r>
              <w:t xml:space="preserve"> </w:t>
            </w:r>
            <w:r w:rsidRPr="00BB0FE7">
              <w:rPr>
                <w:szCs w:val="26"/>
              </w:rPr>
              <w:t>I15URBASF.IIP00301</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2E626F" w:rsidP="0050327D" w:rsidRDefault="002E626F" w14:paraId="404953FC" w14:textId="77777777">
            <w:pPr>
              <w:pStyle w:val="ListParagraph"/>
              <w:spacing w:before="6" w:after="6" w:line="295" w:lineRule="auto"/>
              <w:ind w:left="0"/>
              <w:contextualSpacing w:val="0"/>
              <w:jc w:val="both"/>
              <w:rPr>
                <w:szCs w:val="26"/>
              </w:rPr>
            </w:pPr>
            <w:r>
              <w:rPr>
                <w:szCs w:val="26"/>
              </w:rPr>
              <w:t xml:space="preserve">Bảng dữ liệu </w:t>
            </w:r>
            <w:r w:rsidRPr="00BB0FE7">
              <w:rPr>
                <w:szCs w:val="26"/>
              </w:rPr>
              <w:t>I15URBASF.IIP00301</w:t>
            </w:r>
            <w:r>
              <w:rPr>
                <w:szCs w:val="26"/>
              </w:rPr>
              <w:t xml:space="preserve"> trên môi trường Corebanking</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2E626F" w:rsidP="0050327D" w:rsidRDefault="002E626F" w14:paraId="5827D22C" w14:textId="77777777">
            <w:pPr>
              <w:spacing w:before="6" w:after="6" w:line="295" w:lineRule="auto"/>
              <w:jc w:val="both"/>
              <w:rPr>
                <w:szCs w:val="26"/>
              </w:rPr>
            </w:pPr>
            <w:r>
              <w:rPr>
                <w:szCs w:val="26"/>
              </w:rPr>
              <w:t xml:space="preserve">Bảng dữ liệu </w:t>
            </w:r>
            <w:r w:rsidRPr="00BB0FE7">
              <w:rPr>
                <w:szCs w:val="26"/>
              </w:rPr>
              <w:t>I15URBASF.IIP00301</w:t>
            </w:r>
          </w:p>
        </w:tc>
        <w:tc>
          <w:tcPr>
            <w:tcW w:w="1841" w:type="pct"/>
            <w:tcBorders>
              <w:top w:val="single" w:color="auto" w:sz="4" w:space="0"/>
              <w:left w:val="single" w:color="auto" w:sz="4" w:space="0"/>
              <w:bottom w:val="single" w:color="auto" w:sz="4" w:space="0"/>
              <w:right w:val="single" w:color="auto" w:sz="4" w:space="0"/>
            </w:tcBorders>
          </w:tcPr>
          <w:p w:rsidRPr="005D3EFE" w:rsidR="002E626F" w:rsidP="0050327D" w:rsidRDefault="002E626F" w14:paraId="0AB6C3D8" w14:textId="77777777">
            <w:pPr>
              <w:spacing w:before="6" w:after="6" w:line="295" w:lineRule="auto"/>
              <w:jc w:val="both"/>
              <w:rPr>
                <w:szCs w:val="26"/>
              </w:rPr>
            </w:pPr>
          </w:p>
        </w:tc>
        <w:tc>
          <w:tcPr>
            <w:tcW w:w="873" w:type="pct"/>
            <w:tcBorders>
              <w:top w:val="single" w:color="auto" w:sz="4" w:space="0"/>
              <w:left w:val="single" w:color="auto" w:sz="4" w:space="0"/>
              <w:bottom w:val="single" w:color="auto" w:sz="4" w:space="0"/>
              <w:right w:val="single" w:color="auto" w:sz="4" w:space="0"/>
            </w:tcBorders>
          </w:tcPr>
          <w:p w:rsidRPr="005D3EFE" w:rsidR="002E626F" w:rsidP="0050327D" w:rsidRDefault="002E626F" w14:paraId="2083F17D" w14:textId="77777777">
            <w:pPr>
              <w:pStyle w:val="ListParagraph"/>
              <w:spacing w:before="6" w:after="6" w:line="295" w:lineRule="auto"/>
              <w:ind w:left="0"/>
              <w:contextualSpacing w:val="0"/>
              <w:jc w:val="both"/>
              <w:rPr>
                <w:szCs w:val="26"/>
              </w:rPr>
            </w:pPr>
            <w:r>
              <w:rPr>
                <w:szCs w:val="26"/>
              </w:rPr>
              <w:t xml:space="preserve">Bảng dữ liệu </w:t>
            </w:r>
            <w:r w:rsidRPr="00BB0FE7">
              <w:rPr>
                <w:szCs w:val="26"/>
              </w:rPr>
              <w:t>I15URBASF.IIP00301</w:t>
            </w:r>
          </w:p>
        </w:tc>
      </w:tr>
      <w:tr w:rsidRPr="005D3EFE" w:rsidR="002E626F" w:rsidTr="0050327D" w14:paraId="3573EAEC"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BB0FE7" w:rsidR="002E626F" w:rsidP="0050327D" w:rsidRDefault="002E626F" w14:paraId="624A446A" w14:textId="77777777">
            <w:pPr>
              <w:pStyle w:val="ListParagraph"/>
              <w:spacing w:before="6" w:after="6" w:line="295" w:lineRule="auto"/>
              <w:ind w:left="0"/>
              <w:jc w:val="both"/>
              <w:rPr>
                <w:szCs w:val="26"/>
              </w:rPr>
            </w:pPr>
            <w:r>
              <w:rPr>
                <w:szCs w:val="26"/>
              </w:rPr>
              <w:t>Step1:</w:t>
            </w:r>
            <w:r>
              <w:t xml:space="preserve"> </w:t>
            </w:r>
            <w:r w:rsidRPr="00BB0FE7">
              <w:rPr>
                <w:szCs w:val="26"/>
              </w:rPr>
              <w:t>cc_sender_jdbc_</w:t>
            </w:r>
          </w:p>
          <w:p w:rsidR="002E626F" w:rsidP="0050327D" w:rsidRDefault="002E626F" w14:paraId="562F8F71" w14:textId="77777777">
            <w:pPr>
              <w:pStyle w:val="ListParagraph"/>
              <w:spacing w:before="6" w:after="6" w:line="295" w:lineRule="auto"/>
              <w:ind w:left="0"/>
              <w:contextualSpacing w:val="0"/>
              <w:jc w:val="both"/>
              <w:rPr>
                <w:szCs w:val="26"/>
              </w:rPr>
            </w:pPr>
            <w:r w:rsidRPr="00BB0FE7">
              <w:rPr>
                <w:szCs w:val="26"/>
              </w:rPr>
              <w:t>db2_core_huac</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799ECDCB" w14:textId="77777777">
            <w:pPr>
              <w:pStyle w:val="ListParagraph"/>
              <w:spacing w:before="6" w:after="6" w:line="295" w:lineRule="auto"/>
              <w:ind w:left="0"/>
              <w:contextualSpacing w:val="0"/>
              <w:jc w:val="both"/>
              <w:rPr>
                <w:szCs w:val="26"/>
              </w:rPr>
            </w:pPr>
            <w:r>
              <w:rPr>
                <w:szCs w:val="26"/>
              </w:rPr>
              <w:t>Sender channel communication tích hợp hoàn ứng ấn chỉ</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2E626F" w:rsidP="0050327D" w:rsidRDefault="002E626F" w14:paraId="5C49EC97" w14:textId="77777777">
            <w:pPr>
              <w:spacing w:before="6" w:after="6" w:line="295" w:lineRule="auto"/>
              <w:jc w:val="both"/>
              <w:rPr>
                <w:szCs w:val="26"/>
              </w:rPr>
            </w:pPr>
            <w:r>
              <w:rPr>
                <w:szCs w:val="26"/>
              </w:rPr>
              <w:t xml:space="preserve">Bảng dữ liệu </w:t>
            </w:r>
            <w:r w:rsidRPr="00BB0FE7">
              <w:rPr>
                <w:szCs w:val="26"/>
              </w:rPr>
              <w:t>I15URBASF.IIP00301</w:t>
            </w:r>
            <w:r>
              <w:rPr>
                <w:szCs w:val="26"/>
              </w:rPr>
              <w:t xml:space="preserve"> trên môi trường Corebanking</w:t>
            </w:r>
          </w:p>
        </w:tc>
        <w:tc>
          <w:tcPr>
            <w:tcW w:w="1841" w:type="pct"/>
            <w:tcBorders>
              <w:top w:val="single" w:color="auto" w:sz="4" w:space="0"/>
              <w:left w:val="single" w:color="auto" w:sz="4" w:space="0"/>
              <w:bottom w:val="single" w:color="auto" w:sz="4" w:space="0"/>
              <w:right w:val="single" w:color="auto" w:sz="4" w:space="0"/>
            </w:tcBorders>
          </w:tcPr>
          <w:p w:rsidRPr="005D3EFE" w:rsidR="002E626F" w:rsidP="0050327D" w:rsidRDefault="002E626F" w14:paraId="1B0642D6" w14:textId="77777777">
            <w:pPr>
              <w:spacing w:before="6" w:after="6" w:line="295" w:lineRule="auto"/>
              <w:jc w:val="both"/>
              <w:rPr>
                <w:szCs w:val="26"/>
              </w:rPr>
            </w:pPr>
            <w:r>
              <w:rPr>
                <w:szCs w:val="26"/>
              </w:rPr>
              <w:t xml:space="preserve">Thực hiện extract data từ bảng </w:t>
            </w:r>
            <w:r w:rsidRPr="00BB0FE7">
              <w:rPr>
                <w:szCs w:val="26"/>
              </w:rPr>
              <w:t>I15URBASF.IIP00301</w:t>
            </w:r>
            <w:r>
              <w:rPr>
                <w:szCs w:val="26"/>
              </w:rPr>
              <w:t xml:space="preserve"> với điều kiện:</w:t>
            </w:r>
            <w:r>
              <w:t xml:space="preserve"> </w:t>
            </w:r>
            <w:r w:rsidRPr="00BB0FE7">
              <w:rPr>
                <w:szCs w:val="26"/>
              </w:rPr>
              <w:t>STATUS = 'B' AND RECEIVING_DEPARTMENT = '400' AND DATE(DATE_MAINTAIN) = DATE(current_date)</w:t>
            </w:r>
          </w:p>
        </w:tc>
        <w:tc>
          <w:tcPr>
            <w:tcW w:w="873" w:type="pct"/>
            <w:tcBorders>
              <w:top w:val="single" w:color="auto" w:sz="4" w:space="0"/>
              <w:left w:val="single" w:color="auto" w:sz="4" w:space="0"/>
              <w:bottom w:val="single" w:color="auto" w:sz="4" w:space="0"/>
              <w:right w:val="single" w:color="auto" w:sz="4" w:space="0"/>
            </w:tcBorders>
          </w:tcPr>
          <w:p w:rsidRPr="005D3EFE" w:rsidR="002E626F" w:rsidP="0050327D" w:rsidRDefault="002E626F" w14:paraId="5A3EC762" w14:textId="77777777">
            <w:pPr>
              <w:pStyle w:val="ListParagraph"/>
              <w:spacing w:before="6" w:after="6" w:line="295" w:lineRule="auto"/>
              <w:ind w:left="0"/>
              <w:contextualSpacing w:val="0"/>
              <w:jc w:val="both"/>
              <w:rPr>
                <w:szCs w:val="26"/>
              </w:rPr>
            </w:pPr>
            <w:r>
              <w:rPr>
                <w:szCs w:val="26"/>
              </w:rPr>
              <w:t>Transfer data được extract lên môi trường SAP PI</w:t>
            </w:r>
          </w:p>
        </w:tc>
      </w:tr>
      <w:tr w:rsidRPr="005D3EFE" w:rsidR="002E626F" w:rsidTr="0050327D" w14:paraId="27C4C59F"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3B081DED" w14:textId="77777777">
            <w:pPr>
              <w:pStyle w:val="ListParagraph"/>
              <w:spacing w:before="6" w:after="6" w:line="295" w:lineRule="auto"/>
              <w:ind w:left="0"/>
              <w:jc w:val="both"/>
              <w:rPr>
                <w:szCs w:val="26"/>
              </w:rPr>
            </w:pPr>
            <w:r>
              <w:rPr>
                <w:szCs w:val="26"/>
              </w:rPr>
              <w:t>Step1:</w:t>
            </w:r>
            <w:r>
              <w:t xml:space="preserve"> </w:t>
            </w:r>
            <w:r w:rsidRPr="00BB0FE7">
              <w:rPr>
                <w:szCs w:val="26"/>
              </w:rPr>
              <w:t>IIP00301_HUAC_OB_MT</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4170DDCC" w14:textId="77777777">
            <w:pPr>
              <w:pStyle w:val="ListParagraph"/>
              <w:spacing w:before="6" w:after="6" w:line="295" w:lineRule="auto"/>
              <w:ind w:left="0"/>
              <w:contextualSpacing w:val="0"/>
              <w:jc w:val="both"/>
              <w:rPr>
                <w:szCs w:val="26"/>
              </w:rPr>
            </w:pPr>
            <w:r>
              <w:rPr>
                <w:szCs w:val="26"/>
              </w:rPr>
              <w:t xml:space="preserve">Bảng temporary </w:t>
            </w:r>
            <w:r w:rsidRPr="00BB0FE7">
              <w:rPr>
                <w:szCs w:val="26"/>
              </w:rPr>
              <w:t>IIP00301_HUAC_OB_MT</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21F9A6A4" w14:textId="77777777">
            <w:pPr>
              <w:spacing w:before="6" w:after="6" w:line="295" w:lineRule="auto"/>
              <w:jc w:val="both"/>
              <w:rPr>
                <w:szCs w:val="26"/>
              </w:rPr>
            </w:pPr>
            <w:r>
              <w:rPr>
                <w:szCs w:val="26"/>
              </w:rPr>
              <w:t>Sender channel communication tích hợp hoàn ứng ấn chỉ</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017A98A8" w14:textId="77777777">
            <w:pPr>
              <w:spacing w:before="6" w:after="6" w:line="295" w:lineRule="auto"/>
              <w:jc w:val="both"/>
              <w:rPr>
                <w:szCs w:val="26"/>
              </w:rPr>
            </w:pPr>
            <w:r>
              <w:rPr>
                <w:szCs w:val="26"/>
              </w:rPr>
              <w:t xml:space="preserve">Nhận dữ liệu được extract vào bảng </w:t>
            </w:r>
            <w:r w:rsidRPr="00BB0FE7">
              <w:rPr>
                <w:szCs w:val="26"/>
              </w:rPr>
              <w:t>IIP00301_HUAC_OB_MT</w:t>
            </w:r>
            <w:r>
              <w:rPr>
                <w:szCs w:val="26"/>
              </w:rPr>
              <w:t xml:space="preserve"> môi trường SAP PI</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573F058D" w14:textId="77777777">
            <w:pPr>
              <w:pStyle w:val="ListParagraph"/>
              <w:spacing w:before="6" w:after="6" w:line="295" w:lineRule="auto"/>
              <w:ind w:left="0"/>
              <w:contextualSpacing w:val="0"/>
              <w:jc w:val="both"/>
              <w:rPr>
                <w:szCs w:val="26"/>
              </w:rPr>
            </w:pPr>
            <w:r>
              <w:rPr>
                <w:szCs w:val="26"/>
              </w:rPr>
              <w:t xml:space="preserve">Bảng dữ liệu </w:t>
            </w:r>
            <w:r w:rsidRPr="00BB0FE7">
              <w:rPr>
                <w:szCs w:val="26"/>
              </w:rPr>
              <w:t>IIP00301_HUAC_OB_MT</w:t>
            </w:r>
            <w:r>
              <w:rPr>
                <w:szCs w:val="26"/>
              </w:rPr>
              <w:t xml:space="preserve"> trên môi trường SAP PI</w:t>
            </w:r>
          </w:p>
        </w:tc>
      </w:tr>
      <w:tr w:rsidRPr="005D3EFE" w:rsidR="002E626F" w:rsidTr="0050327D" w14:paraId="48309AF7"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42DE2A12" w14:textId="77777777">
            <w:pPr>
              <w:pStyle w:val="ListParagraph"/>
              <w:spacing w:before="6" w:after="6" w:line="295" w:lineRule="auto"/>
              <w:ind w:left="0"/>
              <w:jc w:val="both"/>
              <w:rPr>
                <w:szCs w:val="26"/>
              </w:rPr>
            </w:pPr>
            <w:r>
              <w:rPr>
                <w:szCs w:val="26"/>
              </w:rPr>
              <w:t>Step2:</w:t>
            </w:r>
            <w:r>
              <w:t xml:space="preserve"> </w:t>
            </w:r>
            <w:r w:rsidRPr="00BB0FE7">
              <w:rPr>
                <w:szCs w:val="26"/>
              </w:rPr>
              <w:t>IIP00301_IIP00301H_HUAC_MM</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6000CF0D" w14:textId="77777777">
            <w:pPr>
              <w:pStyle w:val="ListParagraph"/>
              <w:spacing w:before="6" w:after="6" w:line="295" w:lineRule="auto"/>
              <w:ind w:left="0"/>
              <w:contextualSpacing w:val="0"/>
              <w:jc w:val="both"/>
              <w:rPr>
                <w:szCs w:val="26"/>
              </w:rPr>
            </w:pPr>
            <w:r>
              <w:rPr>
                <w:szCs w:val="26"/>
              </w:rPr>
              <w:t>Message mapping insert core hoàn ứng</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1A140FC0" w14:textId="77777777">
            <w:pPr>
              <w:spacing w:before="6" w:after="6" w:line="295" w:lineRule="auto"/>
              <w:jc w:val="both"/>
              <w:rPr>
                <w:szCs w:val="26"/>
              </w:rPr>
            </w:pPr>
            <w:r>
              <w:rPr>
                <w:szCs w:val="26"/>
              </w:rPr>
              <w:t xml:space="preserve">Bảng temporary </w:t>
            </w:r>
            <w:r w:rsidRPr="00BB0FE7">
              <w:rPr>
                <w:szCs w:val="26"/>
              </w:rPr>
              <w:t>IIP00301_HUAC_OB_MT</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0EACED0E" w14:textId="77777777">
            <w:pPr>
              <w:spacing w:before="6" w:after="6" w:line="295" w:lineRule="auto"/>
              <w:jc w:val="both"/>
              <w:rPr>
                <w:szCs w:val="26"/>
              </w:rPr>
            </w:pPr>
            <w:r>
              <w:rPr>
                <w:szCs w:val="26"/>
              </w:rPr>
              <w:t xml:space="preserve">Chuyển đổi dữ liệu thành template script insert vào bảng </w:t>
            </w:r>
            <w:r w:rsidRPr="00BB0FE7">
              <w:rPr>
                <w:szCs w:val="26"/>
              </w:rPr>
              <w:t>VCBDEVUR.IIP00301H</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1B0EDD52" w14:textId="77777777">
            <w:pPr>
              <w:pStyle w:val="ListParagraph"/>
              <w:spacing w:before="6" w:after="6" w:line="295" w:lineRule="auto"/>
              <w:ind w:left="0"/>
              <w:contextualSpacing w:val="0"/>
              <w:jc w:val="both"/>
              <w:rPr>
                <w:szCs w:val="26"/>
              </w:rPr>
            </w:pPr>
            <w:r>
              <w:rPr>
                <w:szCs w:val="26"/>
              </w:rPr>
              <w:t>Webservice document</w:t>
            </w:r>
          </w:p>
          <w:p w:rsidR="002E626F" w:rsidP="0050327D" w:rsidRDefault="002E626F" w14:paraId="244D6536" w14:textId="77777777">
            <w:pPr>
              <w:pStyle w:val="ListParagraph"/>
              <w:spacing w:before="6" w:after="6" w:line="295" w:lineRule="auto"/>
              <w:ind w:left="0"/>
              <w:contextualSpacing w:val="0"/>
              <w:jc w:val="both"/>
              <w:rPr>
                <w:szCs w:val="26"/>
              </w:rPr>
            </w:pPr>
          </w:p>
        </w:tc>
      </w:tr>
      <w:tr w:rsidRPr="005D3EFE" w:rsidR="002E626F" w:rsidTr="0050327D" w14:paraId="6D700FB1"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276AD2" w:rsidR="002E626F" w:rsidP="0050327D" w:rsidRDefault="002E626F" w14:paraId="0BB5C11D" w14:textId="77777777">
            <w:pPr>
              <w:pStyle w:val="ListParagraph"/>
              <w:spacing w:before="6" w:after="6" w:line="295" w:lineRule="auto"/>
              <w:ind w:left="0"/>
              <w:jc w:val="both"/>
              <w:rPr>
                <w:szCs w:val="26"/>
              </w:rPr>
            </w:pPr>
            <w:r>
              <w:rPr>
                <w:szCs w:val="26"/>
              </w:rPr>
              <w:t>Step2:</w:t>
            </w:r>
            <w:r>
              <w:t xml:space="preserve"> </w:t>
            </w:r>
            <w:r w:rsidRPr="00276AD2">
              <w:rPr>
                <w:szCs w:val="26"/>
              </w:rPr>
              <w:t>cc_receiver_jdbc_</w:t>
            </w:r>
          </w:p>
          <w:p w:rsidR="002E626F" w:rsidP="0050327D" w:rsidRDefault="002E626F" w14:paraId="56BE1EAB" w14:textId="77777777">
            <w:pPr>
              <w:pStyle w:val="ListParagraph"/>
              <w:spacing w:before="6" w:after="6" w:line="295" w:lineRule="auto"/>
              <w:ind w:left="0"/>
              <w:jc w:val="both"/>
              <w:rPr>
                <w:szCs w:val="26"/>
              </w:rPr>
            </w:pPr>
            <w:r w:rsidRPr="00276AD2">
              <w:rPr>
                <w:szCs w:val="26"/>
              </w:rPr>
              <w:t>db2_core_bi</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56AB7B9C" w14:textId="77777777">
            <w:pPr>
              <w:pStyle w:val="ListParagraph"/>
              <w:spacing w:before="6" w:after="6" w:line="295" w:lineRule="auto"/>
              <w:ind w:left="0"/>
              <w:contextualSpacing w:val="0"/>
              <w:jc w:val="both"/>
              <w:rPr>
                <w:szCs w:val="26"/>
              </w:rPr>
            </w:pPr>
            <w:r>
              <w:rPr>
                <w:szCs w:val="26"/>
              </w:rPr>
              <w:t>Receiver channel communication tích hợp hoàn ứng ấn chỉ insert HIS</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0BB1E252" w14:textId="77777777">
            <w:pPr>
              <w:spacing w:before="6" w:after="6" w:line="295" w:lineRule="auto"/>
              <w:jc w:val="both"/>
              <w:rPr>
                <w:szCs w:val="26"/>
              </w:rPr>
            </w:pPr>
            <w:r>
              <w:rPr>
                <w:szCs w:val="26"/>
              </w:rPr>
              <w:t>Message mapping insert core hoàn ứng</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424424AD" w14:textId="77777777">
            <w:pPr>
              <w:spacing w:before="6" w:after="6" w:line="295" w:lineRule="auto"/>
              <w:jc w:val="both"/>
              <w:rPr>
                <w:szCs w:val="26"/>
              </w:rPr>
            </w:pPr>
            <w:r>
              <w:rPr>
                <w:szCs w:val="26"/>
              </w:rPr>
              <w:t>Chuyển template script và apply vào database CORE</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4B3FE63A" w14:textId="77777777">
            <w:pPr>
              <w:pStyle w:val="ListParagraph"/>
              <w:spacing w:before="6" w:after="6" w:line="295" w:lineRule="auto"/>
              <w:ind w:left="0"/>
              <w:contextualSpacing w:val="0"/>
              <w:jc w:val="both"/>
              <w:rPr>
                <w:szCs w:val="26"/>
              </w:rPr>
            </w:pPr>
            <w:r>
              <w:rPr>
                <w:szCs w:val="26"/>
              </w:rPr>
              <w:t xml:space="preserve">Insert data vào bảng </w:t>
            </w:r>
            <w:r w:rsidRPr="00BB0FE7">
              <w:rPr>
                <w:szCs w:val="26"/>
              </w:rPr>
              <w:t>VCBDEVUR.IIP00301H</w:t>
            </w:r>
          </w:p>
        </w:tc>
      </w:tr>
      <w:tr w:rsidRPr="005D3EFE" w:rsidR="002E626F" w:rsidTr="0050327D" w14:paraId="740A5B50"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7F16E438" w14:textId="77777777">
            <w:pPr>
              <w:pStyle w:val="ListParagraph"/>
              <w:spacing w:before="6" w:after="6" w:line="295" w:lineRule="auto"/>
              <w:ind w:left="0"/>
              <w:jc w:val="both"/>
              <w:rPr>
                <w:szCs w:val="26"/>
              </w:rPr>
            </w:pPr>
            <w:r>
              <w:rPr>
                <w:szCs w:val="26"/>
              </w:rPr>
              <w:t>Step2:</w:t>
            </w:r>
            <w:r>
              <w:t xml:space="preserve"> </w:t>
            </w:r>
            <w:r w:rsidRPr="00276AD2">
              <w:rPr>
                <w:szCs w:val="26"/>
              </w:rPr>
              <w:t>VCBDEVUR.IIP00301H</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2C3E4057" w14:textId="77777777">
            <w:pPr>
              <w:pStyle w:val="ListParagraph"/>
              <w:spacing w:before="6" w:after="6" w:line="295" w:lineRule="auto"/>
              <w:ind w:left="0"/>
              <w:contextualSpacing w:val="0"/>
              <w:jc w:val="both"/>
              <w:rPr>
                <w:szCs w:val="26"/>
              </w:rPr>
            </w:pPr>
            <w:r>
              <w:rPr>
                <w:szCs w:val="26"/>
              </w:rPr>
              <w:t xml:space="preserve">Bảng dữ liệu CORE </w:t>
            </w:r>
            <w:r w:rsidRPr="00276AD2">
              <w:rPr>
                <w:szCs w:val="26"/>
              </w:rPr>
              <w:t>VCBDEVUR.IIP00301H</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6B371727" w14:textId="77777777">
            <w:pPr>
              <w:spacing w:before="6" w:after="6" w:line="295" w:lineRule="auto"/>
              <w:jc w:val="both"/>
              <w:rPr>
                <w:szCs w:val="26"/>
              </w:rPr>
            </w:pPr>
            <w:r>
              <w:rPr>
                <w:szCs w:val="26"/>
              </w:rPr>
              <w:t>Receiver channel communication tích hợp hoàn ứng ấn chỉ insert HIS</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3B80334C" w14:textId="77777777">
            <w:pPr>
              <w:spacing w:before="6" w:after="6" w:line="295" w:lineRule="auto"/>
              <w:jc w:val="both"/>
              <w:rPr>
                <w:szCs w:val="26"/>
              </w:rPr>
            </w:pPr>
            <w:r>
              <w:rPr>
                <w:szCs w:val="26"/>
              </w:rPr>
              <w:t xml:space="preserve">Nhận dữ liệu được tích hợp về bảng </w:t>
            </w:r>
            <w:r w:rsidRPr="00276AD2">
              <w:rPr>
                <w:szCs w:val="26"/>
              </w:rPr>
              <w:t>VCBDEVUR.IIP00301H</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403CB577" w14:textId="77777777">
            <w:pPr>
              <w:pStyle w:val="ListParagraph"/>
              <w:spacing w:before="6" w:after="6" w:line="295" w:lineRule="auto"/>
              <w:ind w:left="0"/>
              <w:contextualSpacing w:val="0"/>
              <w:jc w:val="both"/>
              <w:rPr>
                <w:szCs w:val="26"/>
              </w:rPr>
            </w:pPr>
            <w:r>
              <w:rPr>
                <w:szCs w:val="26"/>
              </w:rPr>
              <w:t xml:space="preserve">Dữ liệu tích hợp thành công bảng </w:t>
            </w:r>
            <w:r w:rsidRPr="00276AD2">
              <w:rPr>
                <w:szCs w:val="26"/>
              </w:rPr>
              <w:t>VCBDEVUR.IIP00301H</w:t>
            </w:r>
          </w:p>
        </w:tc>
      </w:tr>
      <w:tr w:rsidRPr="005D3EFE" w:rsidR="002E626F" w:rsidTr="0050327D" w14:paraId="12D11418"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4C5DF809" w14:textId="77777777">
            <w:pPr>
              <w:pStyle w:val="ListParagraph"/>
              <w:spacing w:before="6" w:after="6" w:line="295" w:lineRule="auto"/>
              <w:ind w:left="0"/>
              <w:jc w:val="both"/>
              <w:rPr>
                <w:szCs w:val="26"/>
              </w:rPr>
            </w:pPr>
            <w:r>
              <w:rPr>
                <w:szCs w:val="26"/>
              </w:rPr>
              <w:t>Step3:</w:t>
            </w:r>
            <w:r>
              <w:t xml:space="preserve"> </w:t>
            </w:r>
            <w:r w:rsidRPr="00276AD2">
              <w:rPr>
                <w:szCs w:val="26"/>
              </w:rPr>
              <w:t>IIP00301_ZTB_HUAC_MM</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4C01415E" w14:textId="77777777">
            <w:pPr>
              <w:pStyle w:val="ListParagraph"/>
              <w:spacing w:before="6" w:after="6" w:line="295" w:lineRule="auto"/>
              <w:ind w:left="0"/>
              <w:contextualSpacing w:val="0"/>
              <w:jc w:val="both"/>
              <w:rPr>
                <w:szCs w:val="26"/>
              </w:rPr>
            </w:pPr>
            <w:r>
              <w:rPr>
                <w:szCs w:val="26"/>
              </w:rPr>
              <w:t>Message mapping insert ERP hoàn ứng</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673593A7" w14:textId="77777777">
            <w:pPr>
              <w:spacing w:before="6" w:after="6" w:line="295" w:lineRule="auto"/>
              <w:jc w:val="both"/>
              <w:rPr>
                <w:szCs w:val="26"/>
              </w:rPr>
            </w:pPr>
            <w:r>
              <w:rPr>
                <w:szCs w:val="26"/>
              </w:rPr>
              <w:t xml:space="preserve">Bảng temporary </w:t>
            </w:r>
            <w:r w:rsidRPr="00BB0FE7">
              <w:rPr>
                <w:szCs w:val="26"/>
              </w:rPr>
              <w:t>IIP00301_HUAC_OB_MT</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0D6E6C13" w14:textId="77777777">
            <w:pPr>
              <w:spacing w:before="6" w:after="6" w:line="295" w:lineRule="auto"/>
              <w:jc w:val="both"/>
              <w:rPr>
                <w:szCs w:val="26"/>
              </w:rPr>
            </w:pPr>
            <w:r>
              <w:rPr>
                <w:szCs w:val="26"/>
              </w:rPr>
              <w:t xml:space="preserve">Chuyển đổi dữ liệu thành template script insert/update vào bảng </w:t>
            </w:r>
            <w:r w:rsidRPr="00276AD2">
              <w:rPr>
                <w:szCs w:val="26"/>
              </w:rPr>
              <w:t>SAPABAP1.ZTB_SIG_STG_HUAC</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6034D8C9" w14:textId="77777777">
            <w:pPr>
              <w:pStyle w:val="ListParagraph"/>
              <w:spacing w:before="6" w:after="6" w:line="295" w:lineRule="auto"/>
              <w:ind w:left="0"/>
              <w:contextualSpacing w:val="0"/>
              <w:jc w:val="both"/>
              <w:rPr>
                <w:szCs w:val="26"/>
              </w:rPr>
            </w:pPr>
            <w:r>
              <w:rPr>
                <w:szCs w:val="26"/>
              </w:rPr>
              <w:t>Webservice document</w:t>
            </w:r>
          </w:p>
          <w:p w:rsidR="002E626F" w:rsidP="0050327D" w:rsidRDefault="002E626F" w14:paraId="666D8696" w14:textId="77777777">
            <w:pPr>
              <w:pStyle w:val="ListParagraph"/>
              <w:spacing w:before="6" w:after="6" w:line="295" w:lineRule="auto"/>
              <w:ind w:left="0"/>
              <w:contextualSpacing w:val="0"/>
              <w:jc w:val="both"/>
              <w:rPr>
                <w:szCs w:val="26"/>
              </w:rPr>
            </w:pPr>
          </w:p>
        </w:tc>
      </w:tr>
      <w:tr w:rsidRPr="005D3EFE" w:rsidR="002E626F" w:rsidTr="0050327D" w14:paraId="3F1E974D"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79FC89E6" w14:textId="77777777">
            <w:pPr>
              <w:pStyle w:val="ListParagraph"/>
              <w:spacing w:before="6" w:after="6" w:line="295" w:lineRule="auto"/>
              <w:ind w:left="0"/>
              <w:jc w:val="both"/>
              <w:rPr>
                <w:szCs w:val="26"/>
              </w:rPr>
            </w:pPr>
            <w:r>
              <w:rPr>
                <w:szCs w:val="26"/>
              </w:rPr>
              <w:t>Step3:</w:t>
            </w:r>
            <w:r>
              <w:t xml:space="preserve"> </w:t>
            </w:r>
            <w:r w:rsidRPr="00276AD2">
              <w:rPr>
                <w:szCs w:val="26"/>
              </w:rPr>
              <w:t>cc_receiver_jdbc_hana_erpuat</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68432AB2" w14:textId="77777777">
            <w:pPr>
              <w:pStyle w:val="ListParagraph"/>
              <w:spacing w:before="6" w:after="6" w:line="295" w:lineRule="auto"/>
              <w:ind w:left="0"/>
              <w:contextualSpacing w:val="0"/>
              <w:jc w:val="both"/>
              <w:rPr>
                <w:szCs w:val="26"/>
              </w:rPr>
            </w:pPr>
            <w:r>
              <w:rPr>
                <w:szCs w:val="26"/>
              </w:rPr>
              <w:t>Receiver channel communication tích hợp hoàn ứng ấn chỉ ERP</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73C9EF77" w14:textId="77777777">
            <w:pPr>
              <w:spacing w:before="6" w:after="6" w:line="295" w:lineRule="auto"/>
              <w:jc w:val="both"/>
              <w:rPr>
                <w:szCs w:val="26"/>
              </w:rPr>
            </w:pPr>
            <w:r>
              <w:rPr>
                <w:szCs w:val="26"/>
              </w:rPr>
              <w:t>Message mapping insert ERP hoàn ứng</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24F48B4A" w14:textId="77777777">
            <w:pPr>
              <w:spacing w:before="6" w:after="6" w:line="295" w:lineRule="auto"/>
              <w:jc w:val="both"/>
              <w:rPr>
                <w:szCs w:val="26"/>
              </w:rPr>
            </w:pPr>
            <w:r>
              <w:rPr>
                <w:szCs w:val="26"/>
              </w:rPr>
              <w:t>Chuyển template script và apply vào database ERP</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54904E74" w14:textId="77777777">
            <w:pPr>
              <w:pStyle w:val="ListParagraph"/>
              <w:spacing w:before="6" w:after="6" w:line="295" w:lineRule="auto"/>
              <w:ind w:left="0"/>
              <w:contextualSpacing w:val="0"/>
              <w:jc w:val="both"/>
              <w:rPr>
                <w:szCs w:val="26"/>
              </w:rPr>
            </w:pPr>
            <w:r>
              <w:rPr>
                <w:szCs w:val="26"/>
              </w:rPr>
              <w:t xml:space="preserve">Insert data vào bảng </w:t>
            </w:r>
            <w:r w:rsidRPr="00276AD2">
              <w:rPr>
                <w:szCs w:val="26"/>
              </w:rPr>
              <w:t>SAPABAP1.ZTB_SIG_STG_HUAC</w:t>
            </w:r>
          </w:p>
        </w:tc>
      </w:tr>
      <w:tr w:rsidRPr="005D3EFE" w:rsidR="002E626F" w:rsidTr="0050327D" w14:paraId="2A994477"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139F32AD" w14:textId="77777777">
            <w:pPr>
              <w:pStyle w:val="ListParagraph"/>
              <w:spacing w:before="6" w:after="6" w:line="295" w:lineRule="auto"/>
              <w:ind w:left="0"/>
              <w:jc w:val="both"/>
              <w:rPr>
                <w:szCs w:val="26"/>
              </w:rPr>
            </w:pPr>
            <w:r>
              <w:rPr>
                <w:szCs w:val="26"/>
              </w:rPr>
              <w:t>Step3:</w:t>
            </w:r>
            <w:r>
              <w:t xml:space="preserve"> </w:t>
            </w:r>
            <w:r w:rsidRPr="00276AD2">
              <w:rPr>
                <w:szCs w:val="26"/>
              </w:rPr>
              <w:t>SAPABAP1.ZTB_SIG_STG_HUAC</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5D67D82F" w14:textId="77777777">
            <w:pPr>
              <w:pStyle w:val="ListParagraph"/>
              <w:spacing w:before="6" w:after="6" w:line="295" w:lineRule="auto"/>
              <w:ind w:left="0"/>
              <w:contextualSpacing w:val="0"/>
              <w:jc w:val="both"/>
              <w:rPr>
                <w:szCs w:val="26"/>
              </w:rPr>
            </w:pPr>
            <w:r>
              <w:rPr>
                <w:szCs w:val="26"/>
              </w:rPr>
              <w:t xml:space="preserve">Bảng dữ liệu ERP </w:t>
            </w:r>
            <w:r w:rsidRPr="00276AD2">
              <w:rPr>
                <w:szCs w:val="26"/>
              </w:rPr>
              <w:t>SAPABAP1.ZTB_SIG_STG_HUAC</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73DD6BE5" w14:textId="77777777">
            <w:pPr>
              <w:spacing w:before="6" w:after="6" w:line="295" w:lineRule="auto"/>
              <w:jc w:val="both"/>
              <w:rPr>
                <w:szCs w:val="26"/>
              </w:rPr>
            </w:pPr>
            <w:r>
              <w:rPr>
                <w:szCs w:val="26"/>
              </w:rPr>
              <w:t>Receiver channel communication tích hợp hoàn ứng ấn chỉ insert HIS</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108134D1" w14:textId="77777777">
            <w:pPr>
              <w:spacing w:before="6" w:after="6" w:line="295" w:lineRule="auto"/>
              <w:jc w:val="both"/>
              <w:rPr>
                <w:szCs w:val="26"/>
              </w:rPr>
            </w:pPr>
            <w:r>
              <w:rPr>
                <w:szCs w:val="26"/>
              </w:rPr>
              <w:t xml:space="preserve">Nhận dữ liệu được tích hợp về bảng </w:t>
            </w:r>
            <w:r w:rsidRPr="00276AD2">
              <w:rPr>
                <w:szCs w:val="26"/>
              </w:rPr>
              <w:t>SAPABAP1.ZTB_SIG_STG_HUAC</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47D3FCE2" w14:textId="77777777">
            <w:pPr>
              <w:pStyle w:val="ListParagraph"/>
              <w:spacing w:before="6" w:after="6" w:line="295" w:lineRule="auto"/>
              <w:ind w:left="0"/>
              <w:contextualSpacing w:val="0"/>
              <w:jc w:val="both"/>
              <w:rPr>
                <w:szCs w:val="26"/>
              </w:rPr>
            </w:pPr>
            <w:r>
              <w:rPr>
                <w:szCs w:val="26"/>
              </w:rPr>
              <w:t xml:space="preserve">Dữ liệu tích hợp thành công bảng </w:t>
            </w:r>
            <w:r w:rsidRPr="00276AD2">
              <w:rPr>
                <w:szCs w:val="26"/>
              </w:rPr>
              <w:t>SAPABAP1.ZTB_SIG_STG_HUAC</w:t>
            </w:r>
          </w:p>
        </w:tc>
      </w:tr>
      <w:tr w:rsidRPr="005D3EFE" w:rsidR="002E626F" w:rsidTr="0050327D" w14:paraId="4367D9A3"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54E46551" w14:textId="77777777">
            <w:pPr>
              <w:pStyle w:val="ListParagraph"/>
              <w:spacing w:before="6" w:after="6" w:line="295" w:lineRule="auto"/>
              <w:ind w:left="0"/>
              <w:jc w:val="both"/>
              <w:rPr>
                <w:szCs w:val="26"/>
              </w:rPr>
            </w:pPr>
            <w:r>
              <w:rPr>
                <w:szCs w:val="26"/>
              </w:rPr>
              <w:t>Step4:</w:t>
            </w:r>
            <w:r>
              <w:t xml:space="preserve"> </w:t>
            </w:r>
            <w:r w:rsidRPr="00276AD2">
              <w:rPr>
                <w:szCs w:val="26"/>
              </w:rPr>
              <w:t>IIP00301_IIP00301_HUAC_MM</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590FB754" w14:textId="77777777">
            <w:pPr>
              <w:pStyle w:val="ListParagraph"/>
              <w:spacing w:before="6" w:after="6" w:line="295" w:lineRule="auto"/>
              <w:ind w:left="0"/>
              <w:contextualSpacing w:val="0"/>
              <w:jc w:val="both"/>
              <w:rPr>
                <w:szCs w:val="26"/>
              </w:rPr>
            </w:pPr>
            <w:r>
              <w:rPr>
                <w:szCs w:val="26"/>
              </w:rPr>
              <w:t>Message mapping delete CORE hoàn ứng</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4AF908BA" w14:textId="77777777">
            <w:pPr>
              <w:spacing w:before="6" w:after="6" w:line="295" w:lineRule="auto"/>
              <w:jc w:val="both"/>
              <w:rPr>
                <w:szCs w:val="26"/>
              </w:rPr>
            </w:pPr>
            <w:r>
              <w:rPr>
                <w:szCs w:val="26"/>
              </w:rPr>
              <w:t xml:space="preserve">Bảng temporary </w:t>
            </w:r>
            <w:r w:rsidRPr="00BB0FE7">
              <w:rPr>
                <w:szCs w:val="26"/>
              </w:rPr>
              <w:t>IIP00301_HUAC_OB_MT</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4ED0A109" w14:textId="77777777">
            <w:pPr>
              <w:spacing w:before="6" w:after="6" w:line="295" w:lineRule="auto"/>
              <w:jc w:val="both"/>
              <w:rPr>
                <w:szCs w:val="26"/>
              </w:rPr>
            </w:pPr>
            <w:r>
              <w:rPr>
                <w:szCs w:val="26"/>
              </w:rPr>
              <w:t xml:space="preserve">Chuyển đổi dữ liệu thành template script delete dữ liệu  bảng </w:t>
            </w:r>
            <w:r w:rsidRPr="00276AD2">
              <w:rPr>
                <w:szCs w:val="26"/>
              </w:rPr>
              <w:t>I15URBASF.IIP00301</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34BEAB77" w14:textId="77777777">
            <w:pPr>
              <w:pStyle w:val="ListParagraph"/>
              <w:spacing w:before="6" w:after="6" w:line="295" w:lineRule="auto"/>
              <w:ind w:left="0"/>
              <w:contextualSpacing w:val="0"/>
              <w:jc w:val="both"/>
              <w:rPr>
                <w:szCs w:val="26"/>
              </w:rPr>
            </w:pPr>
            <w:r>
              <w:rPr>
                <w:szCs w:val="26"/>
              </w:rPr>
              <w:t>Webservice document</w:t>
            </w:r>
          </w:p>
          <w:p w:rsidR="002E626F" w:rsidP="0050327D" w:rsidRDefault="002E626F" w14:paraId="11C4BBDD" w14:textId="77777777">
            <w:pPr>
              <w:pStyle w:val="ListParagraph"/>
              <w:spacing w:before="6" w:after="6" w:line="295" w:lineRule="auto"/>
              <w:ind w:left="0"/>
              <w:contextualSpacing w:val="0"/>
              <w:jc w:val="both"/>
              <w:rPr>
                <w:szCs w:val="26"/>
              </w:rPr>
            </w:pPr>
          </w:p>
        </w:tc>
      </w:tr>
      <w:tr w:rsidRPr="005D3EFE" w:rsidR="002E626F" w:rsidTr="0050327D" w14:paraId="6282F05B"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02151F94" w14:textId="77777777">
            <w:pPr>
              <w:pStyle w:val="ListParagraph"/>
              <w:spacing w:before="6" w:after="6" w:line="295" w:lineRule="auto"/>
              <w:ind w:left="0"/>
              <w:jc w:val="both"/>
              <w:rPr>
                <w:szCs w:val="26"/>
              </w:rPr>
            </w:pPr>
            <w:r>
              <w:rPr>
                <w:szCs w:val="26"/>
              </w:rPr>
              <w:t>Step4:</w:t>
            </w:r>
            <w:r>
              <w:t xml:space="preserve"> </w:t>
            </w:r>
            <w:r w:rsidRPr="00276AD2">
              <w:rPr>
                <w:szCs w:val="26"/>
              </w:rPr>
              <w:t>cc_receiver_jdbc_db2_core_bi</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7F6930AD" w14:textId="77777777">
            <w:pPr>
              <w:pStyle w:val="ListParagraph"/>
              <w:spacing w:before="6" w:after="6" w:line="295" w:lineRule="auto"/>
              <w:ind w:left="0"/>
              <w:contextualSpacing w:val="0"/>
              <w:jc w:val="both"/>
              <w:rPr>
                <w:szCs w:val="26"/>
              </w:rPr>
            </w:pPr>
            <w:r>
              <w:rPr>
                <w:szCs w:val="26"/>
              </w:rPr>
              <w:t>Receiver channel communication tích hợp hoàn ứng ấn chỉ CORE</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017D5ABC" w14:textId="77777777">
            <w:pPr>
              <w:spacing w:before="6" w:after="6" w:line="295" w:lineRule="auto"/>
              <w:jc w:val="both"/>
              <w:rPr>
                <w:szCs w:val="26"/>
              </w:rPr>
            </w:pPr>
            <w:r>
              <w:rPr>
                <w:szCs w:val="26"/>
              </w:rPr>
              <w:t>Message mapping delete CORE hoàn ứng</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410E887B" w14:textId="77777777">
            <w:pPr>
              <w:spacing w:before="6" w:after="6" w:line="295" w:lineRule="auto"/>
              <w:jc w:val="both"/>
              <w:rPr>
                <w:szCs w:val="26"/>
              </w:rPr>
            </w:pPr>
            <w:r>
              <w:rPr>
                <w:szCs w:val="26"/>
              </w:rPr>
              <w:t>Chuyển template script và apply vào database CORE</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6596BAA3" w14:textId="77777777">
            <w:pPr>
              <w:pStyle w:val="ListParagraph"/>
              <w:spacing w:before="6" w:after="6" w:line="295" w:lineRule="auto"/>
              <w:ind w:left="0"/>
              <w:contextualSpacing w:val="0"/>
              <w:jc w:val="both"/>
              <w:rPr>
                <w:szCs w:val="26"/>
              </w:rPr>
            </w:pPr>
            <w:r>
              <w:rPr>
                <w:szCs w:val="26"/>
              </w:rPr>
              <w:t xml:space="preserve">delete data bảng </w:t>
            </w:r>
            <w:r w:rsidRPr="00276AD2">
              <w:rPr>
                <w:szCs w:val="26"/>
              </w:rPr>
              <w:t>I15URBASF.IIP00301</w:t>
            </w:r>
          </w:p>
        </w:tc>
      </w:tr>
      <w:tr w:rsidRPr="005D3EFE" w:rsidR="002E626F" w:rsidTr="0050327D" w14:paraId="7BB77489"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544BB789" w14:textId="77777777">
            <w:pPr>
              <w:pStyle w:val="ListParagraph"/>
              <w:spacing w:before="6" w:after="6" w:line="295" w:lineRule="auto"/>
              <w:ind w:left="0"/>
              <w:jc w:val="both"/>
              <w:rPr>
                <w:szCs w:val="26"/>
              </w:rPr>
            </w:pPr>
            <w:r>
              <w:rPr>
                <w:szCs w:val="26"/>
              </w:rPr>
              <w:t>Step4:</w:t>
            </w:r>
            <w:r>
              <w:t xml:space="preserve"> </w:t>
            </w:r>
            <w:r w:rsidRPr="00276AD2">
              <w:rPr>
                <w:szCs w:val="26"/>
              </w:rPr>
              <w:t>I15URBASF.IIP00301</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77CCF2DC" w14:textId="77777777">
            <w:pPr>
              <w:pStyle w:val="ListParagraph"/>
              <w:spacing w:before="6" w:after="6" w:line="295" w:lineRule="auto"/>
              <w:ind w:left="0"/>
              <w:contextualSpacing w:val="0"/>
              <w:jc w:val="both"/>
              <w:rPr>
                <w:szCs w:val="26"/>
              </w:rPr>
            </w:pPr>
            <w:r>
              <w:rPr>
                <w:szCs w:val="26"/>
              </w:rPr>
              <w:t xml:space="preserve">Bảng dữ liệu CORE </w:t>
            </w:r>
            <w:r w:rsidRPr="00276AD2">
              <w:rPr>
                <w:szCs w:val="26"/>
              </w:rPr>
              <w:t>I15URBASF.IIP00301</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0C8DD7F0" w14:textId="77777777">
            <w:pPr>
              <w:spacing w:before="6" w:after="6" w:line="295" w:lineRule="auto"/>
              <w:jc w:val="both"/>
              <w:rPr>
                <w:szCs w:val="26"/>
              </w:rPr>
            </w:pPr>
            <w:r>
              <w:rPr>
                <w:szCs w:val="26"/>
              </w:rPr>
              <w:t>Receiver channel communication tích hợp hoàn ứng ấn chỉ CORE</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38A1C8F6" w14:textId="77777777">
            <w:pPr>
              <w:spacing w:before="6" w:after="6" w:line="295" w:lineRule="auto"/>
              <w:jc w:val="both"/>
              <w:rPr>
                <w:szCs w:val="26"/>
              </w:rPr>
            </w:pPr>
            <w:r>
              <w:rPr>
                <w:szCs w:val="26"/>
              </w:rPr>
              <w:t xml:space="preserve">Nhận dữ liệu được tích hợp về bảng CORE </w:t>
            </w:r>
            <w:r w:rsidRPr="00276AD2">
              <w:rPr>
                <w:szCs w:val="26"/>
              </w:rPr>
              <w:t>I15URBASF.IIP00301</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31A756BE" w14:textId="77777777">
            <w:pPr>
              <w:pStyle w:val="ListParagraph"/>
              <w:spacing w:before="6" w:after="6" w:line="295" w:lineRule="auto"/>
              <w:ind w:left="0"/>
              <w:contextualSpacing w:val="0"/>
              <w:jc w:val="both"/>
              <w:rPr>
                <w:szCs w:val="26"/>
              </w:rPr>
            </w:pPr>
            <w:r>
              <w:rPr>
                <w:szCs w:val="26"/>
              </w:rPr>
              <w:t xml:space="preserve">Dữ liệu tích hợp thành công bảng CORE </w:t>
            </w:r>
            <w:r w:rsidRPr="00276AD2">
              <w:rPr>
                <w:szCs w:val="26"/>
              </w:rPr>
              <w:t>I15URBASF.IIP00301</w:t>
            </w:r>
          </w:p>
        </w:tc>
      </w:tr>
    </w:tbl>
    <w:p w:rsidRPr="002E626F" w:rsidR="002E626F" w:rsidP="00FC25DB" w:rsidRDefault="002E626F" w14:paraId="47FEB0D8" w14:textId="77777777">
      <w:pPr>
        <w:pStyle w:val="ListParagraph"/>
        <w:numPr>
          <w:ilvl w:val="2"/>
          <w:numId w:val="35"/>
        </w:numPr>
        <w:spacing w:line="295" w:lineRule="auto"/>
        <w:jc w:val="both"/>
        <w:outlineLvl w:val="4"/>
        <w:rPr>
          <w:b/>
          <w:bCs/>
          <w:szCs w:val="26"/>
        </w:rPr>
      </w:pPr>
      <w:r w:rsidRPr="002E626F">
        <w:rPr>
          <w:b/>
          <w:bCs/>
          <w:szCs w:val="26"/>
        </w:rPr>
        <w:t>Tích hợp tạm ứng ấn chỉ thủ công</w:t>
      </w:r>
    </w:p>
    <w:p w:rsidR="002E626F" w:rsidP="002E626F" w:rsidRDefault="002E626F" w14:paraId="10D318BA" w14:textId="77777777">
      <w:pPr>
        <w:spacing w:line="295" w:lineRule="auto"/>
        <w:jc w:val="both"/>
        <w:rPr>
          <w:lang w:eastAsia="x-none"/>
        </w:rPr>
      </w:pPr>
      <w:r>
        <w:rPr>
          <w:noProof/>
          <w:lang w:bidi="lo-LA"/>
        </w:rPr>
        <w:drawing>
          <wp:inline distT="0" distB="0" distL="0" distR="0" wp14:anchorId="2941EA7A" wp14:editId="60CD0463">
            <wp:extent cx="5753100" cy="2000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3100" cy="2000250"/>
                    </a:xfrm>
                    <a:prstGeom prst="rect">
                      <a:avLst/>
                    </a:prstGeom>
                    <a:noFill/>
                    <a:ln>
                      <a:noFill/>
                    </a:ln>
                  </pic:spPr>
                </pic:pic>
              </a:graphicData>
            </a:graphic>
          </wp:inline>
        </w:drawing>
      </w:r>
    </w:p>
    <w:p w:rsidR="002E626F" w:rsidP="002E626F" w:rsidRDefault="002E626F" w14:paraId="0D684B46" w14:textId="77777777">
      <w:pPr>
        <w:spacing w:line="295" w:lineRule="auto"/>
        <w:jc w:val="both"/>
        <w:rPr>
          <w:lang w:eastAsia="x-none"/>
        </w:rPr>
      </w:pPr>
      <w:r w:rsidRPr="00513C08">
        <w:rPr>
          <w:b/>
          <w:bCs/>
        </w:rPr>
        <w:t>Mô tả chi tiết</w:t>
      </w:r>
      <w:r>
        <w:t>:</w:t>
      </w:r>
    </w:p>
    <w:p w:rsidR="002E626F" w:rsidP="002E626F" w:rsidRDefault="002E626F" w14:paraId="751C7CA4" w14:textId="77777777">
      <w:pPr>
        <w:spacing w:line="295" w:lineRule="auto"/>
        <w:jc w:val="both"/>
        <w:rPr>
          <w:lang w:eastAsia="x-none"/>
        </w:rPr>
      </w:pPr>
    </w:p>
    <w:tbl>
      <w:tblPr>
        <w:tblW w:w="5000" w:type="pct"/>
        <w:tblLayout w:type="fixed"/>
        <w:tblLook w:val="0000" w:firstRow="0" w:lastRow="0" w:firstColumn="0" w:lastColumn="0" w:noHBand="0" w:noVBand="0"/>
      </w:tblPr>
      <w:tblGrid>
        <w:gridCol w:w="1246"/>
        <w:gridCol w:w="1309"/>
        <w:gridCol w:w="1584"/>
        <w:gridCol w:w="3333"/>
        <w:gridCol w:w="1580"/>
      </w:tblGrid>
      <w:tr w:rsidRPr="00312C3A" w:rsidR="002E626F" w:rsidTr="0050327D" w14:paraId="456107D5" w14:textId="77777777">
        <w:trPr>
          <w:trHeight w:val="525"/>
          <w:tblHeader/>
        </w:trPr>
        <w:tc>
          <w:tcPr>
            <w:tcW w:w="688" w:type="pct"/>
            <w:vMerge w:val="restart"/>
            <w:tcBorders>
              <w:top w:val="single" w:color="auto" w:sz="8" w:space="0"/>
              <w:left w:val="single" w:color="auto" w:sz="8" w:space="0"/>
              <w:right w:val="single" w:color="auto" w:sz="8" w:space="0"/>
            </w:tcBorders>
            <w:shd w:val="clear" w:color="auto" w:fill="1F497D"/>
            <w:vAlign w:val="center"/>
          </w:tcPr>
          <w:p w:rsidRPr="00662C7B" w:rsidR="002E626F" w:rsidP="0050327D" w:rsidRDefault="002E626F" w14:paraId="60E692F7" w14:textId="77777777">
            <w:pPr>
              <w:spacing w:before="60" w:after="144" w:afterLines="60" w:line="295" w:lineRule="auto"/>
              <w:jc w:val="both"/>
              <w:rPr>
                <w:b/>
                <w:bCs/>
                <w:color w:val="FFFFFF"/>
                <w:szCs w:val="26"/>
              </w:rPr>
            </w:pPr>
            <w:r w:rsidRPr="00312C3A">
              <w:rPr>
                <w:b/>
                <w:bCs/>
                <w:color w:val="FFFFFF"/>
                <w:szCs w:val="26"/>
              </w:rPr>
              <w:t xml:space="preserve">Mã </w:t>
            </w:r>
            <w:r>
              <w:rPr>
                <w:b/>
                <w:bCs/>
                <w:color w:val="FFFFFF"/>
                <w:szCs w:val="26"/>
              </w:rPr>
              <w:t>quy trình</w:t>
            </w:r>
          </w:p>
        </w:tc>
        <w:tc>
          <w:tcPr>
            <w:tcW w:w="723" w:type="pct"/>
            <w:vMerge w:val="restart"/>
            <w:tcBorders>
              <w:top w:val="single" w:color="auto" w:sz="8" w:space="0"/>
              <w:left w:val="nil"/>
              <w:right w:val="single" w:color="auto" w:sz="8" w:space="0"/>
            </w:tcBorders>
            <w:shd w:val="clear" w:color="auto" w:fill="1F497D"/>
            <w:vAlign w:val="center"/>
          </w:tcPr>
          <w:p w:rsidRPr="00312C3A" w:rsidR="002E626F" w:rsidP="0050327D" w:rsidRDefault="002E626F" w14:paraId="08A10372" w14:textId="77777777">
            <w:pPr>
              <w:spacing w:before="60" w:after="144" w:afterLines="60" w:line="295" w:lineRule="auto"/>
              <w:jc w:val="both"/>
              <w:rPr>
                <w:b/>
                <w:bCs/>
                <w:color w:val="FFFFFF"/>
                <w:szCs w:val="26"/>
              </w:rPr>
            </w:pPr>
            <w:r w:rsidRPr="00312C3A">
              <w:rPr>
                <w:b/>
                <w:bCs/>
                <w:color w:val="FFFFFF"/>
                <w:szCs w:val="26"/>
              </w:rPr>
              <w:t>T</w:t>
            </w:r>
            <w:r>
              <w:rPr>
                <w:b/>
                <w:bCs/>
                <w:color w:val="FFFFFF"/>
                <w:szCs w:val="26"/>
              </w:rPr>
              <w:t>ên quy trình</w:t>
            </w:r>
          </w:p>
        </w:tc>
        <w:tc>
          <w:tcPr>
            <w:tcW w:w="3589" w:type="pct"/>
            <w:gridSpan w:val="3"/>
            <w:tcBorders>
              <w:top w:val="single" w:color="auto" w:sz="8" w:space="0"/>
              <w:left w:val="nil"/>
              <w:bottom w:val="single" w:color="auto" w:sz="4" w:space="0"/>
              <w:right w:val="single" w:color="auto" w:sz="8" w:space="0"/>
            </w:tcBorders>
            <w:shd w:val="clear" w:color="auto" w:fill="1F497D"/>
            <w:vAlign w:val="center"/>
          </w:tcPr>
          <w:p w:rsidRPr="00312C3A" w:rsidR="002E626F" w:rsidP="0050327D" w:rsidRDefault="002E626F" w14:paraId="240DED9B" w14:textId="77777777">
            <w:pPr>
              <w:spacing w:before="60" w:after="144" w:afterLines="60" w:line="295" w:lineRule="auto"/>
              <w:jc w:val="both"/>
              <w:rPr>
                <w:b/>
                <w:bCs/>
                <w:color w:val="FFFFFF"/>
                <w:szCs w:val="26"/>
              </w:rPr>
            </w:pPr>
            <w:r w:rsidRPr="00312C3A">
              <w:rPr>
                <w:b/>
                <w:bCs/>
                <w:color w:val="FFFFFF"/>
                <w:szCs w:val="26"/>
              </w:rPr>
              <w:t>Mô tả chi tiết</w:t>
            </w:r>
          </w:p>
        </w:tc>
      </w:tr>
      <w:tr w:rsidRPr="00312C3A" w:rsidR="002E626F" w:rsidTr="0050327D" w14:paraId="11EC57D2" w14:textId="77777777">
        <w:trPr>
          <w:trHeight w:val="547"/>
          <w:tblHeader/>
        </w:trPr>
        <w:tc>
          <w:tcPr>
            <w:tcW w:w="688" w:type="pct"/>
            <w:vMerge/>
            <w:tcBorders>
              <w:left w:val="single" w:color="auto" w:sz="8" w:space="0"/>
              <w:bottom w:val="single" w:color="auto" w:sz="4" w:space="0"/>
              <w:right w:val="single" w:color="auto" w:sz="8" w:space="0"/>
            </w:tcBorders>
            <w:shd w:val="clear" w:color="auto" w:fill="1F497D"/>
            <w:vAlign w:val="center"/>
          </w:tcPr>
          <w:p w:rsidRPr="00312C3A" w:rsidR="002E626F" w:rsidP="0050327D" w:rsidRDefault="002E626F" w14:paraId="36765CE2" w14:textId="77777777">
            <w:pPr>
              <w:spacing w:before="60" w:after="144" w:afterLines="60" w:line="295" w:lineRule="auto"/>
              <w:jc w:val="both"/>
              <w:rPr>
                <w:b/>
                <w:bCs/>
                <w:color w:val="FFFFFF"/>
                <w:szCs w:val="26"/>
              </w:rPr>
            </w:pPr>
          </w:p>
        </w:tc>
        <w:tc>
          <w:tcPr>
            <w:tcW w:w="723" w:type="pct"/>
            <w:vMerge/>
            <w:tcBorders>
              <w:left w:val="nil"/>
              <w:bottom w:val="single" w:color="auto" w:sz="4" w:space="0"/>
              <w:right w:val="single" w:color="auto" w:sz="8" w:space="0"/>
            </w:tcBorders>
            <w:shd w:val="clear" w:color="auto" w:fill="1F497D"/>
            <w:vAlign w:val="center"/>
          </w:tcPr>
          <w:p w:rsidRPr="00312C3A" w:rsidR="002E626F" w:rsidP="0050327D" w:rsidRDefault="002E626F" w14:paraId="75D61028" w14:textId="77777777">
            <w:pPr>
              <w:spacing w:before="60" w:after="144" w:afterLines="60" w:line="295" w:lineRule="auto"/>
              <w:jc w:val="both"/>
              <w:rPr>
                <w:b/>
                <w:bCs/>
                <w:color w:val="FFFFFF"/>
                <w:szCs w:val="26"/>
              </w:rPr>
            </w:pPr>
          </w:p>
        </w:tc>
        <w:tc>
          <w:tcPr>
            <w:tcW w:w="875" w:type="pct"/>
            <w:tcBorders>
              <w:top w:val="single" w:color="auto" w:sz="8" w:space="0"/>
              <w:left w:val="nil"/>
              <w:bottom w:val="single" w:color="auto" w:sz="4" w:space="0"/>
              <w:right w:val="single" w:color="auto" w:sz="8" w:space="0"/>
            </w:tcBorders>
            <w:shd w:val="clear" w:color="auto" w:fill="1F497D"/>
            <w:vAlign w:val="center"/>
          </w:tcPr>
          <w:p w:rsidRPr="00312C3A" w:rsidR="002E626F" w:rsidP="0050327D" w:rsidRDefault="002E626F" w14:paraId="3036C85E" w14:textId="77777777">
            <w:pPr>
              <w:spacing w:before="60" w:after="144" w:afterLines="60" w:line="295" w:lineRule="auto"/>
              <w:jc w:val="both"/>
              <w:rPr>
                <w:b/>
                <w:bCs/>
                <w:color w:val="FFFFFF"/>
                <w:szCs w:val="26"/>
              </w:rPr>
            </w:pPr>
            <w:r w:rsidRPr="00312C3A">
              <w:rPr>
                <w:b/>
                <w:bCs/>
                <w:color w:val="FFFFFF"/>
                <w:szCs w:val="26"/>
              </w:rPr>
              <w:t>Đầu vào</w:t>
            </w:r>
          </w:p>
        </w:tc>
        <w:tc>
          <w:tcPr>
            <w:tcW w:w="1841" w:type="pct"/>
            <w:tcBorders>
              <w:top w:val="single" w:color="auto" w:sz="8" w:space="0"/>
              <w:left w:val="nil"/>
              <w:bottom w:val="single" w:color="auto" w:sz="4" w:space="0"/>
              <w:right w:val="single" w:color="auto" w:sz="8" w:space="0"/>
            </w:tcBorders>
            <w:shd w:val="clear" w:color="auto" w:fill="1F497D"/>
            <w:vAlign w:val="center"/>
          </w:tcPr>
          <w:p w:rsidRPr="00312C3A" w:rsidR="002E626F" w:rsidP="0050327D" w:rsidRDefault="002E626F" w14:paraId="40B17F1D" w14:textId="77777777">
            <w:pPr>
              <w:spacing w:before="60" w:after="144" w:afterLines="60" w:line="295" w:lineRule="auto"/>
              <w:jc w:val="both"/>
              <w:rPr>
                <w:b/>
                <w:bCs/>
                <w:color w:val="FFFFFF"/>
                <w:szCs w:val="26"/>
              </w:rPr>
            </w:pPr>
            <w:r w:rsidRPr="00312C3A">
              <w:rPr>
                <w:b/>
                <w:bCs/>
                <w:color w:val="FFFFFF"/>
                <w:szCs w:val="26"/>
              </w:rPr>
              <w:t>Thực hiện</w:t>
            </w:r>
          </w:p>
        </w:tc>
        <w:tc>
          <w:tcPr>
            <w:tcW w:w="873" w:type="pct"/>
            <w:tcBorders>
              <w:top w:val="single" w:color="auto" w:sz="8" w:space="0"/>
              <w:left w:val="nil"/>
              <w:bottom w:val="single" w:color="auto" w:sz="4" w:space="0"/>
              <w:right w:val="single" w:color="auto" w:sz="8" w:space="0"/>
            </w:tcBorders>
            <w:shd w:val="clear" w:color="auto" w:fill="1F497D"/>
            <w:vAlign w:val="center"/>
          </w:tcPr>
          <w:p w:rsidRPr="00312C3A" w:rsidR="002E626F" w:rsidP="0050327D" w:rsidRDefault="002E626F" w14:paraId="74664184" w14:textId="77777777">
            <w:pPr>
              <w:spacing w:before="60" w:after="144" w:afterLines="60" w:line="295" w:lineRule="auto"/>
              <w:jc w:val="both"/>
              <w:rPr>
                <w:b/>
                <w:bCs/>
                <w:color w:val="FFFFFF"/>
                <w:szCs w:val="26"/>
              </w:rPr>
            </w:pPr>
            <w:r w:rsidRPr="00312C3A">
              <w:rPr>
                <w:b/>
                <w:bCs/>
                <w:color w:val="FFFFFF"/>
                <w:szCs w:val="26"/>
              </w:rPr>
              <w:t>Đầu ra</w:t>
            </w:r>
          </w:p>
        </w:tc>
      </w:tr>
      <w:tr w:rsidRPr="005D3EFE" w:rsidR="002E626F" w:rsidTr="0050327D" w14:paraId="234C88DD"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D3EFE" w:rsidR="002E626F" w:rsidP="0050327D" w:rsidRDefault="002E626F" w14:paraId="32F1D84D" w14:textId="77777777">
            <w:pPr>
              <w:pStyle w:val="ListParagraph"/>
              <w:spacing w:before="6" w:after="6" w:line="295" w:lineRule="auto"/>
              <w:ind w:left="0"/>
              <w:contextualSpacing w:val="0"/>
              <w:jc w:val="both"/>
              <w:rPr>
                <w:szCs w:val="26"/>
              </w:rPr>
            </w:pPr>
            <w:r>
              <w:rPr>
                <w:szCs w:val="26"/>
              </w:rPr>
              <w:t>Step1:</w:t>
            </w:r>
            <w:r w:rsidRPr="00721832">
              <w:rPr>
                <w:szCs w:val="26"/>
              </w:rPr>
              <w:t>Z_TH_TUAC_M</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Pr="005D3EFE" w:rsidR="002E626F" w:rsidP="0050327D" w:rsidRDefault="002E626F" w14:paraId="0303C09E" w14:textId="77777777">
            <w:pPr>
              <w:pStyle w:val="ListParagraph"/>
              <w:spacing w:before="6" w:after="6" w:line="295" w:lineRule="auto"/>
              <w:ind w:left="0"/>
              <w:contextualSpacing w:val="0"/>
              <w:jc w:val="both"/>
              <w:rPr>
                <w:szCs w:val="26"/>
              </w:rPr>
            </w:pPr>
            <w:r>
              <w:rPr>
                <w:szCs w:val="26"/>
              </w:rPr>
              <w:t>Màn hình nhập tham số dữ liệu tích hợp tạm ứng thủ công</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5D3EFE" w:rsidR="002E626F" w:rsidP="0050327D" w:rsidRDefault="002E626F" w14:paraId="42011B2E" w14:textId="77777777">
            <w:pPr>
              <w:spacing w:before="6" w:after="6" w:line="295" w:lineRule="auto"/>
              <w:jc w:val="both"/>
              <w:rPr>
                <w:szCs w:val="26"/>
              </w:rPr>
            </w:pPr>
            <w:r>
              <w:rPr>
                <w:szCs w:val="26"/>
              </w:rPr>
              <w:t>Tham số dữ liệu tích hợp</w:t>
            </w:r>
          </w:p>
        </w:tc>
        <w:tc>
          <w:tcPr>
            <w:tcW w:w="1841" w:type="pct"/>
            <w:tcBorders>
              <w:top w:val="single" w:color="auto" w:sz="4" w:space="0"/>
              <w:left w:val="single" w:color="auto" w:sz="4" w:space="0"/>
              <w:bottom w:val="single" w:color="auto" w:sz="4" w:space="0"/>
              <w:right w:val="single" w:color="auto" w:sz="4" w:space="0"/>
            </w:tcBorders>
          </w:tcPr>
          <w:p w:rsidRPr="005D3EFE" w:rsidR="002E626F" w:rsidP="0050327D" w:rsidRDefault="002E626F" w14:paraId="3F7C8CE1" w14:textId="77777777">
            <w:pPr>
              <w:spacing w:before="6" w:after="6" w:line="295" w:lineRule="auto"/>
              <w:jc w:val="both"/>
              <w:rPr>
                <w:szCs w:val="26"/>
              </w:rPr>
            </w:pPr>
            <w:r>
              <w:rPr>
                <w:szCs w:val="26"/>
              </w:rPr>
              <w:t>Nhập thông tin tham số</w:t>
            </w:r>
          </w:p>
        </w:tc>
        <w:tc>
          <w:tcPr>
            <w:tcW w:w="873" w:type="pct"/>
            <w:tcBorders>
              <w:top w:val="single" w:color="auto" w:sz="4" w:space="0"/>
              <w:left w:val="single" w:color="auto" w:sz="4" w:space="0"/>
              <w:bottom w:val="single" w:color="auto" w:sz="4" w:space="0"/>
              <w:right w:val="single" w:color="auto" w:sz="4" w:space="0"/>
            </w:tcBorders>
          </w:tcPr>
          <w:p w:rsidRPr="005D3EFE" w:rsidR="002E626F" w:rsidP="0050327D" w:rsidRDefault="002E626F" w14:paraId="28356410" w14:textId="77777777">
            <w:pPr>
              <w:pStyle w:val="ListParagraph"/>
              <w:spacing w:before="6" w:after="6" w:line="295" w:lineRule="auto"/>
              <w:ind w:left="0"/>
              <w:contextualSpacing w:val="0"/>
              <w:jc w:val="both"/>
              <w:rPr>
                <w:szCs w:val="26"/>
              </w:rPr>
            </w:pPr>
            <w:r>
              <w:rPr>
                <w:szCs w:val="26"/>
              </w:rPr>
              <w:t>Truyền tham số vào chương trình tích hợp</w:t>
            </w:r>
          </w:p>
        </w:tc>
      </w:tr>
      <w:tr w:rsidRPr="005D3EFE" w:rsidR="002E626F" w:rsidTr="0050327D" w14:paraId="645C0D76" w14:textId="77777777">
        <w:trPr>
          <w:trHeight w:val="1747"/>
        </w:trPr>
        <w:tc>
          <w:tcPr>
            <w:tcW w:w="688"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4A2B51F6" w14:textId="77777777">
            <w:pPr>
              <w:pStyle w:val="ListParagraph"/>
              <w:spacing w:before="6" w:after="6" w:line="295" w:lineRule="auto"/>
              <w:ind w:left="0"/>
              <w:contextualSpacing w:val="0"/>
              <w:jc w:val="both"/>
              <w:rPr>
                <w:szCs w:val="26"/>
              </w:rPr>
            </w:pPr>
            <w:r>
              <w:rPr>
                <w:szCs w:val="26"/>
              </w:rPr>
              <w:t>Step1:Parameter</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7AF435BC" w14:textId="77777777">
            <w:pPr>
              <w:pStyle w:val="ListParagraph"/>
              <w:spacing w:before="6" w:after="6" w:line="295" w:lineRule="auto"/>
              <w:ind w:left="0"/>
              <w:contextualSpacing w:val="0"/>
              <w:jc w:val="both"/>
              <w:rPr>
                <w:szCs w:val="26"/>
              </w:rPr>
            </w:pPr>
            <w:r>
              <w:rPr>
                <w:szCs w:val="26"/>
              </w:rPr>
              <w:t xml:space="preserve">Tham số nhập trên màn hình </w:t>
            </w:r>
            <w:r w:rsidRPr="00721832">
              <w:rPr>
                <w:szCs w:val="26"/>
              </w:rPr>
              <w:t>Z_TH_TUAC_M</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05BE78AB" w14:textId="77777777">
            <w:pPr>
              <w:spacing w:before="6" w:after="6" w:line="295" w:lineRule="auto"/>
              <w:jc w:val="both"/>
              <w:rPr>
                <w:szCs w:val="26"/>
              </w:rPr>
            </w:pPr>
            <w:r>
              <w:rPr>
                <w:szCs w:val="26"/>
              </w:rPr>
              <w:t>Tham số nhập trên màn hình</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7727E5E6" w14:textId="77777777">
            <w:pPr>
              <w:spacing w:before="6" w:after="6" w:line="295" w:lineRule="auto"/>
              <w:jc w:val="both"/>
              <w:rPr>
                <w:szCs w:val="26"/>
              </w:rPr>
            </w:pPr>
            <w:r>
              <w:rPr>
                <w:szCs w:val="26"/>
              </w:rPr>
              <w:t>Truyền dữ liệu tham số vào chương trình tích hợp</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50ABA815" w14:textId="77777777">
            <w:pPr>
              <w:pStyle w:val="ListParagraph"/>
              <w:spacing w:before="6" w:after="6" w:line="295" w:lineRule="auto"/>
              <w:ind w:left="0"/>
              <w:contextualSpacing w:val="0"/>
              <w:jc w:val="both"/>
              <w:rPr>
                <w:szCs w:val="26"/>
              </w:rPr>
            </w:pPr>
            <w:r>
              <w:rPr>
                <w:szCs w:val="26"/>
              </w:rPr>
              <w:t>Bộ dữ liệu tham số</w:t>
            </w:r>
          </w:p>
        </w:tc>
      </w:tr>
      <w:tr w:rsidRPr="005D3EFE" w:rsidR="002E626F" w:rsidTr="0050327D" w14:paraId="560F4348"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3A7D4DEC" w14:textId="77777777">
            <w:pPr>
              <w:pStyle w:val="ListParagraph"/>
              <w:spacing w:before="6" w:after="6" w:line="295" w:lineRule="auto"/>
              <w:ind w:left="0"/>
              <w:contextualSpacing w:val="0"/>
              <w:jc w:val="both"/>
              <w:rPr>
                <w:szCs w:val="26"/>
              </w:rPr>
            </w:pPr>
            <w:r>
              <w:rPr>
                <w:szCs w:val="26"/>
              </w:rPr>
              <w:t>Step2:</w:t>
            </w:r>
            <w:r>
              <w:t xml:space="preserve"> </w:t>
            </w:r>
            <w:r w:rsidRPr="00721832">
              <w:rPr>
                <w:szCs w:val="26"/>
              </w:rPr>
              <w:t>ZPG_TH_TUAC_MANUAL</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74231958" w14:textId="77777777">
            <w:pPr>
              <w:pStyle w:val="ListParagraph"/>
              <w:spacing w:before="6" w:after="6" w:line="295" w:lineRule="auto"/>
              <w:ind w:left="0"/>
              <w:contextualSpacing w:val="0"/>
              <w:jc w:val="both"/>
              <w:rPr>
                <w:szCs w:val="26"/>
              </w:rPr>
            </w:pPr>
            <w:r>
              <w:rPr>
                <w:szCs w:val="26"/>
              </w:rPr>
              <w:t>Chương trình tích hợp tạm ứng ấn chỉ thủ công trên ERP</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0190312B" w14:textId="77777777">
            <w:pPr>
              <w:spacing w:before="6" w:after="6" w:line="295" w:lineRule="auto"/>
              <w:jc w:val="both"/>
              <w:rPr>
                <w:szCs w:val="26"/>
              </w:rPr>
            </w:pPr>
            <w:r>
              <w:rPr>
                <w:szCs w:val="26"/>
              </w:rPr>
              <w:t xml:space="preserve">Tham số nhập trên màn hình </w:t>
            </w:r>
            <w:r w:rsidRPr="00721832">
              <w:rPr>
                <w:szCs w:val="26"/>
              </w:rPr>
              <w:t>Z_TH_TUAC_M</w:t>
            </w:r>
          </w:p>
        </w:tc>
        <w:tc>
          <w:tcPr>
            <w:tcW w:w="1841" w:type="pct"/>
            <w:tcBorders>
              <w:top w:val="single" w:color="auto" w:sz="4" w:space="0"/>
              <w:left w:val="single" w:color="auto" w:sz="4" w:space="0"/>
              <w:bottom w:val="single" w:color="auto" w:sz="4" w:space="0"/>
              <w:right w:val="single" w:color="auto" w:sz="4" w:space="0"/>
            </w:tcBorders>
          </w:tcPr>
          <w:p w:rsidRPr="00721832" w:rsidR="002E626F" w:rsidP="0050327D" w:rsidRDefault="002E626F" w14:paraId="13BAFD30" w14:textId="77777777">
            <w:pPr>
              <w:spacing w:before="6" w:after="6" w:line="295" w:lineRule="auto"/>
              <w:jc w:val="both"/>
              <w:rPr>
                <w:szCs w:val="26"/>
              </w:rPr>
            </w:pPr>
            <w:r>
              <w:rPr>
                <w:szCs w:val="26"/>
              </w:rPr>
              <w:t xml:space="preserve">Extract data và update Field STATUS_INTEGRATION=’E’ bảng </w:t>
            </w:r>
            <w:r w:rsidRPr="00721832">
              <w:rPr>
                <w:szCs w:val="26"/>
              </w:rPr>
              <w:t>SAPABAP1.</w:t>
            </w:r>
          </w:p>
          <w:p w:rsidR="002E626F" w:rsidP="0050327D" w:rsidRDefault="002E626F" w14:paraId="078FE79E" w14:textId="77777777">
            <w:pPr>
              <w:spacing w:before="6" w:after="6" w:line="295" w:lineRule="auto"/>
              <w:jc w:val="both"/>
              <w:rPr>
                <w:szCs w:val="26"/>
              </w:rPr>
            </w:pPr>
            <w:r w:rsidRPr="00721832">
              <w:rPr>
                <w:szCs w:val="26"/>
              </w:rPr>
              <w:t>ZTB_SIG_STG_TUAC</w:t>
            </w:r>
            <w:r>
              <w:rPr>
                <w:szCs w:val="26"/>
              </w:rPr>
              <w:t xml:space="preserve"> theo bộ dữ liệu tham số </w:t>
            </w:r>
            <w:r w:rsidRPr="00D06A1F">
              <w:rPr>
                <w:caps/>
                <w:szCs w:val="26"/>
                <w:u w:val="single"/>
              </w:rPr>
              <w:t>kết hợp</w:t>
            </w:r>
            <w:r>
              <w:rPr>
                <w:caps/>
                <w:szCs w:val="26"/>
                <w:u w:val="single"/>
              </w:rPr>
              <w:t>(mệnh đề “and”)</w:t>
            </w:r>
            <w:r>
              <w:rPr>
                <w:szCs w:val="26"/>
              </w:rPr>
              <w:t xml:space="preserve"> nhập cụ thể như sau:</w:t>
            </w:r>
          </w:p>
          <w:p w:rsidRPr="00103559" w:rsidR="002E626F" w:rsidP="002E626F" w:rsidRDefault="002E626F" w14:paraId="36B55AD3" w14:textId="77777777">
            <w:pPr>
              <w:pStyle w:val="ListParagraph"/>
              <w:numPr>
                <w:ilvl w:val="0"/>
                <w:numId w:val="44"/>
              </w:numPr>
              <w:spacing w:before="6" w:after="6" w:line="295" w:lineRule="auto"/>
              <w:jc w:val="both"/>
              <w:rPr>
                <w:szCs w:val="26"/>
              </w:rPr>
            </w:pPr>
            <w:r>
              <w:rPr>
                <w:szCs w:val="26"/>
              </w:rPr>
              <w:t xml:space="preserve">Mã đơn vị core đi(Optional): lấy dữ liệu với điều kiện field </w:t>
            </w:r>
            <w:r w:rsidRPr="00103559">
              <w:rPr>
                <w:szCs w:val="26"/>
              </w:rPr>
              <w:t>MA_DV_CORE_DI</w:t>
            </w:r>
            <w:r>
              <w:rPr>
                <w:szCs w:val="26"/>
              </w:rPr>
              <w:t xml:space="preserve"> bằng với giá trị nhập vào </w:t>
            </w:r>
            <w:r w:rsidRPr="00103559">
              <w:rPr>
                <w:i/>
                <w:iCs/>
                <w:szCs w:val="26"/>
              </w:rPr>
              <w:t>(Lấy toàn bộ giá trị của MA_DV_CORE_DI nếu không nhập giá trị)</w:t>
            </w:r>
          </w:p>
          <w:p w:rsidR="002E626F" w:rsidP="002E626F" w:rsidRDefault="002E626F" w14:paraId="666A183F" w14:textId="77777777">
            <w:pPr>
              <w:pStyle w:val="ListParagraph"/>
              <w:numPr>
                <w:ilvl w:val="0"/>
                <w:numId w:val="44"/>
              </w:numPr>
              <w:spacing w:before="6" w:after="6" w:line="295" w:lineRule="auto"/>
              <w:jc w:val="both"/>
              <w:rPr>
                <w:szCs w:val="26"/>
              </w:rPr>
            </w:pPr>
            <w:r>
              <w:rPr>
                <w:szCs w:val="26"/>
              </w:rPr>
              <w:t xml:space="preserve">Mã phòng ban core đi(Optional): lấy dữ liệu với điều kiện field </w:t>
            </w:r>
            <w:r w:rsidRPr="00D06A1F">
              <w:rPr>
                <w:szCs w:val="26"/>
              </w:rPr>
              <w:t>DEPT_CORE_DI</w:t>
            </w:r>
            <w:r>
              <w:rPr>
                <w:szCs w:val="26"/>
              </w:rPr>
              <w:t xml:space="preserve"> bằng với giá trị nhập vào </w:t>
            </w:r>
            <w:r w:rsidRPr="00103559">
              <w:rPr>
                <w:i/>
                <w:iCs/>
                <w:szCs w:val="26"/>
              </w:rPr>
              <w:t xml:space="preserve">(Lấy toàn bộ giá trị của </w:t>
            </w:r>
            <w:r w:rsidRPr="00D06A1F">
              <w:rPr>
                <w:i/>
                <w:iCs/>
                <w:szCs w:val="26"/>
              </w:rPr>
              <w:t>DEPT_CORE_DI</w:t>
            </w:r>
            <w:r>
              <w:rPr>
                <w:i/>
                <w:iCs/>
                <w:szCs w:val="26"/>
              </w:rPr>
              <w:t xml:space="preserve"> </w:t>
            </w:r>
            <w:r w:rsidRPr="00103559">
              <w:rPr>
                <w:i/>
                <w:iCs/>
                <w:szCs w:val="26"/>
              </w:rPr>
              <w:t>nếu không nhập giá trị)</w:t>
            </w:r>
          </w:p>
          <w:p w:rsidR="002E626F" w:rsidP="002E626F" w:rsidRDefault="002E626F" w14:paraId="0F3104E7" w14:textId="77777777">
            <w:pPr>
              <w:pStyle w:val="ListParagraph"/>
              <w:numPr>
                <w:ilvl w:val="0"/>
                <w:numId w:val="44"/>
              </w:numPr>
              <w:spacing w:before="6" w:after="6" w:line="295" w:lineRule="auto"/>
              <w:jc w:val="both"/>
              <w:rPr>
                <w:szCs w:val="26"/>
              </w:rPr>
            </w:pPr>
            <w:r>
              <w:rPr>
                <w:szCs w:val="26"/>
              </w:rPr>
              <w:t xml:space="preserve">Mã đơn vị core đến(Optional): lấy dữ liệu với điều kiện field </w:t>
            </w:r>
            <w:r w:rsidRPr="00D06A1F">
              <w:rPr>
                <w:szCs w:val="26"/>
              </w:rPr>
              <w:t>MA_DV_CORE_DEN</w:t>
            </w:r>
            <w:r>
              <w:rPr>
                <w:szCs w:val="26"/>
              </w:rPr>
              <w:t xml:space="preserve"> bằng với giá trị nhập vào </w:t>
            </w:r>
            <w:r w:rsidRPr="00103559">
              <w:rPr>
                <w:i/>
                <w:iCs/>
                <w:szCs w:val="26"/>
              </w:rPr>
              <w:t xml:space="preserve">(Lấy toàn bộ giá trị của </w:t>
            </w:r>
            <w:r w:rsidRPr="00D06A1F">
              <w:rPr>
                <w:i/>
                <w:iCs/>
                <w:szCs w:val="26"/>
              </w:rPr>
              <w:t>MA_DV_CORE_DEN</w:t>
            </w:r>
            <w:r w:rsidRPr="00103559">
              <w:rPr>
                <w:i/>
                <w:iCs/>
                <w:szCs w:val="26"/>
              </w:rPr>
              <w:t xml:space="preserve"> nếu không nhập giá trị)</w:t>
            </w:r>
          </w:p>
          <w:p w:rsidR="002E626F" w:rsidP="002E626F" w:rsidRDefault="002E626F" w14:paraId="6695C77D" w14:textId="77777777">
            <w:pPr>
              <w:pStyle w:val="ListParagraph"/>
              <w:numPr>
                <w:ilvl w:val="0"/>
                <w:numId w:val="44"/>
              </w:numPr>
              <w:spacing w:before="6" w:after="6" w:line="295" w:lineRule="auto"/>
              <w:jc w:val="both"/>
              <w:rPr>
                <w:szCs w:val="26"/>
              </w:rPr>
            </w:pPr>
            <w:r>
              <w:rPr>
                <w:szCs w:val="26"/>
              </w:rPr>
              <w:t xml:space="preserve">Mã phòng ban core đến(Optional): lấy dữ liệu với điều kiện field </w:t>
            </w:r>
            <w:r w:rsidRPr="00D06A1F">
              <w:rPr>
                <w:szCs w:val="26"/>
              </w:rPr>
              <w:t>DEPT_CORE_DEN</w:t>
            </w:r>
            <w:r>
              <w:rPr>
                <w:szCs w:val="26"/>
              </w:rPr>
              <w:t xml:space="preserve"> bằng với giá trị nhập vào </w:t>
            </w:r>
            <w:r w:rsidRPr="00103559">
              <w:rPr>
                <w:i/>
                <w:iCs/>
                <w:szCs w:val="26"/>
              </w:rPr>
              <w:t xml:space="preserve">(Lấy toàn bộ giá trị của </w:t>
            </w:r>
            <w:r w:rsidRPr="00D06A1F">
              <w:rPr>
                <w:i/>
                <w:iCs/>
                <w:szCs w:val="26"/>
              </w:rPr>
              <w:t>DEPT_CORE_DEN</w:t>
            </w:r>
            <w:r w:rsidRPr="00103559">
              <w:rPr>
                <w:i/>
                <w:iCs/>
                <w:szCs w:val="26"/>
              </w:rPr>
              <w:t xml:space="preserve"> nếu không nhập giá trị)</w:t>
            </w:r>
          </w:p>
          <w:p w:rsidR="002E626F" w:rsidP="002E626F" w:rsidRDefault="002E626F" w14:paraId="1B1301BF" w14:textId="77777777">
            <w:pPr>
              <w:pStyle w:val="ListParagraph"/>
              <w:numPr>
                <w:ilvl w:val="0"/>
                <w:numId w:val="44"/>
              </w:numPr>
              <w:spacing w:before="6" w:after="6" w:line="295" w:lineRule="auto"/>
              <w:jc w:val="both"/>
              <w:rPr>
                <w:szCs w:val="26"/>
              </w:rPr>
            </w:pPr>
            <w:r>
              <w:rPr>
                <w:szCs w:val="26"/>
              </w:rPr>
              <w:t xml:space="preserve">Document date(Optional): lấy dữ liệu với điều kiện field </w:t>
            </w:r>
            <w:r w:rsidRPr="00D06A1F">
              <w:rPr>
                <w:szCs w:val="26"/>
              </w:rPr>
              <w:t>INDATE7</w:t>
            </w:r>
            <w:r>
              <w:rPr>
                <w:szCs w:val="26"/>
              </w:rPr>
              <w:t xml:space="preserve"> bằng với giá trị nhập vào </w:t>
            </w:r>
            <w:r w:rsidRPr="00103559">
              <w:rPr>
                <w:i/>
                <w:iCs/>
                <w:szCs w:val="26"/>
              </w:rPr>
              <w:t xml:space="preserve">(Lấy toàn bộ giá trị của </w:t>
            </w:r>
            <w:r w:rsidRPr="00D06A1F">
              <w:rPr>
                <w:i/>
                <w:iCs/>
                <w:szCs w:val="26"/>
              </w:rPr>
              <w:t>INDATE7</w:t>
            </w:r>
            <w:r w:rsidRPr="00103559">
              <w:rPr>
                <w:i/>
                <w:iCs/>
                <w:szCs w:val="26"/>
              </w:rPr>
              <w:t xml:space="preserve"> nếu không nhập giá trị)</w:t>
            </w:r>
          </w:p>
          <w:p w:rsidR="002E626F" w:rsidP="002E626F" w:rsidRDefault="002E626F" w14:paraId="4336AF1D" w14:textId="77777777">
            <w:pPr>
              <w:pStyle w:val="ListParagraph"/>
              <w:numPr>
                <w:ilvl w:val="0"/>
                <w:numId w:val="44"/>
              </w:numPr>
              <w:spacing w:before="6" w:after="6" w:line="295" w:lineRule="auto"/>
              <w:jc w:val="both"/>
              <w:rPr>
                <w:szCs w:val="26"/>
              </w:rPr>
            </w:pPr>
            <w:r>
              <w:rPr>
                <w:szCs w:val="26"/>
              </w:rPr>
              <w:t xml:space="preserve">Material(Optional): lấy dữ liệu với điều kiện field </w:t>
            </w:r>
            <w:r w:rsidRPr="00D06A1F">
              <w:rPr>
                <w:szCs w:val="26"/>
              </w:rPr>
              <w:t>MATNR</w:t>
            </w:r>
            <w:r>
              <w:rPr>
                <w:szCs w:val="26"/>
              </w:rPr>
              <w:t xml:space="preserve"> bằng với giá trị nhập vào </w:t>
            </w:r>
            <w:r w:rsidRPr="00103559">
              <w:rPr>
                <w:i/>
                <w:iCs/>
                <w:szCs w:val="26"/>
              </w:rPr>
              <w:t xml:space="preserve">(Lấy toàn bộ giá trị của </w:t>
            </w:r>
            <w:r w:rsidRPr="00D06A1F">
              <w:rPr>
                <w:i/>
                <w:iCs/>
                <w:szCs w:val="26"/>
              </w:rPr>
              <w:t>MATNR</w:t>
            </w:r>
            <w:r w:rsidRPr="00103559">
              <w:rPr>
                <w:i/>
                <w:iCs/>
                <w:szCs w:val="26"/>
              </w:rPr>
              <w:t xml:space="preserve"> nếu không nhập giá trị)</w:t>
            </w:r>
          </w:p>
          <w:p w:rsidR="002E626F" w:rsidP="002E626F" w:rsidRDefault="002E626F" w14:paraId="23E8C441" w14:textId="77777777">
            <w:pPr>
              <w:pStyle w:val="ListParagraph"/>
              <w:numPr>
                <w:ilvl w:val="0"/>
                <w:numId w:val="44"/>
              </w:numPr>
              <w:spacing w:before="6" w:after="6" w:line="295" w:lineRule="auto"/>
              <w:jc w:val="both"/>
              <w:rPr>
                <w:szCs w:val="26"/>
              </w:rPr>
            </w:pPr>
            <w:r>
              <w:rPr>
                <w:szCs w:val="26"/>
              </w:rPr>
              <w:t xml:space="preserve">Prefix(Optional): lấy dữ liệu với điều kiện field </w:t>
            </w:r>
            <w:r w:rsidRPr="00D06A1F">
              <w:rPr>
                <w:szCs w:val="26"/>
              </w:rPr>
              <w:t xml:space="preserve">PREFIX </w:t>
            </w:r>
            <w:r>
              <w:rPr>
                <w:szCs w:val="26"/>
              </w:rPr>
              <w:t xml:space="preserve">bằng với giá trị nhập vào </w:t>
            </w:r>
            <w:r w:rsidRPr="00103559">
              <w:rPr>
                <w:i/>
                <w:iCs/>
                <w:szCs w:val="26"/>
              </w:rPr>
              <w:t xml:space="preserve">(Lấy toàn bộ giá trị của </w:t>
            </w:r>
            <w:r w:rsidRPr="00D06A1F">
              <w:rPr>
                <w:i/>
                <w:iCs/>
                <w:szCs w:val="26"/>
              </w:rPr>
              <w:t xml:space="preserve">PREFIX </w:t>
            </w:r>
            <w:r w:rsidRPr="00103559">
              <w:rPr>
                <w:i/>
                <w:iCs/>
                <w:szCs w:val="26"/>
              </w:rPr>
              <w:t>nếu không nhập giá trị)</w:t>
            </w:r>
          </w:p>
          <w:p w:rsidR="002E626F" w:rsidP="002E626F" w:rsidRDefault="002E626F" w14:paraId="33BDA77D" w14:textId="77777777">
            <w:pPr>
              <w:pStyle w:val="ListParagraph"/>
              <w:numPr>
                <w:ilvl w:val="0"/>
                <w:numId w:val="44"/>
              </w:numPr>
              <w:spacing w:before="6" w:after="6" w:line="295" w:lineRule="auto"/>
              <w:jc w:val="both"/>
              <w:rPr>
                <w:szCs w:val="26"/>
              </w:rPr>
            </w:pPr>
            <w:r>
              <w:rPr>
                <w:szCs w:val="26"/>
              </w:rPr>
              <w:t xml:space="preserve">Serial from(Optional): lấy dữ liệu với điều kiện field </w:t>
            </w:r>
            <w:r w:rsidRPr="00D06A1F">
              <w:rPr>
                <w:szCs w:val="26"/>
              </w:rPr>
              <w:t>SERIAL_FR</w:t>
            </w:r>
            <w:r>
              <w:rPr>
                <w:szCs w:val="26"/>
              </w:rPr>
              <w:t xml:space="preserve"> bằng với giá trị nhập vào </w:t>
            </w:r>
            <w:r w:rsidRPr="00103559">
              <w:rPr>
                <w:i/>
                <w:iCs/>
                <w:szCs w:val="26"/>
              </w:rPr>
              <w:t xml:space="preserve">(Lấy toàn bộ giá trị của </w:t>
            </w:r>
            <w:r w:rsidRPr="00D06A1F">
              <w:rPr>
                <w:i/>
                <w:iCs/>
                <w:szCs w:val="26"/>
              </w:rPr>
              <w:t>SERIAL_FR</w:t>
            </w:r>
            <w:r>
              <w:rPr>
                <w:i/>
                <w:iCs/>
                <w:szCs w:val="26"/>
              </w:rPr>
              <w:t xml:space="preserve"> </w:t>
            </w:r>
            <w:r w:rsidRPr="00103559">
              <w:rPr>
                <w:i/>
                <w:iCs/>
                <w:szCs w:val="26"/>
              </w:rPr>
              <w:t>nếu không nhập giá trị)</w:t>
            </w:r>
          </w:p>
          <w:p w:rsidR="002E626F" w:rsidP="002E626F" w:rsidRDefault="002E626F" w14:paraId="0DCF30E4" w14:textId="77777777">
            <w:pPr>
              <w:pStyle w:val="ListParagraph"/>
              <w:numPr>
                <w:ilvl w:val="0"/>
                <w:numId w:val="44"/>
              </w:numPr>
              <w:spacing w:before="6" w:after="6" w:line="295" w:lineRule="auto"/>
              <w:jc w:val="both"/>
              <w:rPr>
                <w:szCs w:val="26"/>
              </w:rPr>
            </w:pPr>
            <w:r>
              <w:rPr>
                <w:szCs w:val="26"/>
              </w:rPr>
              <w:t xml:space="preserve">Serial to(Optional): lấy dữ liệu với điều kiện field </w:t>
            </w:r>
            <w:r w:rsidRPr="00D06A1F">
              <w:rPr>
                <w:szCs w:val="26"/>
              </w:rPr>
              <w:t>SERIAL_TO</w:t>
            </w:r>
            <w:r>
              <w:rPr>
                <w:szCs w:val="26"/>
              </w:rPr>
              <w:t xml:space="preserve"> bằng với giá trị nhập vào </w:t>
            </w:r>
            <w:r w:rsidRPr="00103559">
              <w:rPr>
                <w:i/>
                <w:iCs/>
                <w:szCs w:val="26"/>
              </w:rPr>
              <w:t xml:space="preserve">(Lấy toàn bộ giá trị của </w:t>
            </w:r>
            <w:r w:rsidRPr="00D06A1F">
              <w:rPr>
                <w:i/>
                <w:iCs/>
                <w:szCs w:val="26"/>
              </w:rPr>
              <w:t>SERIAL_TO</w:t>
            </w:r>
            <w:r>
              <w:rPr>
                <w:i/>
                <w:iCs/>
                <w:szCs w:val="26"/>
              </w:rPr>
              <w:t xml:space="preserve"> </w:t>
            </w:r>
            <w:r w:rsidRPr="00103559">
              <w:rPr>
                <w:i/>
                <w:iCs/>
                <w:szCs w:val="26"/>
              </w:rPr>
              <w:t>nếu không nhập giá trị)</w:t>
            </w:r>
          </w:p>
          <w:p w:rsidRPr="00103559" w:rsidR="002E626F" w:rsidP="002E626F" w:rsidRDefault="002E626F" w14:paraId="6093636F" w14:textId="77777777">
            <w:pPr>
              <w:pStyle w:val="ListParagraph"/>
              <w:numPr>
                <w:ilvl w:val="0"/>
                <w:numId w:val="44"/>
              </w:numPr>
              <w:spacing w:before="6" w:after="6" w:line="295" w:lineRule="auto"/>
              <w:jc w:val="both"/>
              <w:rPr>
                <w:szCs w:val="26"/>
              </w:rPr>
            </w:pPr>
            <w:r>
              <w:rPr>
                <w:szCs w:val="26"/>
              </w:rPr>
              <w:t xml:space="preserve">Trạng thái giao dịch(Mandatory): lấy dữ liệu với điều kiện field </w:t>
            </w:r>
            <w:r w:rsidRPr="00D06A1F">
              <w:rPr>
                <w:szCs w:val="26"/>
              </w:rPr>
              <w:t xml:space="preserve">STATUS_INTEGRATION </w:t>
            </w:r>
            <w:r>
              <w:rPr>
                <w:szCs w:val="26"/>
              </w:rPr>
              <w:t>bằng với giá trị nhập vào</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115A738B" w14:textId="77777777">
            <w:pPr>
              <w:pStyle w:val="ListParagraph"/>
              <w:spacing w:before="6" w:after="6" w:line="295" w:lineRule="auto"/>
              <w:ind w:left="0"/>
              <w:contextualSpacing w:val="0"/>
              <w:jc w:val="both"/>
              <w:rPr>
                <w:szCs w:val="26"/>
              </w:rPr>
            </w:pPr>
          </w:p>
        </w:tc>
      </w:tr>
      <w:tr w:rsidRPr="005D3EFE" w:rsidR="002E626F" w:rsidTr="0050327D" w14:paraId="7633F677"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22950C4E" w14:textId="77777777">
            <w:pPr>
              <w:pStyle w:val="ListParagraph"/>
              <w:spacing w:before="6" w:after="6" w:line="295" w:lineRule="auto"/>
              <w:ind w:left="0"/>
              <w:contextualSpacing w:val="0"/>
              <w:jc w:val="both"/>
              <w:rPr>
                <w:szCs w:val="26"/>
              </w:rPr>
            </w:pPr>
            <w:r>
              <w:rPr>
                <w:szCs w:val="26"/>
              </w:rPr>
              <w:t>Step2:</w:t>
            </w:r>
            <w:r>
              <w:t xml:space="preserve"> </w:t>
            </w:r>
            <w:r w:rsidRPr="00EC22A5">
              <w:rPr>
                <w:szCs w:val="26"/>
              </w:rPr>
              <w:t>ZTB_SIG_STG_TUAC_FM</w:t>
            </w:r>
            <w:r>
              <w:rPr>
                <w:szCs w:val="26"/>
              </w:rPr>
              <w:t>(ERP)</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4B05DC6F" w14:textId="77777777">
            <w:pPr>
              <w:pStyle w:val="ListParagraph"/>
              <w:spacing w:before="6" w:after="6" w:line="295" w:lineRule="auto"/>
              <w:ind w:left="0"/>
              <w:contextualSpacing w:val="0"/>
              <w:jc w:val="both"/>
              <w:rPr>
                <w:szCs w:val="26"/>
              </w:rPr>
            </w:pPr>
            <w:r>
              <w:rPr>
                <w:szCs w:val="26"/>
              </w:rPr>
              <w:t>Function module tạm ứng ấn chỉ</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3AE66ED5" w14:textId="77777777">
            <w:pPr>
              <w:spacing w:before="6" w:after="6" w:line="295" w:lineRule="auto"/>
              <w:jc w:val="both"/>
              <w:rPr>
                <w:szCs w:val="26"/>
              </w:rPr>
            </w:pPr>
            <w:r>
              <w:rPr>
                <w:szCs w:val="26"/>
              </w:rPr>
              <w:t xml:space="preserve">Dữ liệu được extract từ chương trình tích hợp thủ công </w:t>
            </w:r>
            <w:r w:rsidRPr="00721832">
              <w:rPr>
                <w:szCs w:val="26"/>
              </w:rPr>
              <w:t>ZPG_TH_TUAC_MANUAL</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3536B96C" w14:textId="77777777">
            <w:pPr>
              <w:spacing w:before="6" w:after="6" w:line="295" w:lineRule="auto"/>
              <w:jc w:val="both"/>
              <w:rPr>
                <w:szCs w:val="26"/>
              </w:rPr>
            </w:pPr>
            <w:r>
              <w:rPr>
                <w:szCs w:val="26"/>
              </w:rPr>
              <w:t>Nhận dữ liệu được được extract</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0F74281F" w14:textId="77777777">
            <w:pPr>
              <w:pStyle w:val="ListParagraph"/>
              <w:spacing w:before="6" w:after="6" w:line="295" w:lineRule="auto"/>
              <w:ind w:left="0"/>
              <w:contextualSpacing w:val="0"/>
              <w:jc w:val="both"/>
              <w:rPr>
                <w:szCs w:val="26"/>
              </w:rPr>
            </w:pPr>
          </w:p>
        </w:tc>
      </w:tr>
      <w:tr w:rsidRPr="005D3EFE" w:rsidR="002E626F" w:rsidTr="0050327D" w14:paraId="3B870FC2"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EC22A5" w:rsidR="002E626F" w:rsidP="0050327D" w:rsidRDefault="002E626F" w14:paraId="42831ED4" w14:textId="77777777">
            <w:pPr>
              <w:pStyle w:val="ListParagraph"/>
              <w:spacing w:before="6" w:after="6" w:line="295" w:lineRule="auto"/>
              <w:ind w:left="0"/>
              <w:jc w:val="both"/>
              <w:rPr>
                <w:szCs w:val="26"/>
              </w:rPr>
            </w:pPr>
            <w:r>
              <w:rPr>
                <w:szCs w:val="26"/>
              </w:rPr>
              <w:t>Step2:</w:t>
            </w:r>
            <w:r>
              <w:t xml:space="preserve"> </w:t>
            </w:r>
            <w:r w:rsidRPr="00EC22A5">
              <w:rPr>
                <w:szCs w:val="26"/>
              </w:rPr>
              <w:t>cc_sender_rfc_</w:t>
            </w:r>
          </w:p>
          <w:p w:rsidR="002E626F" w:rsidP="0050327D" w:rsidRDefault="002E626F" w14:paraId="3B427E90" w14:textId="77777777">
            <w:pPr>
              <w:pStyle w:val="ListParagraph"/>
              <w:spacing w:before="6" w:after="6" w:line="295" w:lineRule="auto"/>
              <w:ind w:left="0"/>
              <w:contextualSpacing w:val="0"/>
              <w:jc w:val="both"/>
              <w:rPr>
                <w:szCs w:val="26"/>
              </w:rPr>
            </w:pPr>
            <w:r w:rsidRPr="00EC22A5">
              <w:rPr>
                <w:szCs w:val="26"/>
              </w:rPr>
              <w:t>erpuat_tuac_m</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00FE2219" w14:textId="77777777">
            <w:pPr>
              <w:pStyle w:val="ListParagraph"/>
              <w:spacing w:before="6" w:after="6" w:line="295" w:lineRule="auto"/>
              <w:ind w:left="0"/>
              <w:contextualSpacing w:val="0"/>
              <w:jc w:val="both"/>
              <w:rPr>
                <w:szCs w:val="26"/>
              </w:rPr>
            </w:pPr>
            <w:r>
              <w:rPr>
                <w:szCs w:val="26"/>
              </w:rPr>
              <w:t>Sender channel communication tích hợp tạm ứng ấn chỉ</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306ECD02" w14:textId="77777777">
            <w:pPr>
              <w:spacing w:before="6" w:after="6" w:line="295" w:lineRule="auto"/>
              <w:jc w:val="both"/>
              <w:rPr>
                <w:szCs w:val="26"/>
              </w:rPr>
            </w:pPr>
            <w:r w:rsidRPr="00EC22A5">
              <w:rPr>
                <w:szCs w:val="26"/>
              </w:rPr>
              <w:t>ZTB_SIG_STG_TUAC_FM</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25BB9AD9" w14:textId="77777777">
            <w:pPr>
              <w:spacing w:before="6" w:after="6" w:line="295" w:lineRule="auto"/>
              <w:jc w:val="both"/>
              <w:rPr>
                <w:szCs w:val="26"/>
              </w:rPr>
            </w:pPr>
            <w:r>
              <w:rPr>
                <w:szCs w:val="26"/>
              </w:rPr>
              <w:t xml:space="preserve">Kết nối môi trường ERP qua adapter RFC, transfer data </w:t>
            </w:r>
            <w:r w:rsidRPr="00EC22A5">
              <w:rPr>
                <w:szCs w:val="26"/>
              </w:rPr>
              <w:t>ZTB_SIG_STG_TUAC_FM</w:t>
            </w:r>
            <w:r>
              <w:rPr>
                <w:szCs w:val="26"/>
              </w:rPr>
              <w:t xml:space="preserve"> sang môi trường SAP PI</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29304300" w14:textId="77777777">
            <w:pPr>
              <w:pStyle w:val="ListParagraph"/>
              <w:spacing w:before="6" w:after="6" w:line="295" w:lineRule="auto"/>
              <w:ind w:left="0"/>
              <w:contextualSpacing w:val="0"/>
              <w:jc w:val="both"/>
              <w:rPr>
                <w:szCs w:val="26"/>
              </w:rPr>
            </w:pPr>
            <w:r>
              <w:rPr>
                <w:szCs w:val="26"/>
              </w:rPr>
              <w:t xml:space="preserve">Transfer data </w:t>
            </w:r>
            <w:r w:rsidRPr="00EC22A5">
              <w:rPr>
                <w:szCs w:val="26"/>
              </w:rPr>
              <w:t>ZTB_SIG_STG_TUAC_FM</w:t>
            </w:r>
            <w:r>
              <w:rPr>
                <w:szCs w:val="26"/>
              </w:rPr>
              <w:t xml:space="preserve"> lên môi trường SAP PI </w:t>
            </w:r>
          </w:p>
        </w:tc>
      </w:tr>
      <w:tr w:rsidRPr="005D3EFE" w:rsidR="002E626F" w:rsidTr="0050327D" w14:paraId="466F9BBC"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477462E0" w14:textId="77777777">
            <w:pPr>
              <w:pStyle w:val="ListParagraph"/>
              <w:spacing w:before="6" w:after="6" w:line="295" w:lineRule="auto"/>
              <w:ind w:left="0"/>
              <w:jc w:val="both"/>
              <w:rPr>
                <w:szCs w:val="26"/>
              </w:rPr>
            </w:pPr>
            <w:r>
              <w:rPr>
                <w:szCs w:val="26"/>
              </w:rPr>
              <w:t>Step2:</w:t>
            </w:r>
            <w:r w:rsidRPr="00EC22A5">
              <w:rPr>
                <w:szCs w:val="26"/>
              </w:rPr>
              <w:t xml:space="preserve"> ZTB_SIG_STG_TUAC_FM</w:t>
            </w:r>
            <w:r>
              <w:rPr>
                <w:szCs w:val="26"/>
              </w:rPr>
              <w:t>(SAP PI)</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570201FE" w14:textId="77777777">
            <w:pPr>
              <w:pStyle w:val="ListParagraph"/>
              <w:spacing w:before="6" w:after="6" w:line="295" w:lineRule="auto"/>
              <w:ind w:left="0"/>
              <w:contextualSpacing w:val="0"/>
              <w:jc w:val="both"/>
              <w:rPr>
                <w:szCs w:val="26"/>
              </w:rPr>
            </w:pPr>
            <w:r>
              <w:rPr>
                <w:szCs w:val="26"/>
              </w:rPr>
              <w:t>Bảng dữ liệu tích hợp adapter RFC</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Pr="00EC22A5" w:rsidR="002E626F" w:rsidP="0050327D" w:rsidRDefault="002E626F" w14:paraId="03134638" w14:textId="77777777">
            <w:pPr>
              <w:spacing w:before="6" w:after="6" w:line="295" w:lineRule="auto"/>
              <w:jc w:val="both"/>
              <w:rPr>
                <w:szCs w:val="26"/>
              </w:rPr>
            </w:pPr>
            <w:r>
              <w:rPr>
                <w:szCs w:val="26"/>
              </w:rPr>
              <w:t>Sender channel communication tích hợp tạm ứng ấn chỉ</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157976C3" w14:textId="77777777">
            <w:pPr>
              <w:spacing w:before="6" w:after="6" w:line="295" w:lineRule="auto"/>
              <w:jc w:val="both"/>
              <w:rPr>
                <w:szCs w:val="26"/>
              </w:rPr>
            </w:pPr>
            <w:r>
              <w:rPr>
                <w:szCs w:val="26"/>
              </w:rPr>
              <w:t>Nhận dữ liệu temporary được sender channel truyền vào</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6FCDD4F5" w14:textId="77777777">
            <w:pPr>
              <w:pStyle w:val="ListParagraph"/>
              <w:spacing w:before="6" w:after="6" w:line="295" w:lineRule="auto"/>
              <w:ind w:left="0"/>
              <w:contextualSpacing w:val="0"/>
              <w:jc w:val="both"/>
              <w:rPr>
                <w:szCs w:val="26"/>
              </w:rPr>
            </w:pPr>
            <w:r>
              <w:rPr>
                <w:szCs w:val="26"/>
              </w:rPr>
              <w:t>Bảng dữ liệu tích hợp tạm ứng ấn chỉ từ ERP</w:t>
            </w:r>
          </w:p>
        </w:tc>
      </w:tr>
      <w:tr w:rsidRPr="005D3EFE" w:rsidR="002E626F" w:rsidTr="0050327D" w14:paraId="59F8B9F6"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2D3327" w:rsidR="002E626F" w:rsidP="0050327D" w:rsidRDefault="002E626F" w14:paraId="42B66851" w14:textId="77777777">
            <w:pPr>
              <w:pStyle w:val="ListParagraph"/>
              <w:spacing w:before="6" w:after="6" w:line="295" w:lineRule="auto"/>
              <w:ind w:left="0"/>
              <w:jc w:val="both"/>
              <w:rPr>
                <w:szCs w:val="26"/>
              </w:rPr>
            </w:pPr>
            <w:r>
              <w:rPr>
                <w:szCs w:val="26"/>
              </w:rPr>
              <w:t>Step3:</w:t>
            </w:r>
            <w:r>
              <w:t xml:space="preserve"> </w:t>
            </w:r>
            <w:r w:rsidRPr="002D3327">
              <w:rPr>
                <w:szCs w:val="26"/>
              </w:rPr>
              <w:t>ZTB_TUAC_FM_</w:t>
            </w:r>
          </w:p>
          <w:p w:rsidR="002E626F" w:rsidP="0050327D" w:rsidRDefault="002E626F" w14:paraId="6ACCD047" w14:textId="77777777">
            <w:pPr>
              <w:pStyle w:val="ListParagraph"/>
              <w:spacing w:before="6" w:after="6" w:line="295" w:lineRule="auto"/>
              <w:ind w:left="0"/>
              <w:jc w:val="both"/>
              <w:rPr>
                <w:szCs w:val="26"/>
              </w:rPr>
            </w:pPr>
            <w:r w:rsidRPr="002D3327">
              <w:rPr>
                <w:szCs w:val="26"/>
              </w:rPr>
              <w:t>IIP00301_MM</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4E5F205D" w14:textId="77777777">
            <w:pPr>
              <w:pStyle w:val="ListParagraph"/>
              <w:spacing w:before="6" w:after="6" w:line="295" w:lineRule="auto"/>
              <w:ind w:left="0"/>
              <w:contextualSpacing w:val="0"/>
              <w:jc w:val="both"/>
              <w:rPr>
                <w:szCs w:val="26"/>
              </w:rPr>
            </w:pPr>
            <w:r>
              <w:rPr>
                <w:szCs w:val="26"/>
              </w:rPr>
              <w:t>Message mapping insert core tạm ứng</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32697145" w14:textId="77777777">
            <w:pPr>
              <w:spacing w:before="6" w:after="6" w:line="295" w:lineRule="auto"/>
              <w:jc w:val="both"/>
              <w:rPr>
                <w:szCs w:val="26"/>
              </w:rPr>
            </w:pPr>
            <w:r>
              <w:rPr>
                <w:szCs w:val="26"/>
              </w:rPr>
              <w:t xml:space="preserve">Bảng dữ liệu </w:t>
            </w:r>
            <w:r w:rsidRPr="002D3327">
              <w:rPr>
                <w:szCs w:val="26"/>
              </w:rPr>
              <w:t>ZTB_SIG_STG_TUAC_FM</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122B239C" w14:textId="77777777">
            <w:pPr>
              <w:spacing w:before="6" w:after="6" w:line="295" w:lineRule="auto"/>
              <w:jc w:val="both"/>
              <w:rPr>
                <w:szCs w:val="26"/>
              </w:rPr>
            </w:pPr>
            <w:r>
              <w:rPr>
                <w:szCs w:val="26"/>
              </w:rPr>
              <w:t xml:space="preserve">chuyển đổi dữ liệu thành template script INSERT vào bảng </w:t>
            </w:r>
            <w:r w:rsidRPr="002D3327">
              <w:rPr>
                <w:szCs w:val="26"/>
              </w:rPr>
              <w:t>I15URBASF.IIP00301</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1C01CC59" w14:textId="77777777">
            <w:pPr>
              <w:pStyle w:val="ListParagraph"/>
              <w:spacing w:before="6" w:after="6" w:line="295" w:lineRule="auto"/>
              <w:ind w:left="0"/>
              <w:contextualSpacing w:val="0"/>
              <w:jc w:val="both"/>
              <w:rPr>
                <w:szCs w:val="26"/>
              </w:rPr>
            </w:pPr>
            <w:r>
              <w:rPr>
                <w:szCs w:val="26"/>
              </w:rPr>
              <w:t>Webservice document</w:t>
            </w:r>
          </w:p>
          <w:p w:rsidR="002E626F" w:rsidP="0050327D" w:rsidRDefault="002E626F" w14:paraId="0C094069" w14:textId="77777777">
            <w:pPr>
              <w:pStyle w:val="ListParagraph"/>
              <w:spacing w:before="6" w:after="6" w:line="295" w:lineRule="auto"/>
              <w:ind w:left="0"/>
              <w:contextualSpacing w:val="0"/>
              <w:jc w:val="both"/>
              <w:rPr>
                <w:szCs w:val="26"/>
              </w:rPr>
            </w:pPr>
          </w:p>
        </w:tc>
      </w:tr>
      <w:tr w:rsidRPr="005D3EFE" w:rsidR="002E626F" w:rsidTr="0050327D" w14:paraId="367BDDD7"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2D3327" w:rsidR="002E626F" w:rsidP="0050327D" w:rsidRDefault="002E626F" w14:paraId="3602E696" w14:textId="77777777">
            <w:pPr>
              <w:pStyle w:val="ListParagraph"/>
              <w:spacing w:before="6" w:after="6" w:line="295" w:lineRule="auto"/>
              <w:ind w:left="0"/>
              <w:jc w:val="both"/>
              <w:rPr>
                <w:szCs w:val="26"/>
              </w:rPr>
            </w:pPr>
            <w:r>
              <w:rPr>
                <w:szCs w:val="26"/>
              </w:rPr>
              <w:t>Step3:</w:t>
            </w:r>
            <w:r>
              <w:t xml:space="preserve"> </w:t>
            </w:r>
            <w:r w:rsidRPr="002D3327">
              <w:rPr>
                <w:szCs w:val="26"/>
              </w:rPr>
              <w:t>cc_receiver_jdbc_</w:t>
            </w:r>
          </w:p>
          <w:p w:rsidR="002E626F" w:rsidP="0050327D" w:rsidRDefault="002E626F" w14:paraId="2854E8A1" w14:textId="77777777">
            <w:pPr>
              <w:pStyle w:val="ListParagraph"/>
              <w:spacing w:before="6" w:after="6" w:line="295" w:lineRule="auto"/>
              <w:ind w:left="0"/>
              <w:jc w:val="both"/>
              <w:rPr>
                <w:szCs w:val="26"/>
              </w:rPr>
            </w:pPr>
            <w:r w:rsidRPr="002D3327">
              <w:rPr>
                <w:szCs w:val="26"/>
              </w:rPr>
              <w:t>db2_core_b</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5C6D1DB0" w14:textId="77777777">
            <w:pPr>
              <w:pStyle w:val="ListParagraph"/>
              <w:spacing w:before="6" w:after="6" w:line="295" w:lineRule="auto"/>
              <w:ind w:left="0"/>
              <w:contextualSpacing w:val="0"/>
              <w:jc w:val="both"/>
              <w:rPr>
                <w:szCs w:val="26"/>
              </w:rPr>
            </w:pPr>
            <w:r>
              <w:rPr>
                <w:szCs w:val="26"/>
              </w:rPr>
              <w:t>Receiver channel communication tích hợp tạm ứng ấn chỉ insert core</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6118C16D" w14:textId="77777777">
            <w:pPr>
              <w:spacing w:before="6" w:after="6" w:line="295" w:lineRule="auto"/>
              <w:jc w:val="both"/>
              <w:rPr>
                <w:szCs w:val="26"/>
              </w:rPr>
            </w:pPr>
            <w:r>
              <w:rPr>
                <w:szCs w:val="26"/>
              </w:rPr>
              <w:t>Message mapping insert core tạm ứng</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0DC1604C" w14:textId="77777777">
            <w:pPr>
              <w:spacing w:before="6" w:after="6" w:line="295" w:lineRule="auto"/>
              <w:jc w:val="both"/>
              <w:rPr>
                <w:szCs w:val="26"/>
              </w:rPr>
            </w:pPr>
            <w:r>
              <w:rPr>
                <w:szCs w:val="26"/>
              </w:rPr>
              <w:t>Chuyển template script và apply vào database CORE</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4E97F416" w14:textId="77777777">
            <w:pPr>
              <w:pStyle w:val="ListParagraph"/>
              <w:spacing w:before="6" w:after="6" w:line="295" w:lineRule="auto"/>
              <w:ind w:left="0"/>
              <w:contextualSpacing w:val="0"/>
              <w:jc w:val="both"/>
              <w:rPr>
                <w:szCs w:val="26"/>
              </w:rPr>
            </w:pPr>
            <w:r>
              <w:rPr>
                <w:szCs w:val="26"/>
              </w:rPr>
              <w:t xml:space="preserve">Insert data vào bảng </w:t>
            </w:r>
            <w:r w:rsidRPr="002D3327">
              <w:rPr>
                <w:szCs w:val="26"/>
              </w:rPr>
              <w:t>I15URBASF.IIP00301</w:t>
            </w:r>
          </w:p>
        </w:tc>
      </w:tr>
      <w:tr w:rsidRPr="005D3EFE" w:rsidR="002E626F" w:rsidTr="0050327D" w14:paraId="0834375D"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48FA3F85" w14:textId="77777777">
            <w:pPr>
              <w:pStyle w:val="ListParagraph"/>
              <w:spacing w:before="6" w:after="6" w:line="295" w:lineRule="auto"/>
              <w:ind w:left="0"/>
              <w:jc w:val="both"/>
              <w:rPr>
                <w:szCs w:val="26"/>
              </w:rPr>
            </w:pPr>
            <w:r>
              <w:rPr>
                <w:szCs w:val="26"/>
              </w:rPr>
              <w:t>Step3:</w:t>
            </w:r>
            <w:r>
              <w:t xml:space="preserve"> </w:t>
            </w:r>
            <w:r w:rsidRPr="005E4F0E">
              <w:rPr>
                <w:szCs w:val="26"/>
              </w:rPr>
              <w:t>I15URBASF.IIP00301</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4363B6EB" w14:textId="77777777">
            <w:pPr>
              <w:pStyle w:val="ListParagraph"/>
              <w:spacing w:before="6" w:after="6" w:line="295" w:lineRule="auto"/>
              <w:ind w:left="0"/>
              <w:contextualSpacing w:val="0"/>
              <w:jc w:val="both"/>
              <w:rPr>
                <w:szCs w:val="26"/>
              </w:rPr>
            </w:pPr>
            <w:r>
              <w:rPr>
                <w:szCs w:val="26"/>
              </w:rPr>
              <w:t>Bảng dữ liệu tạm ứng ấn chỉ môi trường core</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636D3AE6" w14:textId="77777777">
            <w:pPr>
              <w:spacing w:before="6" w:after="6" w:line="295" w:lineRule="auto"/>
              <w:jc w:val="both"/>
              <w:rPr>
                <w:szCs w:val="26"/>
              </w:rPr>
            </w:pPr>
            <w:r>
              <w:rPr>
                <w:szCs w:val="26"/>
              </w:rPr>
              <w:t>Receiver channel communication tích hợp tạm ứng ấn chỉ insert core</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7079681D" w14:textId="77777777">
            <w:pPr>
              <w:spacing w:before="6" w:after="6" w:line="295" w:lineRule="auto"/>
              <w:jc w:val="both"/>
              <w:rPr>
                <w:szCs w:val="26"/>
              </w:rPr>
            </w:pPr>
            <w:r>
              <w:rPr>
                <w:szCs w:val="26"/>
              </w:rPr>
              <w:t>Nhận dữ liệu được tích hợp</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7C9C0336" w14:textId="77777777">
            <w:pPr>
              <w:pStyle w:val="ListParagraph"/>
              <w:spacing w:before="6" w:after="6" w:line="295" w:lineRule="auto"/>
              <w:ind w:left="0"/>
              <w:contextualSpacing w:val="0"/>
              <w:jc w:val="both"/>
              <w:rPr>
                <w:szCs w:val="26"/>
              </w:rPr>
            </w:pPr>
            <w:r>
              <w:rPr>
                <w:szCs w:val="26"/>
              </w:rPr>
              <w:t>Dữ liệu tích hợp thành công</w:t>
            </w:r>
          </w:p>
        </w:tc>
      </w:tr>
      <w:tr w:rsidRPr="005D3EFE" w:rsidR="002E626F" w:rsidTr="0050327D" w14:paraId="7E6E3FBC"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E4F0E" w:rsidR="002E626F" w:rsidP="0050327D" w:rsidRDefault="002E626F" w14:paraId="563CB14B" w14:textId="77777777">
            <w:pPr>
              <w:pStyle w:val="ListParagraph"/>
              <w:spacing w:before="6" w:after="6" w:line="295" w:lineRule="auto"/>
              <w:ind w:left="0"/>
              <w:jc w:val="both"/>
              <w:rPr>
                <w:szCs w:val="26"/>
              </w:rPr>
            </w:pPr>
            <w:r>
              <w:rPr>
                <w:szCs w:val="26"/>
              </w:rPr>
              <w:t>Step4:</w:t>
            </w:r>
            <w:r>
              <w:t xml:space="preserve"> </w:t>
            </w:r>
            <w:r w:rsidRPr="005E4F0E">
              <w:rPr>
                <w:szCs w:val="26"/>
              </w:rPr>
              <w:t>ZTB_TUAC_FM_</w:t>
            </w:r>
          </w:p>
          <w:p w:rsidR="002E626F" w:rsidP="0050327D" w:rsidRDefault="002E626F" w14:paraId="716A6129" w14:textId="77777777">
            <w:pPr>
              <w:pStyle w:val="ListParagraph"/>
              <w:spacing w:before="6" w:after="6" w:line="295" w:lineRule="auto"/>
              <w:ind w:left="0"/>
              <w:jc w:val="both"/>
              <w:rPr>
                <w:szCs w:val="26"/>
              </w:rPr>
            </w:pPr>
            <w:r w:rsidRPr="005E4F0E">
              <w:rPr>
                <w:szCs w:val="26"/>
              </w:rPr>
              <w:t>ZTB_TUAC_MM</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191E56B6" w14:textId="77777777">
            <w:pPr>
              <w:pStyle w:val="ListParagraph"/>
              <w:spacing w:before="6" w:after="6" w:line="295" w:lineRule="auto"/>
              <w:ind w:left="0"/>
              <w:contextualSpacing w:val="0"/>
              <w:jc w:val="both"/>
              <w:rPr>
                <w:szCs w:val="26"/>
              </w:rPr>
            </w:pPr>
            <w:r>
              <w:rPr>
                <w:szCs w:val="26"/>
              </w:rPr>
              <w:t>Message mapping update ERP tạm ứng</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3BF13E7D" w14:textId="77777777">
            <w:pPr>
              <w:spacing w:before="6" w:after="6" w:line="295" w:lineRule="auto"/>
              <w:jc w:val="both"/>
              <w:rPr>
                <w:szCs w:val="26"/>
              </w:rPr>
            </w:pPr>
            <w:r w:rsidRPr="005E4F0E">
              <w:rPr>
                <w:szCs w:val="26"/>
              </w:rPr>
              <w:t>ZTB_SIG_STG_TUAC_FM</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30F707FE" w14:textId="77777777">
            <w:pPr>
              <w:spacing w:before="6" w:after="6" w:line="295" w:lineRule="auto"/>
              <w:jc w:val="both"/>
              <w:rPr>
                <w:szCs w:val="26"/>
              </w:rPr>
            </w:pPr>
            <w:r>
              <w:rPr>
                <w:szCs w:val="26"/>
              </w:rPr>
              <w:t xml:space="preserve">chuyển đổi dữ liệu thành template script UPDATE field STATUS_INTEGRATION=’S’ vào bảng </w:t>
            </w:r>
            <w:r w:rsidRPr="005E4F0E">
              <w:rPr>
                <w:szCs w:val="26"/>
              </w:rPr>
              <w:t>SAPABAP1.ZTB_SIG_STG_TUAC</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0FFA7929" w14:textId="77777777">
            <w:pPr>
              <w:pStyle w:val="ListParagraph"/>
              <w:spacing w:before="6" w:after="6" w:line="295" w:lineRule="auto"/>
              <w:ind w:left="0"/>
              <w:contextualSpacing w:val="0"/>
              <w:jc w:val="both"/>
              <w:rPr>
                <w:szCs w:val="26"/>
              </w:rPr>
            </w:pPr>
            <w:r>
              <w:rPr>
                <w:szCs w:val="26"/>
              </w:rPr>
              <w:t>Webservice document</w:t>
            </w:r>
          </w:p>
          <w:p w:rsidR="002E626F" w:rsidP="0050327D" w:rsidRDefault="002E626F" w14:paraId="1706E43A" w14:textId="77777777">
            <w:pPr>
              <w:pStyle w:val="ListParagraph"/>
              <w:spacing w:before="6" w:after="6" w:line="295" w:lineRule="auto"/>
              <w:ind w:left="0"/>
              <w:contextualSpacing w:val="0"/>
              <w:jc w:val="both"/>
              <w:rPr>
                <w:szCs w:val="26"/>
              </w:rPr>
            </w:pPr>
          </w:p>
        </w:tc>
      </w:tr>
      <w:tr w:rsidRPr="005D3EFE" w:rsidR="002E626F" w:rsidTr="0050327D" w14:paraId="251B6ED2"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Pr="005E4F0E" w:rsidR="002E626F" w:rsidP="0050327D" w:rsidRDefault="002E626F" w14:paraId="6690181D" w14:textId="77777777">
            <w:pPr>
              <w:pStyle w:val="ListParagraph"/>
              <w:spacing w:before="6" w:after="6" w:line="295" w:lineRule="auto"/>
              <w:ind w:left="0"/>
              <w:jc w:val="both"/>
              <w:rPr>
                <w:szCs w:val="26"/>
              </w:rPr>
            </w:pPr>
            <w:r>
              <w:rPr>
                <w:szCs w:val="26"/>
              </w:rPr>
              <w:t>Step4:</w:t>
            </w:r>
            <w:r>
              <w:t xml:space="preserve"> </w:t>
            </w:r>
            <w:r w:rsidRPr="005E4F0E">
              <w:rPr>
                <w:szCs w:val="26"/>
              </w:rPr>
              <w:t>cc_receiver_jdbc_</w:t>
            </w:r>
          </w:p>
          <w:p w:rsidR="002E626F" w:rsidP="0050327D" w:rsidRDefault="002E626F" w14:paraId="40FA0473" w14:textId="77777777">
            <w:pPr>
              <w:pStyle w:val="ListParagraph"/>
              <w:spacing w:before="6" w:after="6" w:line="295" w:lineRule="auto"/>
              <w:ind w:left="0"/>
              <w:jc w:val="both"/>
              <w:rPr>
                <w:szCs w:val="26"/>
              </w:rPr>
            </w:pPr>
            <w:r w:rsidRPr="005E4F0E">
              <w:rPr>
                <w:szCs w:val="26"/>
              </w:rPr>
              <w:t>hana_erpuat</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5289898A" w14:textId="77777777">
            <w:pPr>
              <w:pStyle w:val="ListParagraph"/>
              <w:spacing w:before="6" w:after="6" w:line="295" w:lineRule="auto"/>
              <w:ind w:left="0"/>
              <w:contextualSpacing w:val="0"/>
              <w:jc w:val="both"/>
              <w:rPr>
                <w:szCs w:val="26"/>
              </w:rPr>
            </w:pPr>
            <w:r>
              <w:rPr>
                <w:szCs w:val="26"/>
              </w:rPr>
              <w:t>Receiver channel communication tích hợp tạm ứng ấn chỉ update erp</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016E6434" w14:textId="77777777">
            <w:pPr>
              <w:spacing w:before="6" w:after="6" w:line="295" w:lineRule="auto"/>
              <w:jc w:val="both"/>
              <w:rPr>
                <w:szCs w:val="26"/>
              </w:rPr>
            </w:pPr>
            <w:r>
              <w:rPr>
                <w:szCs w:val="26"/>
              </w:rPr>
              <w:t>Message mapping update ERP tạm ứng</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0306D60B" w14:textId="77777777">
            <w:pPr>
              <w:spacing w:before="6" w:after="6" w:line="295" w:lineRule="auto"/>
              <w:jc w:val="both"/>
              <w:rPr>
                <w:szCs w:val="26"/>
              </w:rPr>
            </w:pPr>
            <w:r>
              <w:rPr>
                <w:szCs w:val="26"/>
              </w:rPr>
              <w:t>Chuyển template script và apply vào database ERP</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384E0B7C" w14:textId="77777777">
            <w:pPr>
              <w:pStyle w:val="ListParagraph"/>
              <w:spacing w:before="6" w:after="6" w:line="295" w:lineRule="auto"/>
              <w:ind w:left="0"/>
              <w:contextualSpacing w:val="0"/>
              <w:jc w:val="both"/>
              <w:rPr>
                <w:szCs w:val="26"/>
              </w:rPr>
            </w:pPr>
            <w:r>
              <w:rPr>
                <w:szCs w:val="26"/>
              </w:rPr>
              <w:t xml:space="preserve">Update bảng </w:t>
            </w:r>
            <w:r w:rsidRPr="005E4F0E">
              <w:rPr>
                <w:szCs w:val="26"/>
              </w:rPr>
              <w:t>SAPABAP1.ZTB_SIG_STG_TUAC</w:t>
            </w:r>
          </w:p>
        </w:tc>
      </w:tr>
      <w:tr w:rsidRPr="005D3EFE" w:rsidR="002E626F" w:rsidTr="0050327D" w14:paraId="673EF2D1" w14:textId="77777777">
        <w:trPr>
          <w:trHeight w:val="2685"/>
        </w:trPr>
        <w:tc>
          <w:tcPr>
            <w:tcW w:w="688"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2877468E" w14:textId="77777777">
            <w:pPr>
              <w:pStyle w:val="ListParagraph"/>
              <w:spacing w:before="6" w:after="6" w:line="295" w:lineRule="auto"/>
              <w:ind w:left="0"/>
              <w:jc w:val="both"/>
              <w:rPr>
                <w:szCs w:val="26"/>
              </w:rPr>
            </w:pPr>
            <w:r>
              <w:rPr>
                <w:szCs w:val="26"/>
              </w:rPr>
              <w:t>Step4:</w:t>
            </w:r>
            <w:r>
              <w:t xml:space="preserve"> </w:t>
            </w:r>
            <w:r w:rsidRPr="005E4F0E">
              <w:rPr>
                <w:szCs w:val="26"/>
              </w:rPr>
              <w:t>SAPABAP1.ZTB_SIG_STG_TUAC</w:t>
            </w:r>
          </w:p>
        </w:tc>
        <w:tc>
          <w:tcPr>
            <w:tcW w:w="723"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02DA8E61" w14:textId="77777777">
            <w:pPr>
              <w:pStyle w:val="ListParagraph"/>
              <w:spacing w:before="6" w:after="6" w:line="295" w:lineRule="auto"/>
              <w:ind w:left="0"/>
              <w:contextualSpacing w:val="0"/>
              <w:jc w:val="both"/>
              <w:rPr>
                <w:szCs w:val="26"/>
              </w:rPr>
            </w:pPr>
            <w:r>
              <w:rPr>
                <w:szCs w:val="26"/>
              </w:rPr>
              <w:t xml:space="preserve">Bảng dữ liệu ERP </w:t>
            </w:r>
            <w:r w:rsidRPr="005E4F0E">
              <w:rPr>
                <w:szCs w:val="26"/>
              </w:rPr>
              <w:t>SAPABAP1.ZTB_SIG_STG_TUAC</w:t>
            </w:r>
          </w:p>
        </w:tc>
        <w:tc>
          <w:tcPr>
            <w:tcW w:w="875" w:type="pct"/>
            <w:tcBorders>
              <w:top w:val="single" w:color="auto" w:sz="4" w:space="0"/>
              <w:left w:val="single" w:color="auto" w:sz="4" w:space="0"/>
              <w:bottom w:val="single" w:color="auto" w:sz="4" w:space="0"/>
              <w:right w:val="single" w:color="auto" w:sz="4" w:space="0"/>
            </w:tcBorders>
            <w:shd w:val="clear" w:color="auto" w:fill="auto"/>
          </w:tcPr>
          <w:p w:rsidR="002E626F" w:rsidP="0050327D" w:rsidRDefault="002E626F" w14:paraId="1594DC15" w14:textId="77777777">
            <w:pPr>
              <w:spacing w:before="6" w:after="6" w:line="295" w:lineRule="auto"/>
              <w:jc w:val="both"/>
              <w:rPr>
                <w:szCs w:val="26"/>
              </w:rPr>
            </w:pPr>
            <w:r>
              <w:rPr>
                <w:szCs w:val="26"/>
              </w:rPr>
              <w:t>Receiver channel communication tích hợp tạm ứng ấn chỉ update erp</w:t>
            </w:r>
          </w:p>
        </w:tc>
        <w:tc>
          <w:tcPr>
            <w:tcW w:w="1841" w:type="pct"/>
            <w:tcBorders>
              <w:top w:val="single" w:color="auto" w:sz="4" w:space="0"/>
              <w:left w:val="single" w:color="auto" w:sz="4" w:space="0"/>
              <w:bottom w:val="single" w:color="auto" w:sz="4" w:space="0"/>
              <w:right w:val="single" w:color="auto" w:sz="4" w:space="0"/>
            </w:tcBorders>
          </w:tcPr>
          <w:p w:rsidR="002E626F" w:rsidP="0050327D" w:rsidRDefault="002E626F" w14:paraId="0ACBD7FE" w14:textId="77777777">
            <w:pPr>
              <w:spacing w:before="6" w:after="6" w:line="295" w:lineRule="auto"/>
              <w:jc w:val="both"/>
              <w:rPr>
                <w:szCs w:val="26"/>
              </w:rPr>
            </w:pPr>
            <w:r>
              <w:rPr>
                <w:szCs w:val="26"/>
              </w:rPr>
              <w:t xml:space="preserve">Nhận dữ liệu được tích hợp về bảng </w:t>
            </w:r>
            <w:r w:rsidRPr="007A5F82">
              <w:rPr>
                <w:szCs w:val="26"/>
              </w:rPr>
              <w:t>SAPABAP1.ZTB_SIG_STG_TUAC</w:t>
            </w:r>
          </w:p>
        </w:tc>
        <w:tc>
          <w:tcPr>
            <w:tcW w:w="873" w:type="pct"/>
            <w:tcBorders>
              <w:top w:val="single" w:color="auto" w:sz="4" w:space="0"/>
              <w:left w:val="single" w:color="auto" w:sz="4" w:space="0"/>
              <w:bottom w:val="single" w:color="auto" w:sz="4" w:space="0"/>
              <w:right w:val="single" w:color="auto" w:sz="4" w:space="0"/>
            </w:tcBorders>
          </w:tcPr>
          <w:p w:rsidR="002E626F" w:rsidP="0050327D" w:rsidRDefault="002E626F" w14:paraId="4929E4E5" w14:textId="77777777">
            <w:pPr>
              <w:pStyle w:val="ListParagraph"/>
              <w:spacing w:before="6" w:after="6" w:line="295" w:lineRule="auto"/>
              <w:ind w:left="0"/>
              <w:contextualSpacing w:val="0"/>
              <w:jc w:val="both"/>
              <w:rPr>
                <w:szCs w:val="26"/>
              </w:rPr>
            </w:pPr>
            <w:r>
              <w:rPr>
                <w:szCs w:val="26"/>
              </w:rPr>
              <w:t xml:space="preserve">Dữ liệu tích hợp thành công bảng </w:t>
            </w:r>
            <w:r w:rsidRPr="005E4F0E">
              <w:rPr>
                <w:szCs w:val="26"/>
              </w:rPr>
              <w:t>SAPABAP1.ZTB_SIG_STG_TUAC</w:t>
            </w:r>
            <w:r>
              <w:rPr>
                <w:szCs w:val="26"/>
              </w:rPr>
              <w:t xml:space="preserve"> với STATUS_INTEGRATION=’S’</w:t>
            </w:r>
          </w:p>
        </w:tc>
      </w:tr>
    </w:tbl>
    <w:p w:rsidRPr="00521C05" w:rsidR="00521C05" w:rsidP="00323504" w:rsidRDefault="00521C05" w14:paraId="01E77284" w14:textId="3122936C">
      <w:pPr>
        <w:pStyle w:val="ListParagraph"/>
        <w:spacing w:line="295" w:lineRule="auto"/>
        <w:ind w:left="405"/>
        <w:jc w:val="both"/>
        <w:rPr>
          <w:lang w:eastAsia="x-none"/>
        </w:rPr>
      </w:pPr>
    </w:p>
    <w:p w:rsidR="00892B02" w:rsidP="00FC25DB" w:rsidRDefault="00896CF8" w14:paraId="74F61CA8" w14:textId="7F537379">
      <w:pPr>
        <w:pStyle w:val="Heading3"/>
        <w:numPr>
          <w:ilvl w:val="0"/>
          <w:numId w:val="35"/>
        </w:numPr>
      </w:pPr>
      <w:bookmarkStart w:name="_Toc101880862" w:id="243"/>
      <w:commentRangeStart w:id="244"/>
      <w:r>
        <w:t>HƯỚNG DẪN VẬN HÀNH THỦ CÔNG CÁC CHƯƠNG TRÌNH</w:t>
      </w:r>
      <w:r w:rsidR="003B2EFB">
        <w:t xml:space="preserve"> TÍCH HỢP/</w:t>
      </w:r>
      <w:r w:rsidR="007B0220">
        <w:t>ĐÓNG</w:t>
      </w:r>
      <w:r w:rsidR="003B2EFB">
        <w:t xml:space="preserve"> NGÀY </w:t>
      </w:r>
      <w:r>
        <w:t>TRÊN</w:t>
      </w:r>
      <w:r w:rsidRPr="00772CD4" w:rsidR="00892B02">
        <w:t xml:space="preserve"> ERP</w:t>
      </w:r>
      <w:commentRangeEnd w:id="244"/>
      <w:r w:rsidR="003B54A7">
        <w:rPr>
          <w:rStyle w:val="CommentReference"/>
          <w:b w:val="0"/>
          <w:bCs w:val="0"/>
          <w:lang w:val="x-none"/>
        </w:rPr>
        <w:commentReference w:id="244"/>
      </w:r>
      <w:bookmarkEnd w:id="243"/>
    </w:p>
    <w:p w:rsidR="006D3394" w:rsidP="00911383" w:rsidRDefault="006D3394" w14:paraId="20B645FB" w14:textId="77777777">
      <w:pPr>
        <w:spacing w:line="295" w:lineRule="auto"/>
        <w:ind w:firstLine="360"/>
        <w:jc w:val="both"/>
        <w:rPr>
          <w:lang w:eastAsia="x-none"/>
        </w:rPr>
      </w:pPr>
      <w:r>
        <w:rPr>
          <w:lang w:eastAsia="x-none"/>
        </w:rPr>
        <w:t>Ngoài các chương trình tích hợp được đặt lịch tự động trên ERP, có các chương trình tích hợp được thực hiện do User vận hành thủ công, như Tích hợp Tạm ứng ấn chỉ.</w:t>
      </w:r>
    </w:p>
    <w:p w:rsidR="00E13573" w:rsidP="00911383" w:rsidRDefault="006D3394" w14:paraId="0BA765DC" w14:textId="77777777">
      <w:pPr>
        <w:spacing w:line="295" w:lineRule="auto"/>
        <w:ind w:firstLine="360"/>
        <w:jc w:val="both"/>
        <w:rPr>
          <w:lang w:eastAsia="x-none"/>
        </w:rPr>
      </w:pPr>
      <w:r>
        <w:rPr>
          <w:lang w:eastAsia="x-none"/>
        </w:rPr>
        <w:t>Ngoài ra, k</w:t>
      </w:r>
      <w:r w:rsidR="00E13573">
        <w:rPr>
          <w:lang w:eastAsia="x-none"/>
        </w:rPr>
        <w:t xml:space="preserve">hi </w:t>
      </w:r>
      <w:r>
        <w:rPr>
          <w:lang w:eastAsia="x-none"/>
        </w:rPr>
        <w:t xml:space="preserve">luồng tích hợp tự động </w:t>
      </w:r>
      <w:r w:rsidR="00E13573">
        <w:rPr>
          <w:lang w:eastAsia="x-none"/>
        </w:rPr>
        <w:t>có lỗi tích hợp xảy ra (như dữ liệu từ các chương trình ngoài gửi về ERP không đáp ứng thời gian đã đặt lịch tự động, lỗi dữ liệu tích hợp không đẩy vào được ERP)</w:t>
      </w:r>
      <w:r w:rsidR="00690183">
        <w:rPr>
          <w:lang w:eastAsia="x-none"/>
        </w:rPr>
        <w:t>, cán bộ quản trị vận hành cần thực hiện thủ công các chương trình tích hợp.</w:t>
      </w:r>
    </w:p>
    <w:p w:rsidRPr="00E13573" w:rsidR="00690183" w:rsidP="00911383" w:rsidRDefault="00690183" w14:paraId="2FFB5AD3" w14:textId="77777777">
      <w:pPr>
        <w:spacing w:line="295" w:lineRule="auto"/>
        <w:ind w:firstLine="360"/>
        <w:jc w:val="both"/>
        <w:rPr>
          <w:lang w:eastAsia="x-none"/>
        </w:rPr>
      </w:pPr>
      <w:r>
        <w:rPr>
          <w:lang w:eastAsia="x-none"/>
        </w:rPr>
        <w:t>Việc vận hành thủ công cần đảm bảo tuân thủ đúng luồng tích hợp đã nêu ở trên.</w:t>
      </w:r>
    </w:p>
    <w:p w:rsidRPr="006D3394" w:rsidR="006D3394" w:rsidP="00FC25DB" w:rsidRDefault="006D3394" w14:paraId="58D82971" w14:textId="66A9238C">
      <w:pPr>
        <w:pStyle w:val="Heading4"/>
        <w:numPr>
          <w:ilvl w:val="1"/>
          <w:numId w:val="35"/>
        </w:numPr>
        <w:spacing w:line="295" w:lineRule="auto"/>
        <w:jc w:val="both"/>
        <w:rPr>
          <w:sz w:val="26"/>
          <w:szCs w:val="26"/>
        </w:rPr>
      </w:pPr>
      <w:commentRangeStart w:id="245"/>
      <w:r w:rsidRPr="00911383">
        <w:rPr>
          <w:sz w:val="26"/>
          <w:szCs w:val="26"/>
        </w:rPr>
        <w:t>Tích hợp Tạm ứng ấn chỉ</w:t>
      </w:r>
      <w:commentRangeEnd w:id="245"/>
      <w:r w:rsidRPr="00FC25DB" w:rsidR="00D97600">
        <w:rPr>
          <w:sz w:val="26"/>
          <w:szCs w:val="26"/>
        </w:rPr>
        <w:commentReference w:id="245"/>
      </w:r>
      <w:r w:rsidR="00FC25DB">
        <w:rPr>
          <w:sz w:val="26"/>
          <w:szCs w:val="26"/>
          <w:lang w:val="en-US"/>
        </w:rPr>
        <w:t xml:space="preserve"> (Core cũ)</w:t>
      </w:r>
    </w:p>
    <w:p w:rsidR="006D3394" w:rsidP="00911383" w:rsidRDefault="00022807" w14:paraId="77BAB741" w14:textId="77777777">
      <w:pPr>
        <w:spacing w:line="295" w:lineRule="auto"/>
        <w:jc w:val="both"/>
      </w:pPr>
      <w:r w:rsidRPr="00B64292">
        <w:rPr>
          <w:b/>
          <w:bCs/>
          <w:u w:val="single"/>
          <w:lang w:eastAsia="x-none"/>
        </w:rPr>
        <w:t>Điều kiện</w:t>
      </w:r>
      <w:r>
        <w:rPr>
          <w:b/>
          <w:bCs/>
          <w:lang w:eastAsia="x-none"/>
        </w:rPr>
        <w:t xml:space="preserve">: </w:t>
      </w:r>
      <w:r>
        <w:t>Giao dịch tạm ứng ấn chỉ t</w:t>
      </w:r>
      <w:r w:rsidR="00702173">
        <w:t>ại</w:t>
      </w:r>
      <w:r w:rsidRPr="00592476">
        <w:t xml:space="preserve"> ERP</w:t>
      </w:r>
      <w:r w:rsidR="00702173">
        <w:t xml:space="preserve"> được thực hiện.</w:t>
      </w:r>
    </w:p>
    <w:p w:rsidR="00702173" w:rsidP="00911383" w:rsidRDefault="00702173" w14:paraId="51152555" w14:textId="77777777">
      <w:pPr>
        <w:spacing w:line="295" w:lineRule="auto"/>
        <w:jc w:val="both"/>
        <w:rPr>
          <w:lang w:eastAsia="x-none"/>
        </w:rPr>
      </w:pPr>
      <w:r w:rsidRPr="00B64292">
        <w:rPr>
          <w:b/>
          <w:bCs/>
          <w:u w:val="single"/>
          <w:lang w:eastAsia="x-none"/>
        </w:rPr>
        <w:t>Thực hiện</w:t>
      </w:r>
      <w:r>
        <w:rPr>
          <w:lang w:eastAsia="x-none"/>
        </w:rPr>
        <w:t>:</w:t>
      </w:r>
    </w:p>
    <w:p w:rsidR="00702173" w:rsidP="00911383" w:rsidRDefault="00702173" w14:paraId="33461D4C" w14:textId="77777777">
      <w:pPr>
        <w:spacing w:line="295" w:lineRule="auto"/>
        <w:jc w:val="both"/>
        <w:rPr>
          <w:b/>
          <w:bCs/>
        </w:rPr>
      </w:pPr>
      <w:r>
        <w:t xml:space="preserve">T-code: </w:t>
      </w:r>
      <w:r w:rsidRPr="00702173">
        <w:rPr>
          <w:b/>
          <w:bCs/>
        </w:rPr>
        <w:t>MIGO</w:t>
      </w:r>
    </w:p>
    <w:p w:rsidR="00702173" w:rsidP="00911383" w:rsidRDefault="00702173" w14:paraId="23DECA46" w14:textId="77777777">
      <w:pPr>
        <w:spacing w:line="295" w:lineRule="auto"/>
        <w:jc w:val="both"/>
      </w:pPr>
      <w:r>
        <w:t xml:space="preserve">+ </w:t>
      </w:r>
      <w:commentRangeStart w:id="246"/>
      <w:r>
        <w:t>Giao dịch viên thực hiện Park giao dịch =&gt; ERP đẩy giao dịch vào bảng STG với trạng thái = V</w:t>
      </w:r>
      <w:r w:rsidR="002E58DA">
        <w:t>.</w:t>
      </w:r>
      <w:commentRangeEnd w:id="246"/>
      <w:r w:rsidR="009371AC">
        <w:rPr>
          <w:rStyle w:val="CommentReference"/>
          <w:lang w:val="x-none" w:eastAsia="x-none"/>
        </w:rPr>
        <w:commentReference w:id="246"/>
      </w:r>
    </w:p>
    <w:p w:rsidR="00702173" w:rsidP="00911383" w:rsidRDefault="00702173" w14:paraId="350294DB" w14:textId="77777777">
      <w:pPr>
        <w:spacing w:line="295" w:lineRule="auto"/>
        <w:jc w:val="both"/>
      </w:pPr>
      <w:r>
        <w:t>+ Kiểm soát viên thực hiện Post giao dịch =&gt; ERP cập nhật trạng thái giao dịch trên bảng STG từ V thành P.</w:t>
      </w:r>
    </w:p>
    <w:p w:rsidR="00702173" w:rsidP="00911383" w:rsidRDefault="00702173" w14:paraId="3F155C97" w14:textId="77777777">
      <w:pPr>
        <w:spacing w:line="295" w:lineRule="auto"/>
        <w:jc w:val="both"/>
      </w:pPr>
      <w:r>
        <w:t xml:space="preserve">+ Core quét dữ liệu trên bảng STG </w:t>
      </w:r>
      <w:commentRangeStart w:id="247"/>
      <w:r w:rsidRPr="00592476">
        <w:t xml:space="preserve">2 lần/ngày </w:t>
      </w:r>
      <w:commentRangeEnd w:id="247"/>
      <w:r w:rsidR="00FE182F">
        <w:rPr>
          <w:rStyle w:val="CommentReference"/>
          <w:lang w:val="x-none" w:eastAsia="x-none"/>
        </w:rPr>
        <w:commentReference w:id="247"/>
      </w:r>
      <w:r w:rsidRPr="00592476">
        <w:t xml:space="preserve">và </w:t>
      </w:r>
      <w:r w:rsidR="00A52CC2">
        <w:t>update lại trạng thái tích hợp là</w:t>
      </w:r>
      <w:r w:rsidRPr="00592476">
        <w:t xml:space="preserve"> Y (</w:t>
      </w:r>
      <w:r>
        <w:t xml:space="preserve">nếu tích hợp thành công) hoặc </w:t>
      </w:r>
      <w:r w:rsidR="00A52CC2">
        <w:t>là</w:t>
      </w:r>
      <w:r>
        <w:t xml:space="preserve"> F (nếu tích hợp lỗi).</w:t>
      </w:r>
    </w:p>
    <w:p w:rsidR="001B5117" w:rsidP="00911383" w:rsidRDefault="00702173" w14:paraId="318DEE30" w14:textId="77777777">
      <w:pPr>
        <w:spacing w:line="295" w:lineRule="auto"/>
        <w:jc w:val="both"/>
      </w:pPr>
      <w:r w:rsidRPr="00702173">
        <w:rPr>
          <w:b/>
          <w:bCs/>
          <w:u w:val="single"/>
        </w:rPr>
        <w:t>Kết quả</w:t>
      </w:r>
      <w:r>
        <w:t xml:space="preserve">: </w:t>
      </w:r>
    </w:p>
    <w:p w:rsidR="001B5117" w:rsidP="00911383" w:rsidRDefault="001B5117" w14:paraId="2CF77F68" w14:textId="752F40C2">
      <w:pPr>
        <w:spacing w:line="295" w:lineRule="auto"/>
        <w:jc w:val="both"/>
      </w:pPr>
      <w:r>
        <w:t>+ Các lỗi phát sinh khi đẩy dữ liệu từ ERP ra</w:t>
      </w:r>
      <w:r w:rsidR="00A52CC2">
        <w:t xml:space="preserve"> bảng</w:t>
      </w:r>
      <w:r>
        <w:t xml:space="preserve"> STG </w:t>
      </w:r>
      <w:r w:rsidR="00A52CC2">
        <w:t>(</w:t>
      </w:r>
      <w:commentRangeStart w:id="248"/>
      <w:r w:rsidRPr="00EE1196" w:rsidR="00A52CC2">
        <w:rPr>
          <w:b/>
          <w:bCs/>
          <w:szCs w:val="26"/>
        </w:rPr>
        <w:t>ZTB_</w:t>
      </w:r>
      <w:ins w:author="minhdd" w:date="2021-07-13T17:14:00Z" w:id="249">
        <w:r w:rsidR="00E50658">
          <w:rPr>
            <w:b/>
            <w:bCs/>
            <w:szCs w:val="26"/>
          </w:rPr>
          <w:t>SIG_</w:t>
        </w:r>
      </w:ins>
      <w:r w:rsidRPr="00EE1196" w:rsidR="00A52CC2">
        <w:rPr>
          <w:b/>
          <w:bCs/>
          <w:szCs w:val="26"/>
        </w:rPr>
        <w:t>STG_TUAC</w:t>
      </w:r>
      <w:commentRangeEnd w:id="248"/>
      <w:r w:rsidR="00E50658">
        <w:rPr>
          <w:rStyle w:val="CommentReference"/>
          <w:lang w:val="x-none" w:eastAsia="x-none"/>
        </w:rPr>
        <w:commentReference w:id="248"/>
      </w:r>
      <w:r w:rsidR="00A52CC2">
        <w:rPr>
          <w:b/>
          <w:bCs/>
          <w:szCs w:val="26"/>
        </w:rPr>
        <w:t>)</w:t>
      </w:r>
      <w:r w:rsidR="00A52CC2">
        <w:t xml:space="preserve"> </w:t>
      </w:r>
      <w:r>
        <w:t>được lưu trong bảng STG.</w:t>
      </w:r>
    </w:p>
    <w:p w:rsidR="00702173" w:rsidP="00911383" w:rsidRDefault="001B5117" w14:paraId="2DDF75B3" w14:textId="77777777">
      <w:pPr>
        <w:spacing w:line="295" w:lineRule="auto"/>
        <w:jc w:val="both"/>
      </w:pPr>
      <w:r>
        <w:t xml:space="preserve">+ </w:t>
      </w:r>
      <w:r w:rsidR="00702173">
        <w:t xml:space="preserve">Bảng STG của tạm ứng ấn chỉ có trạng thái tích hợp </w:t>
      </w:r>
      <w:r>
        <w:t xml:space="preserve">tại Core là </w:t>
      </w:r>
      <w:r w:rsidR="00702173">
        <w:t>Y</w:t>
      </w:r>
      <w:r>
        <w:t xml:space="preserve"> (Thành công)</w:t>
      </w:r>
      <w:r w:rsidR="00702173">
        <w:t xml:space="preserve"> hoặc F</w:t>
      </w:r>
      <w:r>
        <w:t xml:space="preserve"> (Lỗi)</w:t>
      </w:r>
      <w:r w:rsidR="002E58DA">
        <w:t>.</w:t>
      </w:r>
    </w:p>
    <w:p w:rsidRPr="00284232" w:rsidR="007F21C8" w:rsidP="00FC25DB" w:rsidRDefault="00284232" w14:paraId="70B3215A" w14:textId="77777777">
      <w:pPr>
        <w:pStyle w:val="Heading4"/>
        <w:numPr>
          <w:ilvl w:val="1"/>
          <w:numId w:val="35"/>
        </w:numPr>
        <w:spacing w:line="295" w:lineRule="auto"/>
        <w:jc w:val="both"/>
        <w:rPr>
          <w:sz w:val="26"/>
          <w:szCs w:val="26"/>
        </w:rPr>
      </w:pPr>
      <w:r w:rsidRPr="00911383">
        <w:rPr>
          <w:sz w:val="26"/>
          <w:szCs w:val="26"/>
        </w:rPr>
        <w:t>Tích hợp danh mục chi nhánh từ Core</w:t>
      </w:r>
    </w:p>
    <w:p w:rsidR="009C4BA3" w:rsidP="00911383" w:rsidRDefault="009C4BA3" w14:paraId="231364EB" w14:textId="77777777">
      <w:pPr>
        <w:spacing w:line="295" w:lineRule="auto"/>
        <w:jc w:val="both"/>
        <w:rPr>
          <w:szCs w:val="26"/>
        </w:rPr>
      </w:pPr>
      <w:r w:rsidRPr="00B64292">
        <w:rPr>
          <w:b/>
          <w:bCs/>
          <w:u w:val="single"/>
          <w:lang w:eastAsia="x-none"/>
        </w:rPr>
        <w:t>Điều kiện</w:t>
      </w:r>
      <w:r>
        <w:rPr>
          <w:b/>
          <w:bCs/>
          <w:lang w:eastAsia="x-none"/>
        </w:rPr>
        <w:t xml:space="preserve">: </w:t>
      </w:r>
      <w:r w:rsidRPr="005D3EFE" w:rsidR="00B64292">
        <w:rPr>
          <w:szCs w:val="26"/>
        </w:rPr>
        <w:t>Trên bảng cờ tích hợp của dữ liệu chi nhánh Core, cờ ERP_VCB = Y</w:t>
      </w:r>
    </w:p>
    <w:p w:rsidR="00B64292" w:rsidP="00911383" w:rsidRDefault="00B64292" w14:paraId="3A136283" w14:textId="77777777">
      <w:pPr>
        <w:spacing w:line="295" w:lineRule="auto"/>
        <w:jc w:val="both"/>
        <w:rPr>
          <w:lang w:eastAsia="x-none"/>
        </w:rPr>
      </w:pPr>
      <w:r w:rsidRPr="00B64292">
        <w:rPr>
          <w:b/>
          <w:bCs/>
          <w:u w:val="single"/>
          <w:lang w:eastAsia="x-none"/>
        </w:rPr>
        <w:t>Thực hiện</w:t>
      </w:r>
      <w:r>
        <w:rPr>
          <w:lang w:eastAsia="x-none"/>
        </w:rPr>
        <w:t>:</w:t>
      </w:r>
    </w:p>
    <w:p w:rsidR="00B64292" w:rsidP="00911383" w:rsidRDefault="00B64292" w14:paraId="14B71EF3" w14:textId="77777777">
      <w:pPr>
        <w:spacing w:line="295" w:lineRule="auto"/>
        <w:jc w:val="both"/>
        <w:rPr>
          <w:b/>
          <w:bCs/>
          <w:lang w:eastAsia="x-none"/>
        </w:rPr>
      </w:pPr>
      <w:r>
        <w:rPr>
          <w:lang w:eastAsia="x-none"/>
        </w:rPr>
        <w:t xml:space="preserve">T-code: </w:t>
      </w:r>
      <w:r w:rsidRPr="009C4BA3">
        <w:rPr>
          <w:b/>
          <w:bCs/>
          <w:lang w:eastAsia="x-none"/>
        </w:rPr>
        <w:t>Z_TH_DV_CORE</w:t>
      </w:r>
      <w:r>
        <w:rPr>
          <w:b/>
          <w:bCs/>
          <w:lang w:eastAsia="x-none"/>
        </w:rPr>
        <w:t>.</w:t>
      </w:r>
    </w:p>
    <w:p w:rsidR="00B64292" w:rsidP="00911383" w:rsidRDefault="00B64292" w14:paraId="502AFE35" w14:textId="77777777">
      <w:pPr>
        <w:spacing w:line="295" w:lineRule="auto"/>
        <w:jc w:val="both"/>
        <w:rPr>
          <w:lang w:eastAsia="x-none"/>
        </w:rPr>
      </w:pPr>
      <w:r w:rsidRPr="00B64292">
        <w:rPr>
          <w:lang w:eastAsia="x-none"/>
        </w:rPr>
        <w:t xml:space="preserve">Hệ thống báo: </w:t>
      </w:r>
      <w:r>
        <w:rPr>
          <w:lang w:eastAsia="x-none"/>
        </w:rPr>
        <w:t>“</w:t>
      </w:r>
      <w:r w:rsidRPr="00B64292">
        <w:rPr>
          <w:lang w:eastAsia="x-none"/>
        </w:rPr>
        <w:t>Tích hợp thành công</w:t>
      </w:r>
      <w:r>
        <w:rPr>
          <w:lang w:eastAsia="x-none"/>
        </w:rPr>
        <w:t>”.</w:t>
      </w:r>
    </w:p>
    <w:p w:rsidR="00B64292" w:rsidP="00911383" w:rsidRDefault="00B64292" w14:paraId="1C671E5C" w14:textId="77777777">
      <w:pPr>
        <w:spacing w:line="295" w:lineRule="auto"/>
        <w:jc w:val="both"/>
        <w:rPr>
          <w:lang w:eastAsia="x-none"/>
        </w:rPr>
      </w:pPr>
      <w:r w:rsidRPr="00B64292">
        <w:rPr>
          <w:b/>
          <w:bCs/>
          <w:u w:val="single"/>
          <w:lang w:eastAsia="x-none"/>
        </w:rPr>
        <w:t>Kết quả</w:t>
      </w:r>
      <w:r>
        <w:rPr>
          <w:lang w:eastAsia="x-none"/>
        </w:rPr>
        <w:t xml:space="preserve">: </w:t>
      </w:r>
    </w:p>
    <w:p w:rsidR="00B64292" w:rsidP="00911383" w:rsidRDefault="00B64292" w14:paraId="3B046080" w14:textId="77777777">
      <w:pPr>
        <w:spacing w:line="295" w:lineRule="auto"/>
        <w:jc w:val="both"/>
        <w:rPr>
          <w:szCs w:val="26"/>
        </w:rPr>
      </w:pPr>
      <w:r>
        <w:rPr>
          <w:lang w:eastAsia="x-none"/>
        </w:rPr>
        <w:t xml:space="preserve">+ </w:t>
      </w:r>
      <w:r w:rsidRPr="005D3EFE">
        <w:rPr>
          <w:szCs w:val="26"/>
        </w:rPr>
        <w:t>Trên bảng cờ tích hợp của dữ liệu chi nhánh Core, cờ ERP_</w:t>
      </w:r>
      <w:r>
        <w:rPr>
          <w:szCs w:val="26"/>
        </w:rPr>
        <w:t>FIS</w:t>
      </w:r>
      <w:r w:rsidRPr="005D3EFE">
        <w:rPr>
          <w:szCs w:val="26"/>
        </w:rPr>
        <w:t xml:space="preserve"> = Y</w:t>
      </w:r>
    </w:p>
    <w:p w:rsidR="00B64292" w:rsidP="00911383" w:rsidRDefault="00B64292" w14:paraId="31F6E75E" w14:textId="77777777">
      <w:pPr>
        <w:spacing w:line="295" w:lineRule="auto"/>
        <w:jc w:val="both"/>
        <w:rPr>
          <w:b/>
          <w:bCs/>
          <w:szCs w:val="26"/>
        </w:rPr>
      </w:pPr>
      <w:r>
        <w:rPr>
          <w:szCs w:val="26"/>
        </w:rPr>
        <w:t xml:space="preserve">+ Cán bộ phụ trách kiểm tra bảng map chi nhánh Core – ERP tại T-code: </w:t>
      </w:r>
      <w:r w:rsidRPr="00B64292">
        <w:rPr>
          <w:b/>
          <w:bCs/>
          <w:szCs w:val="26"/>
        </w:rPr>
        <w:t>ZDVCORE</w:t>
      </w:r>
    </w:p>
    <w:p w:rsidRPr="00911383" w:rsidR="00172091" w:rsidP="00FC25DB" w:rsidRDefault="00172091" w14:paraId="6816C4F5" w14:textId="77777777">
      <w:pPr>
        <w:pStyle w:val="Heading4"/>
        <w:numPr>
          <w:ilvl w:val="1"/>
          <w:numId w:val="35"/>
        </w:numPr>
        <w:spacing w:line="295" w:lineRule="auto"/>
        <w:jc w:val="both"/>
        <w:rPr>
          <w:sz w:val="26"/>
          <w:szCs w:val="26"/>
        </w:rPr>
      </w:pPr>
      <w:r w:rsidRPr="00911383">
        <w:rPr>
          <w:sz w:val="26"/>
          <w:szCs w:val="26"/>
        </w:rPr>
        <w:t>Tích hợp đơn vị, phòng ban từ nguồn HRM</w:t>
      </w:r>
    </w:p>
    <w:p w:rsidR="00172091" w:rsidP="00911383" w:rsidRDefault="00172091" w14:paraId="4C8ED39A" w14:textId="77777777">
      <w:pPr>
        <w:spacing w:line="295" w:lineRule="auto"/>
        <w:jc w:val="both"/>
        <w:rPr>
          <w:szCs w:val="26"/>
        </w:rPr>
      </w:pPr>
      <w:r w:rsidRPr="00B64292">
        <w:rPr>
          <w:b/>
          <w:bCs/>
          <w:u w:val="single"/>
          <w:lang w:eastAsia="x-none"/>
        </w:rPr>
        <w:t>Điều kiện</w:t>
      </w:r>
      <w:r>
        <w:rPr>
          <w:b/>
          <w:bCs/>
          <w:lang w:eastAsia="x-none"/>
        </w:rPr>
        <w:t xml:space="preserve">: </w:t>
      </w:r>
      <w:r w:rsidRPr="005D3EFE">
        <w:rPr>
          <w:szCs w:val="26"/>
        </w:rPr>
        <w:t>Trên bảng cờ tích hợp của dữ liệu phòng ban HRM, cờ ERP_VCB = Y</w:t>
      </w:r>
    </w:p>
    <w:p w:rsidR="00172091" w:rsidP="00911383" w:rsidRDefault="00172091" w14:paraId="1E58AAAA" w14:textId="77777777">
      <w:pPr>
        <w:spacing w:line="295" w:lineRule="auto"/>
        <w:jc w:val="both"/>
        <w:rPr>
          <w:lang w:eastAsia="x-none"/>
        </w:rPr>
      </w:pPr>
      <w:r w:rsidRPr="00B64292">
        <w:rPr>
          <w:b/>
          <w:bCs/>
          <w:u w:val="single"/>
          <w:lang w:eastAsia="x-none"/>
        </w:rPr>
        <w:t>Thực hiện</w:t>
      </w:r>
      <w:r>
        <w:rPr>
          <w:lang w:eastAsia="x-none"/>
        </w:rPr>
        <w:t>:</w:t>
      </w:r>
    </w:p>
    <w:p w:rsidR="00172091" w:rsidP="00911383" w:rsidRDefault="00172091" w14:paraId="4A980EEE" w14:textId="77777777">
      <w:pPr>
        <w:spacing w:line="295" w:lineRule="auto"/>
        <w:jc w:val="both"/>
        <w:rPr>
          <w:b/>
          <w:bCs/>
          <w:lang w:eastAsia="x-none"/>
        </w:rPr>
      </w:pPr>
      <w:r>
        <w:rPr>
          <w:lang w:eastAsia="x-none"/>
        </w:rPr>
        <w:t xml:space="preserve">T-code: </w:t>
      </w:r>
      <w:r w:rsidRPr="009C4BA3">
        <w:rPr>
          <w:b/>
          <w:bCs/>
          <w:lang w:eastAsia="x-none"/>
        </w:rPr>
        <w:t>Z_TH_</w:t>
      </w:r>
      <w:r w:rsidR="000F07EC">
        <w:rPr>
          <w:b/>
          <w:bCs/>
          <w:lang w:eastAsia="x-none"/>
        </w:rPr>
        <w:t>PB_HR</w:t>
      </w:r>
      <w:r>
        <w:rPr>
          <w:b/>
          <w:bCs/>
          <w:lang w:eastAsia="x-none"/>
        </w:rPr>
        <w:t>.</w:t>
      </w:r>
    </w:p>
    <w:p w:rsidR="00172091" w:rsidP="00911383" w:rsidRDefault="00172091" w14:paraId="46818BC4" w14:textId="77777777">
      <w:pPr>
        <w:spacing w:line="295" w:lineRule="auto"/>
        <w:jc w:val="both"/>
        <w:rPr>
          <w:lang w:eastAsia="x-none"/>
        </w:rPr>
      </w:pPr>
      <w:r w:rsidRPr="00B64292">
        <w:rPr>
          <w:lang w:eastAsia="x-none"/>
        </w:rPr>
        <w:t xml:space="preserve">Hệ thống báo: </w:t>
      </w:r>
      <w:r>
        <w:rPr>
          <w:lang w:eastAsia="x-none"/>
        </w:rPr>
        <w:t>“</w:t>
      </w:r>
      <w:r w:rsidRPr="00B64292">
        <w:rPr>
          <w:lang w:eastAsia="x-none"/>
        </w:rPr>
        <w:t>Tích hợp thành công</w:t>
      </w:r>
      <w:r>
        <w:rPr>
          <w:lang w:eastAsia="x-none"/>
        </w:rPr>
        <w:t>”.</w:t>
      </w:r>
    </w:p>
    <w:p w:rsidR="00172091" w:rsidP="00911383" w:rsidRDefault="00172091" w14:paraId="72DBA6BB" w14:textId="77777777">
      <w:pPr>
        <w:spacing w:line="295" w:lineRule="auto"/>
        <w:jc w:val="both"/>
        <w:rPr>
          <w:lang w:eastAsia="x-none"/>
        </w:rPr>
      </w:pPr>
      <w:r w:rsidRPr="00B64292">
        <w:rPr>
          <w:b/>
          <w:bCs/>
          <w:u w:val="single"/>
          <w:lang w:eastAsia="x-none"/>
        </w:rPr>
        <w:t>Kết quả</w:t>
      </w:r>
      <w:r>
        <w:rPr>
          <w:lang w:eastAsia="x-none"/>
        </w:rPr>
        <w:t xml:space="preserve">: </w:t>
      </w:r>
    </w:p>
    <w:p w:rsidR="00172091" w:rsidP="00911383" w:rsidRDefault="00172091" w14:paraId="6F984D8A" w14:textId="77777777">
      <w:pPr>
        <w:spacing w:line="295" w:lineRule="auto"/>
        <w:jc w:val="both"/>
        <w:rPr>
          <w:szCs w:val="26"/>
        </w:rPr>
      </w:pPr>
      <w:r>
        <w:rPr>
          <w:lang w:eastAsia="x-none"/>
        </w:rPr>
        <w:t xml:space="preserve">+ </w:t>
      </w:r>
      <w:r w:rsidRPr="005D3EFE">
        <w:rPr>
          <w:szCs w:val="26"/>
        </w:rPr>
        <w:t xml:space="preserve">Trên bảng cờ tích hợp của </w:t>
      </w:r>
      <w:r w:rsidRPr="005D3EFE" w:rsidR="000F07EC">
        <w:rPr>
          <w:szCs w:val="26"/>
        </w:rPr>
        <w:t>dữ liệu phòng ban HRM</w:t>
      </w:r>
      <w:r w:rsidRPr="005D3EFE">
        <w:rPr>
          <w:szCs w:val="26"/>
        </w:rPr>
        <w:t>, cờ ERP_</w:t>
      </w:r>
      <w:r>
        <w:rPr>
          <w:szCs w:val="26"/>
        </w:rPr>
        <w:t>FIS</w:t>
      </w:r>
      <w:r w:rsidRPr="005D3EFE">
        <w:rPr>
          <w:szCs w:val="26"/>
        </w:rPr>
        <w:t xml:space="preserve"> = Y</w:t>
      </w:r>
    </w:p>
    <w:p w:rsidR="00172091" w:rsidP="00911383" w:rsidRDefault="00172091" w14:paraId="40E39FD8" w14:textId="77777777">
      <w:pPr>
        <w:spacing w:line="295" w:lineRule="auto"/>
        <w:jc w:val="both"/>
        <w:rPr>
          <w:b/>
          <w:bCs/>
          <w:szCs w:val="26"/>
        </w:rPr>
      </w:pPr>
      <w:r>
        <w:rPr>
          <w:szCs w:val="26"/>
        </w:rPr>
        <w:t xml:space="preserve">+ Cán bộ phụ trách kiểm tra bảng map </w:t>
      </w:r>
      <w:r w:rsidR="000F07EC">
        <w:rPr>
          <w:szCs w:val="26"/>
        </w:rPr>
        <w:t>phòng ban HR</w:t>
      </w:r>
      <w:r>
        <w:rPr>
          <w:szCs w:val="26"/>
        </w:rPr>
        <w:t xml:space="preserve"> – ERP tại T-code: </w:t>
      </w:r>
      <w:r w:rsidR="000F07EC">
        <w:rPr>
          <w:b/>
          <w:bCs/>
          <w:szCs w:val="26"/>
        </w:rPr>
        <w:t>ZPBHR.</w:t>
      </w:r>
    </w:p>
    <w:p w:rsidRPr="00911383" w:rsidR="008763AC" w:rsidP="00FC25DB" w:rsidRDefault="008763AC" w14:paraId="7777ECEB" w14:textId="77777777">
      <w:pPr>
        <w:pStyle w:val="Heading4"/>
        <w:numPr>
          <w:ilvl w:val="1"/>
          <w:numId w:val="35"/>
        </w:numPr>
        <w:spacing w:line="295" w:lineRule="auto"/>
        <w:jc w:val="both"/>
        <w:rPr>
          <w:sz w:val="26"/>
          <w:szCs w:val="26"/>
        </w:rPr>
      </w:pPr>
      <w:r w:rsidRPr="00911383">
        <w:rPr>
          <w:sz w:val="26"/>
          <w:szCs w:val="26"/>
        </w:rPr>
        <w:t>Tích hợp nhân viên từ nguồn HRM</w:t>
      </w:r>
    </w:p>
    <w:p w:rsidR="008763AC" w:rsidP="00911383" w:rsidRDefault="008763AC" w14:paraId="4EC8F033" w14:textId="77777777">
      <w:pPr>
        <w:spacing w:line="295" w:lineRule="auto"/>
        <w:jc w:val="both"/>
        <w:rPr>
          <w:szCs w:val="26"/>
        </w:rPr>
      </w:pPr>
      <w:r w:rsidRPr="00B64292">
        <w:rPr>
          <w:b/>
          <w:bCs/>
          <w:u w:val="single"/>
          <w:lang w:eastAsia="x-none"/>
        </w:rPr>
        <w:t>Điều kiện</w:t>
      </w:r>
      <w:r>
        <w:rPr>
          <w:b/>
          <w:bCs/>
          <w:lang w:eastAsia="x-none"/>
        </w:rPr>
        <w:t xml:space="preserve">: </w:t>
      </w:r>
      <w:r w:rsidRPr="005D3EFE">
        <w:rPr>
          <w:szCs w:val="26"/>
        </w:rPr>
        <w:t xml:space="preserve">Trên bảng cờ tích hợp của dữ liệu </w:t>
      </w:r>
      <w:r>
        <w:rPr>
          <w:szCs w:val="26"/>
        </w:rPr>
        <w:t>nhân viên</w:t>
      </w:r>
      <w:r w:rsidRPr="005D3EFE">
        <w:rPr>
          <w:szCs w:val="26"/>
        </w:rPr>
        <w:t xml:space="preserve"> HRM, cờ ERP_VCB = Y</w:t>
      </w:r>
    </w:p>
    <w:p w:rsidR="008763AC" w:rsidP="00911383" w:rsidRDefault="008763AC" w14:paraId="0DB3C60C" w14:textId="77777777">
      <w:pPr>
        <w:spacing w:line="295" w:lineRule="auto"/>
        <w:jc w:val="both"/>
        <w:rPr>
          <w:lang w:eastAsia="x-none"/>
        </w:rPr>
      </w:pPr>
      <w:r w:rsidRPr="00B64292">
        <w:rPr>
          <w:b/>
          <w:bCs/>
          <w:u w:val="single"/>
          <w:lang w:eastAsia="x-none"/>
        </w:rPr>
        <w:t>Thực hiện</w:t>
      </w:r>
      <w:r>
        <w:rPr>
          <w:lang w:eastAsia="x-none"/>
        </w:rPr>
        <w:t>:</w:t>
      </w:r>
    </w:p>
    <w:p w:rsidR="008763AC" w:rsidP="00911383" w:rsidRDefault="008763AC" w14:paraId="44C174F4" w14:textId="77777777">
      <w:pPr>
        <w:spacing w:line="295" w:lineRule="auto"/>
        <w:jc w:val="both"/>
        <w:rPr>
          <w:b/>
          <w:bCs/>
          <w:lang w:eastAsia="x-none"/>
        </w:rPr>
      </w:pPr>
      <w:r>
        <w:rPr>
          <w:lang w:eastAsia="x-none"/>
        </w:rPr>
        <w:t xml:space="preserve">T-code: </w:t>
      </w:r>
      <w:r w:rsidRPr="009C4BA3">
        <w:rPr>
          <w:b/>
          <w:bCs/>
          <w:lang w:eastAsia="x-none"/>
        </w:rPr>
        <w:t>Z_TH_</w:t>
      </w:r>
      <w:r>
        <w:rPr>
          <w:b/>
          <w:bCs/>
          <w:lang w:eastAsia="x-none"/>
        </w:rPr>
        <w:t>NV.</w:t>
      </w:r>
    </w:p>
    <w:p w:rsidR="008763AC" w:rsidP="00911383" w:rsidRDefault="008763AC" w14:paraId="4CB09021" w14:textId="77777777">
      <w:pPr>
        <w:spacing w:line="295" w:lineRule="auto"/>
        <w:jc w:val="both"/>
        <w:rPr>
          <w:lang w:eastAsia="x-none"/>
        </w:rPr>
      </w:pPr>
      <w:r w:rsidRPr="00B64292">
        <w:rPr>
          <w:lang w:eastAsia="x-none"/>
        </w:rPr>
        <w:t xml:space="preserve">Hệ thống báo: </w:t>
      </w:r>
      <w:r>
        <w:rPr>
          <w:lang w:eastAsia="x-none"/>
        </w:rPr>
        <w:t>“</w:t>
      </w:r>
      <w:r w:rsidRPr="00B64292">
        <w:rPr>
          <w:lang w:eastAsia="x-none"/>
        </w:rPr>
        <w:t>Tích hợp thành công</w:t>
      </w:r>
      <w:r>
        <w:rPr>
          <w:lang w:eastAsia="x-none"/>
        </w:rPr>
        <w:t>”.</w:t>
      </w:r>
    </w:p>
    <w:p w:rsidR="008763AC" w:rsidP="00911383" w:rsidRDefault="008763AC" w14:paraId="2C961383" w14:textId="77777777">
      <w:pPr>
        <w:spacing w:line="295" w:lineRule="auto"/>
        <w:jc w:val="both"/>
        <w:rPr>
          <w:lang w:eastAsia="x-none"/>
        </w:rPr>
      </w:pPr>
      <w:r w:rsidRPr="00B64292">
        <w:rPr>
          <w:b/>
          <w:bCs/>
          <w:u w:val="single"/>
          <w:lang w:eastAsia="x-none"/>
        </w:rPr>
        <w:t>Kết quả</w:t>
      </w:r>
      <w:r>
        <w:rPr>
          <w:lang w:eastAsia="x-none"/>
        </w:rPr>
        <w:t xml:space="preserve">: </w:t>
      </w:r>
    </w:p>
    <w:p w:rsidR="008763AC" w:rsidP="00911383" w:rsidRDefault="008763AC" w14:paraId="1477540C" w14:textId="77777777">
      <w:pPr>
        <w:spacing w:line="295" w:lineRule="auto"/>
        <w:jc w:val="both"/>
        <w:rPr>
          <w:szCs w:val="26"/>
        </w:rPr>
      </w:pPr>
      <w:r>
        <w:rPr>
          <w:lang w:eastAsia="x-none"/>
        </w:rPr>
        <w:t xml:space="preserve">+ </w:t>
      </w:r>
      <w:r w:rsidRPr="005D3EFE">
        <w:rPr>
          <w:szCs w:val="26"/>
        </w:rPr>
        <w:t xml:space="preserve">Trên bảng cờ tích hợp của dữ liệu </w:t>
      </w:r>
      <w:r>
        <w:rPr>
          <w:szCs w:val="26"/>
        </w:rPr>
        <w:t>nhân viên</w:t>
      </w:r>
      <w:r w:rsidRPr="005D3EFE">
        <w:rPr>
          <w:szCs w:val="26"/>
        </w:rPr>
        <w:t xml:space="preserve"> HRM, cờ ERP_</w:t>
      </w:r>
      <w:r>
        <w:rPr>
          <w:szCs w:val="26"/>
        </w:rPr>
        <w:t>FIS</w:t>
      </w:r>
      <w:r w:rsidRPr="005D3EFE">
        <w:rPr>
          <w:szCs w:val="26"/>
        </w:rPr>
        <w:t xml:space="preserve"> = Y</w:t>
      </w:r>
    </w:p>
    <w:p w:rsidR="008763AC" w:rsidP="00911383" w:rsidRDefault="008763AC" w14:paraId="40E00077" w14:textId="77777777">
      <w:pPr>
        <w:spacing w:line="295" w:lineRule="auto"/>
        <w:jc w:val="both"/>
        <w:rPr>
          <w:szCs w:val="26"/>
        </w:rPr>
      </w:pPr>
      <w:r>
        <w:rPr>
          <w:szCs w:val="26"/>
        </w:rPr>
        <w:t>+ Cán bộ phụ trách kiểm tra bảng Log để phát hiện các lỗi nếu có.</w:t>
      </w:r>
    </w:p>
    <w:p w:rsidRPr="00911383" w:rsidR="008763AC" w:rsidP="00FC25DB" w:rsidRDefault="008763AC" w14:paraId="6C7EA03B" w14:textId="77777777">
      <w:pPr>
        <w:pStyle w:val="Heading4"/>
        <w:numPr>
          <w:ilvl w:val="1"/>
          <w:numId w:val="35"/>
        </w:numPr>
        <w:spacing w:line="295" w:lineRule="auto"/>
        <w:jc w:val="both"/>
        <w:rPr>
          <w:sz w:val="26"/>
          <w:szCs w:val="26"/>
        </w:rPr>
      </w:pPr>
      <w:r w:rsidRPr="00911383">
        <w:rPr>
          <w:sz w:val="26"/>
          <w:szCs w:val="26"/>
        </w:rPr>
        <w:t>Tích hợp tỷ giá cuối ngày từ nguồn Core</w:t>
      </w:r>
    </w:p>
    <w:p w:rsidR="008763AC" w:rsidP="00911383" w:rsidRDefault="008763AC" w14:paraId="50D5F0D1" w14:textId="77777777">
      <w:pPr>
        <w:spacing w:line="295" w:lineRule="auto"/>
        <w:jc w:val="both"/>
        <w:rPr>
          <w:szCs w:val="26"/>
        </w:rPr>
      </w:pPr>
      <w:r w:rsidRPr="00B64292">
        <w:rPr>
          <w:b/>
          <w:bCs/>
          <w:u w:val="single"/>
          <w:lang w:eastAsia="x-none"/>
        </w:rPr>
        <w:t>Điều kiện</w:t>
      </w:r>
      <w:r>
        <w:rPr>
          <w:b/>
          <w:bCs/>
          <w:lang w:eastAsia="x-none"/>
        </w:rPr>
        <w:t xml:space="preserve">: </w:t>
      </w:r>
      <w:r w:rsidRPr="005D3EFE">
        <w:rPr>
          <w:szCs w:val="26"/>
        </w:rPr>
        <w:t xml:space="preserve">Trên bảng cờ tích hợp của dữ liệu </w:t>
      </w:r>
      <w:r>
        <w:rPr>
          <w:szCs w:val="26"/>
        </w:rPr>
        <w:t>tỷ giá cuối ngày Core</w:t>
      </w:r>
      <w:r w:rsidRPr="005D3EFE">
        <w:rPr>
          <w:szCs w:val="26"/>
        </w:rPr>
        <w:t>, cờ ERP_VCB = Y</w:t>
      </w:r>
    </w:p>
    <w:p w:rsidR="008763AC" w:rsidP="00911383" w:rsidRDefault="008763AC" w14:paraId="3A8465A8" w14:textId="77777777">
      <w:pPr>
        <w:spacing w:line="295" w:lineRule="auto"/>
        <w:jc w:val="both"/>
        <w:rPr>
          <w:lang w:eastAsia="x-none"/>
        </w:rPr>
      </w:pPr>
      <w:r w:rsidRPr="00B64292">
        <w:rPr>
          <w:b/>
          <w:bCs/>
          <w:u w:val="single"/>
          <w:lang w:eastAsia="x-none"/>
        </w:rPr>
        <w:t>Thực hiện</w:t>
      </w:r>
      <w:r>
        <w:rPr>
          <w:lang w:eastAsia="x-none"/>
        </w:rPr>
        <w:t>:</w:t>
      </w:r>
    </w:p>
    <w:p w:rsidR="008763AC" w:rsidP="00911383" w:rsidRDefault="008763AC" w14:paraId="043CAECF" w14:textId="77777777">
      <w:pPr>
        <w:spacing w:line="295" w:lineRule="auto"/>
        <w:jc w:val="both"/>
        <w:rPr>
          <w:b/>
          <w:bCs/>
          <w:lang w:eastAsia="x-none"/>
        </w:rPr>
      </w:pPr>
      <w:r>
        <w:rPr>
          <w:lang w:eastAsia="x-none"/>
        </w:rPr>
        <w:t xml:space="preserve">T-code: </w:t>
      </w:r>
      <w:r w:rsidRPr="008763AC">
        <w:rPr>
          <w:b/>
          <w:bCs/>
          <w:lang w:eastAsia="x-none"/>
        </w:rPr>
        <w:t>Z_TH_TYGIA</w:t>
      </w:r>
      <w:r>
        <w:rPr>
          <w:b/>
          <w:bCs/>
          <w:lang w:eastAsia="x-none"/>
        </w:rPr>
        <w:t>.</w:t>
      </w:r>
    </w:p>
    <w:p w:rsidRPr="008763AC" w:rsidR="008763AC" w:rsidP="00911383" w:rsidRDefault="008763AC" w14:paraId="270AE755" w14:textId="77777777">
      <w:pPr>
        <w:spacing w:line="295" w:lineRule="auto"/>
        <w:ind w:firstLine="720"/>
        <w:jc w:val="both"/>
        <w:rPr>
          <w:lang w:eastAsia="x-none"/>
        </w:rPr>
      </w:pPr>
      <w:r>
        <w:rPr>
          <w:b/>
          <w:bCs/>
          <w:lang w:eastAsia="x-none"/>
        </w:rPr>
        <w:t xml:space="preserve">Ngày: </w:t>
      </w:r>
      <w:r w:rsidRPr="008763AC">
        <w:rPr>
          <w:lang w:eastAsia="x-none"/>
        </w:rPr>
        <w:t>Nhập ngày tỷ giá cần tích hợp</w:t>
      </w:r>
    </w:p>
    <w:p w:rsidR="008763AC" w:rsidP="00911383" w:rsidRDefault="008763AC" w14:paraId="68598131" w14:textId="77777777">
      <w:pPr>
        <w:spacing w:line="295" w:lineRule="auto"/>
        <w:jc w:val="both"/>
        <w:rPr>
          <w:lang w:eastAsia="x-none"/>
        </w:rPr>
      </w:pPr>
      <w:r w:rsidRPr="00B64292">
        <w:rPr>
          <w:lang w:eastAsia="x-none"/>
        </w:rPr>
        <w:t xml:space="preserve">Hệ thống báo: </w:t>
      </w:r>
      <w:r>
        <w:rPr>
          <w:lang w:eastAsia="x-none"/>
        </w:rPr>
        <w:t>“</w:t>
      </w:r>
      <w:r w:rsidRPr="00B64292">
        <w:rPr>
          <w:lang w:eastAsia="x-none"/>
        </w:rPr>
        <w:t>Tích hợp thành công</w:t>
      </w:r>
      <w:r>
        <w:rPr>
          <w:lang w:eastAsia="x-none"/>
        </w:rPr>
        <w:t>”.</w:t>
      </w:r>
    </w:p>
    <w:p w:rsidR="008763AC" w:rsidP="00911383" w:rsidRDefault="008763AC" w14:paraId="4CBE226C" w14:textId="77777777">
      <w:pPr>
        <w:spacing w:line="295" w:lineRule="auto"/>
        <w:jc w:val="both"/>
        <w:rPr>
          <w:lang w:eastAsia="x-none"/>
        </w:rPr>
      </w:pPr>
      <w:r w:rsidRPr="00B64292">
        <w:rPr>
          <w:b/>
          <w:bCs/>
          <w:u w:val="single"/>
          <w:lang w:eastAsia="x-none"/>
        </w:rPr>
        <w:t>Kết quả</w:t>
      </w:r>
      <w:r>
        <w:rPr>
          <w:lang w:eastAsia="x-none"/>
        </w:rPr>
        <w:t xml:space="preserve">: </w:t>
      </w:r>
    </w:p>
    <w:p w:rsidR="008763AC" w:rsidP="00911383" w:rsidRDefault="008763AC" w14:paraId="353B591C" w14:textId="77777777">
      <w:pPr>
        <w:spacing w:line="295" w:lineRule="auto"/>
        <w:jc w:val="both"/>
        <w:rPr>
          <w:szCs w:val="26"/>
        </w:rPr>
      </w:pPr>
      <w:r>
        <w:rPr>
          <w:lang w:eastAsia="x-none"/>
        </w:rPr>
        <w:t xml:space="preserve">+ </w:t>
      </w:r>
      <w:r w:rsidRPr="005D3EFE">
        <w:rPr>
          <w:szCs w:val="26"/>
        </w:rPr>
        <w:t xml:space="preserve">Trên bảng cờ tích hợp của </w:t>
      </w:r>
      <w:r w:rsidRPr="005D3EFE" w:rsidR="002C5670">
        <w:rPr>
          <w:szCs w:val="26"/>
        </w:rPr>
        <w:t xml:space="preserve">dữ liệu </w:t>
      </w:r>
      <w:r w:rsidR="002C5670">
        <w:rPr>
          <w:szCs w:val="26"/>
        </w:rPr>
        <w:t>tỷ giá cuối ngày Core</w:t>
      </w:r>
      <w:r w:rsidRPr="005D3EFE">
        <w:rPr>
          <w:szCs w:val="26"/>
        </w:rPr>
        <w:t>, cờ ERP_</w:t>
      </w:r>
      <w:r>
        <w:rPr>
          <w:szCs w:val="26"/>
        </w:rPr>
        <w:t>FIS</w:t>
      </w:r>
      <w:r w:rsidRPr="005D3EFE">
        <w:rPr>
          <w:szCs w:val="26"/>
        </w:rPr>
        <w:t xml:space="preserve"> = Y</w:t>
      </w:r>
    </w:p>
    <w:p w:rsidR="008763AC" w:rsidP="00911383" w:rsidRDefault="008763AC" w14:paraId="40D652C6" w14:textId="77777777">
      <w:pPr>
        <w:spacing w:line="295" w:lineRule="auto"/>
        <w:jc w:val="both"/>
        <w:rPr>
          <w:szCs w:val="26"/>
        </w:rPr>
      </w:pPr>
      <w:r>
        <w:rPr>
          <w:szCs w:val="26"/>
        </w:rPr>
        <w:t>+ Cán bộ phụ trách kiểm tra bảng Log để phát hiện các lỗi nếu có.</w:t>
      </w:r>
    </w:p>
    <w:p w:rsidR="00D11367" w:rsidP="00911383" w:rsidRDefault="00D11367" w14:paraId="79325A55" w14:textId="77777777">
      <w:pPr>
        <w:spacing w:line="295" w:lineRule="auto"/>
        <w:jc w:val="both"/>
        <w:rPr>
          <w:szCs w:val="26"/>
        </w:rPr>
      </w:pPr>
      <w:r>
        <w:rPr>
          <w:szCs w:val="26"/>
        </w:rPr>
        <w:t xml:space="preserve">+ Cán bộ phụ trách kiển tra bảng tỷ giá tại T-code </w:t>
      </w:r>
      <w:r w:rsidRPr="00D11367">
        <w:rPr>
          <w:b/>
          <w:bCs/>
          <w:szCs w:val="26"/>
        </w:rPr>
        <w:t>OB08</w:t>
      </w:r>
      <w:r>
        <w:rPr>
          <w:szCs w:val="26"/>
        </w:rPr>
        <w:t xml:space="preserve"> và </w:t>
      </w:r>
      <w:r w:rsidRPr="00D11367">
        <w:rPr>
          <w:b/>
          <w:bCs/>
          <w:szCs w:val="26"/>
        </w:rPr>
        <w:t>ZOB08</w:t>
      </w:r>
      <w:r>
        <w:rPr>
          <w:szCs w:val="26"/>
        </w:rPr>
        <w:t>.</w:t>
      </w:r>
    </w:p>
    <w:p w:rsidRPr="00736666" w:rsidR="00FB43D5" w:rsidP="00FC25DB" w:rsidRDefault="00FB43D5" w14:paraId="1BC05801" w14:textId="77777777">
      <w:pPr>
        <w:pStyle w:val="Heading4"/>
        <w:numPr>
          <w:ilvl w:val="1"/>
          <w:numId w:val="35"/>
        </w:numPr>
        <w:spacing w:line="295" w:lineRule="auto"/>
        <w:jc w:val="both"/>
        <w:rPr>
          <w:sz w:val="26"/>
          <w:szCs w:val="26"/>
        </w:rPr>
      </w:pPr>
      <w:r w:rsidRPr="00736666">
        <w:rPr>
          <w:sz w:val="26"/>
          <w:szCs w:val="26"/>
        </w:rPr>
        <w:t xml:space="preserve">ZCGL26 </w:t>
      </w:r>
      <w:r w:rsidRPr="00736666" w:rsidR="00736666">
        <w:rPr>
          <w:sz w:val="26"/>
          <w:szCs w:val="26"/>
        </w:rPr>
        <w:t>–</w:t>
      </w:r>
      <w:r w:rsidRPr="00736666">
        <w:rPr>
          <w:sz w:val="26"/>
          <w:szCs w:val="26"/>
        </w:rPr>
        <w:t xml:space="preserve"> </w:t>
      </w:r>
      <w:r w:rsidRPr="00736666" w:rsidR="00736666">
        <w:rPr>
          <w:sz w:val="26"/>
          <w:szCs w:val="26"/>
        </w:rPr>
        <w:t>Hạch toán tách thuế VAT nguồn Core</w:t>
      </w:r>
    </w:p>
    <w:p w:rsidR="00736666" w:rsidP="00736666" w:rsidRDefault="00736666" w14:paraId="3CFCF235" w14:textId="77777777">
      <w:pPr>
        <w:spacing w:line="295" w:lineRule="auto"/>
        <w:jc w:val="both"/>
        <w:rPr>
          <w:lang w:eastAsia="x-none"/>
        </w:rPr>
      </w:pPr>
      <w:r w:rsidRPr="00736666">
        <w:rPr>
          <w:b/>
          <w:bCs/>
          <w:u w:val="single"/>
          <w:lang w:eastAsia="x-none"/>
        </w:rPr>
        <w:t>Điều kiện</w:t>
      </w:r>
      <w:r w:rsidRPr="00736666">
        <w:rPr>
          <w:lang w:eastAsia="x-none"/>
        </w:rPr>
        <w:t xml:space="preserve">: Trên bảng cờ tích hợp của </w:t>
      </w:r>
      <w:r>
        <w:rPr>
          <w:lang w:eastAsia="x-none"/>
        </w:rPr>
        <w:t xml:space="preserve">tích hợp doanh số Core </w:t>
      </w:r>
      <w:r w:rsidRPr="00736666">
        <w:rPr>
          <w:lang w:eastAsia="x-none"/>
        </w:rPr>
        <w:t>cuối ngày, cờ ERP_</w:t>
      </w:r>
      <w:r>
        <w:rPr>
          <w:lang w:eastAsia="x-none"/>
        </w:rPr>
        <w:t>FIS</w:t>
      </w:r>
      <w:r w:rsidRPr="00736666">
        <w:rPr>
          <w:lang w:eastAsia="x-none"/>
        </w:rPr>
        <w:t xml:space="preserve"> = Y</w:t>
      </w:r>
    </w:p>
    <w:p w:rsidR="00736666" w:rsidP="00736666" w:rsidRDefault="00736666" w14:paraId="4EE4BEE8" w14:textId="77777777">
      <w:pPr>
        <w:spacing w:line="295" w:lineRule="auto"/>
        <w:jc w:val="both"/>
        <w:rPr>
          <w:lang w:eastAsia="x-none"/>
        </w:rPr>
      </w:pPr>
      <w:r w:rsidRPr="00B64292">
        <w:rPr>
          <w:b/>
          <w:bCs/>
          <w:u w:val="single"/>
          <w:lang w:eastAsia="x-none"/>
        </w:rPr>
        <w:t>Thực hiện</w:t>
      </w:r>
      <w:r>
        <w:rPr>
          <w:lang w:eastAsia="x-none"/>
        </w:rPr>
        <w:t>:</w:t>
      </w:r>
    </w:p>
    <w:p w:rsidR="00736666" w:rsidP="00736666" w:rsidRDefault="00736666" w14:paraId="387CBA73" w14:textId="77777777">
      <w:pPr>
        <w:spacing w:line="295" w:lineRule="auto"/>
        <w:jc w:val="both"/>
        <w:rPr>
          <w:b/>
          <w:bCs/>
          <w:lang w:eastAsia="x-none"/>
        </w:rPr>
      </w:pPr>
      <w:r>
        <w:rPr>
          <w:lang w:eastAsia="x-none"/>
        </w:rPr>
        <w:t xml:space="preserve">T-code: </w:t>
      </w:r>
      <w:r w:rsidRPr="008763AC">
        <w:rPr>
          <w:b/>
          <w:bCs/>
          <w:lang w:eastAsia="x-none"/>
        </w:rPr>
        <w:t>Z</w:t>
      </w:r>
      <w:r>
        <w:rPr>
          <w:b/>
          <w:bCs/>
          <w:lang w:eastAsia="x-none"/>
        </w:rPr>
        <w:t>CGL26.</w:t>
      </w:r>
    </w:p>
    <w:p w:rsidR="00736666" w:rsidP="00736666" w:rsidRDefault="00736666" w14:paraId="2409A465" w14:textId="77777777">
      <w:pPr>
        <w:spacing w:line="295" w:lineRule="auto"/>
        <w:jc w:val="both"/>
        <w:rPr>
          <w:b/>
          <w:bCs/>
          <w:lang w:eastAsia="x-none"/>
        </w:rPr>
      </w:pPr>
      <w:r>
        <w:rPr>
          <w:b/>
          <w:bCs/>
          <w:lang w:eastAsia="x-none"/>
        </w:rPr>
        <w:tab/>
      </w:r>
      <w:r>
        <w:rPr>
          <w:b/>
          <w:bCs/>
          <w:lang w:eastAsia="x-none"/>
        </w:rPr>
        <w:t xml:space="preserve">Mã đơn vị: </w:t>
      </w:r>
      <w:r w:rsidRPr="00736666">
        <w:rPr>
          <w:lang w:eastAsia="x-none"/>
        </w:rPr>
        <w:t>Mặc định 0000 để thực hiện cho toàn hàng</w:t>
      </w:r>
    </w:p>
    <w:p w:rsidRPr="008763AC" w:rsidR="00736666" w:rsidP="00736666" w:rsidRDefault="00736666" w14:paraId="20F48FA2" w14:textId="77777777">
      <w:pPr>
        <w:spacing w:line="295" w:lineRule="auto"/>
        <w:ind w:firstLine="720"/>
        <w:jc w:val="both"/>
        <w:rPr>
          <w:lang w:eastAsia="x-none"/>
        </w:rPr>
      </w:pPr>
      <w:r>
        <w:rPr>
          <w:b/>
          <w:bCs/>
          <w:lang w:eastAsia="x-none"/>
        </w:rPr>
        <w:t xml:space="preserve">Ngày: </w:t>
      </w:r>
      <w:r w:rsidRPr="008763AC">
        <w:rPr>
          <w:lang w:eastAsia="x-none"/>
        </w:rPr>
        <w:t xml:space="preserve">Nhập ngày </w:t>
      </w:r>
      <w:r>
        <w:rPr>
          <w:lang w:eastAsia="x-none"/>
        </w:rPr>
        <w:t>thực hiện hạch toán.</w:t>
      </w:r>
    </w:p>
    <w:p w:rsidR="00736666" w:rsidP="00736666" w:rsidRDefault="00736666" w14:paraId="613704A1" w14:textId="77777777">
      <w:pPr>
        <w:spacing w:line="295" w:lineRule="auto"/>
        <w:jc w:val="both"/>
        <w:rPr>
          <w:lang w:eastAsia="x-none"/>
        </w:rPr>
      </w:pPr>
      <w:r w:rsidRPr="00B64292">
        <w:rPr>
          <w:lang w:eastAsia="x-none"/>
        </w:rPr>
        <w:t xml:space="preserve">Hệ thống báo: </w:t>
      </w:r>
      <w:r>
        <w:rPr>
          <w:lang w:eastAsia="x-none"/>
        </w:rPr>
        <w:t>“</w:t>
      </w:r>
      <w:r w:rsidR="00D837F1">
        <w:rPr>
          <w:lang w:eastAsia="x-none"/>
        </w:rPr>
        <w:t>Hệ thống thực hiện</w:t>
      </w:r>
      <w:r w:rsidRPr="00B64292">
        <w:rPr>
          <w:lang w:eastAsia="x-none"/>
        </w:rPr>
        <w:t xml:space="preserve"> thành công</w:t>
      </w:r>
      <w:r w:rsidR="00D837F1">
        <w:rPr>
          <w:lang w:eastAsia="x-none"/>
        </w:rPr>
        <w:t>”, hoặc báo lỗi nếu có.</w:t>
      </w:r>
    </w:p>
    <w:p w:rsidR="00736666" w:rsidP="00736666" w:rsidRDefault="00736666" w14:paraId="16B978F8" w14:textId="77777777">
      <w:pPr>
        <w:spacing w:line="295" w:lineRule="auto"/>
        <w:jc w:val="both"/>
        <w:rPr>
          <w:lang w:eastAsia="x-none"/>
        </w:rPr>
      </w:pPr>
      <w:r w:rsidRPr="00B64292">
        <w:rPr>
          <w:b/>
          <w:bCs/>
          <w:u w:val="single"/>
          <w:lang w:eastAsia="x-none"/>
        </w:rPr>
        <w:t>Kết quả</w:t>
      </w:r>
      <w:r>
        <w:rPr>
          <w:lang w:eastAsia="x-none"/>
        </w:rPr>
        <w:t xml:space="preserve">: </w:t>
      </w:r>
    </w:p>
    <w:p w:rsidR="00736666" w:rsidP="00736666" w:rsidRDefault="00736666" w14:paraId="64628BD2" w14:textId="77777777">
      <w:pPr>
        <w:spacing w:line="295" w:lineRule="auto"/>
        <w:jc w:val="both"/>
        <w:rPr>
          <w:szCs w:val="26"/>
        </w:rPr>
      </w:pPr>
      <w:r>
        <w:rPr>
          <w:lang w:eastAsia="x-none"/>
        </w:rPr>
        <w:t xml:space="preserve">+ </w:t>
      </w:r>
      <w:r w:rsidRPr="005D3EFE">
        <w:rPr>
          <w:szCs w:val="26"/>
        </w:rPr>
        <w:t xml:space="preserve">Trên bảng cờ của dữ liệu </w:t>
      </w:r>
      <w:r w:rsidR="00D837F1">
        <w:rPr>
          <w:szCs w:val="26"/>
        </w:rPr>
        <w:t>ZCGL26</w:t>
      </w:r>
      <w:r w:rsidRPr="005D3EFE">
        <w:rPr>
          <w:szCs w:val="26"/>
        </w:rPr>
        <w:t>, cờ ERP_</w:t>
      </w:r>
      <w:r>
        <w:rPr>
          <w:szCs w:val="26"/>
        </w:rPr>
        <w:t>FIS</w:t>
      </w:r>
      <w:r w:rsidRPr="005D3EFE">
        <w:rPr>
          <w:szCs w:val="26"/>
        </w:rPr>
        <w:t xml:space="preserve"> = Y</w:t>
      </w:r>
    </w:p>
    <w:p w:rsidR="00736666" w:rsidP="00736666" w:rsidRDefault="00736666" w14:paraId="339AED4D" w14:textId="77777777">
      <w:pPr>
        <w:spacing w:line="295" w:lineRule="auto"/>
        <w:jc w:val="both"/>
        <w:rPr>
          <w:szCs w:val="26"/>
        </w:rPr>
      </w:pPr>
      <w:r>
        <w:rPr>
          <w:szCs w:val="26"/>
        </w:rPr>
        <w:t>+ Cán bộ phụ trách kiểm tra</w:t>
      </w:r>
      <w:r w:rsidR="00D837F1">
        <w:rPr>
          <w:szCs w:val="26"/>
        </w:rPr>
        <w:t xml:space="preserve"> các lỗi hệ thống thông báo, hoặc kiểm tra giao dịch sinh ra tại FB03 (Document Type = DV)</w:t>
      </w:r>
      <w:r>
        <w:rPr>
          <w:szCs w:val="26"/>
        </w:rPr>
        <w:t>.</w:t>
      </w:r>
    </w:p>
    <w:p w:rsidRPr="00911383" w:rsidR="00521ABF" w:rsidP="00FC25DB" w:rsidRDefault="00521ABF" w14:paraId="598E8008" w14:textId="77777777">
      <w:pPr>
        <w:pStyle w:val="Heading4"/>
        <w:numPr>
          <w:ilvl w:val="1"/>
          <w:numId w:val="35"/>
        </w:numPr>
        <w:spacing w:line="295" w:lineRule="auto"/>
        <w:jc w:val="both"/>
        <w:rPr>
          <w:sz w:val="26"/>
          <w:szCs w:val="26"/>
        </w:rPr>
      </w:pPr>
      <w:r w:rsidRPr="00911383">
        <w:rPr>
          <w:sz w:val="26"/>
          <w:szCs w:val="26"/>
        </w:rPr>
        <w:t xml:space="preserve">ZCGL13 - Kết chuyển thu nhập chi phí thuế ngoại tệ sang VND </w:t>
      </w:r>
    </w:p>
    <w:p w:rsidR="00521ABF" w:rsidP="00911383" w:rsidRDefault="00521ABF" w14:paraId="4AD2A3AC" w14:textId="77777777">
      <w:pPr>
        <w:spacing w:line="295" w:lineRule="auto"/>
        <w:jc w:val="both"/>
        <w:rPr>
          <w:szCs w:val="26"/>
        </w:rPr>
      </w:pPr>
      <w:r w:rsidRPr="00B64292">
        <w:rPr>
          <w:b/>
          <w:bCs/>
          <w:u w:val="single"/>
          <w:lang w:eastAsia="x-none"/>
        </w:rPr>
        <w:t>Điều kiện</w:t>
      </w:r>
      <w:r>
        <w:rPr>
          <w:b/>
          <w:bCs/>
          <w:lang w:eastAsia="x-none"/>
        </w:rPr>
        <w:t xml:space="preserve">: </w:t>
      </w:r>
      <w:r w:rsidRPr="005D3EFE" w:rsidR="006A77EC">
        <w:rPr>
          <w:szCs w:val="26"/>
        </w:rPr>
        <w:t>Trên bảng cờ tích hợp của dữ liệu tỷ giá cuối ngày, cờ ERP_FIS = Y</w:t>
      </w:r>
    </w:p>
    <w:p w:rsidR="00521ABF" w:rsidP="00911383" w:rsidRDefault="00521ABF" w14:paraId="0DDDE57D" w14:textId="77777777">
      <w:pPr>
        <w:spacing w:line="295" w:lineRule="auto"/>
        <w:jc w:val="both"/>
        <w:rPr>
          <w:lang w:eastAsia="x-none"/>
        </w:rPr>
      </w:pPr>
      <w:r w:rsidRPr="00B64292">
        <w:rPr>
          <w:b/>
          <w:bCs/>
          <w:u w:val="single"/>
          <w:lang w:eastAsia="x-none"/>
        </w:rPr>
        <w:t>Thực hiện</w:t>
      </w:r>
      <w:r>
        <w:rPr>
          <w:lang w:eastAsia="x-none"/>
        </w:rPr>
        <w:t>:</w:t>
      </w:r>
    </w:p>
    <w:p w:rsidR="00521ABF" w:rsidP="00911383" w:rsidRDefault="00521ABF" w14:paraId="14B9A462" w14:textId="77777777">
      <w:pPr>
        <w:spacing w:line="295" w:lineRule="auto"/>
        <w:jc w:val="both"/>
        <w:rPr>
          <w:b/>
          <w:bCs/>
          <w:lang w:eastAsia="x-none"/>
        </w:rPr>
      </w:pPr>
      <w:r>
        <w:rPr>
          <w:lang w:eastAsia="x-none"/>
        </w:rPr>
        <w:t xml:space="preserve">T-code: </w:t>
      </w:r>
      <w:r w:rsidRPr="008763AC">
        <w:rPr>
          <w:b/>
          <w:bCs/>
          <w:lang w:eastAsia="x-none"/>
        </w:rPr>
        <w:t>Z</w:t>
      </w:r>
      <w:r w:rsidR="006A77EC">
        <w:rPr>
          <w:b/>
          <w:bCs/>
          <w:lang w:eastAsia="x-none"/>
        </w:rPr>
        <w:t>CGL13</w:t>
      </w:r>
      <w:r>
        <w:rPr>
          <w:b/>
          <w:bCs/>
          <w:lang w:eastAsia="x-none"/>
        </w:rPr>
        <w:t>.</w:t>
      </w:r>
    </w:p>
    <w:p w:rsidR="00521ABF" w:rsidP="00911383" w:rsidRDefault="006A77EC" w14:paraId="30E41161" w14:textId="77777777">
      <w:pPr>
        <w:spacing w:line="295" w:lineRule="auto"/>
        <w:ind w:firstLine="720"/>
        <w:jc w:val="both"/>
        <w:rPr>
          <w:lang w:eastAsia="x-none"/>
        </w:rPr>
      </w:pPr>
      <w:r>
        <w:rPr>
          <w:b/>
          <w:bCs/>
          <w:lang w:eastAsia="x-none"/>
        </w:rPr>
        <w:t>+ Đơn vị</w:t>
      </w:r>
      <w:r w:rsidR="00521ABF">
        <w:rPr>
          <w:b/>
          <w:bCs/>
          <w:lang w:eastAsia="x-none"/>
        </w:rPr>
        <w:t xml:space="preserve">: </w:t>
      </w:r>
      <w:r>
        <w:rPr>
          <w:lang w:eastAsia="x-none"/>
        </w:rPr>
        <w:t>Chọn mã 0000 để chạy kết chuyển cho toàn hàng, hoặc chọn mã đơn vị cần kết chuyển.</w:t>
      </w:r>
    </w:p>
    <w:p w:rsidRPr="008763AC" w:rsidR="006A77EC" w:rsidP="00911383" w:rsidRDefault="006A77EC" w14:paraId="387B7E8B" w14:textId="77777777">
      <w:pPr>
        <w:spacing w:line="295" w:lineRule="auto"/>
        <w:jc w:val="both"/>
        <w:rPr>
          <w:lang w:eastAsia="x-none"/>
        </w:rPr>
      </w:pPr>
      <w:r>
        <w:rPr>
          <w:lang w:eastAsia="x-none"/>
        </w:rPr>
        <w:tab/>
      </w:r>
      <w:r>
        <w:rPr>
          <w:lang w:eastAsia="x-none"/>
        </w:rPr>
        <w:t xml:space="preserve">+ </w:t>
      </w:r>
      <w:r w:rsidRPr="006A77EC">
        <w:rPr>
          <w:b/>
          <w:bCs/>
          <w:lang w:eastAsia="x-none"/>
        </w:rPr>
        <w:t>Ngày</w:t>
      </w:r>
      <w:r>
        <w:rPr>
          <w:lang w:eastAsia="x-none"/>
        </w:rPr>
        <w:t>: Chọn ngày cần lấy dữ liệu kết chuyển (cũng là ngày giá trị của bút toán kết chuyển).</w:t>
      </w:r>
    </w:p>
    <w:p w:rsidR="00521ABF" w:rsidP="00911383" w:rsidRDefault="00EF3E80" w14:paraId="74B27F32" w14:textId="77777777">
      <w:pPr>
        <w:spacing w:line="295" w:lineRule="auto"/>
        <w:jc w:val="both"/>
        <w:rPr>
          <w:lang w:eastAsia="x-none"/>
        </w:rPr>
      </w:pPr>
      <w:r>
        <w:rPr>
          <w:lang w:eastAsia="x-none"/>
        </w:rPr>
        <w:t>Hệ thống báo Document Number của các giao dịch được tạo cho từng Company Code.</w:t>
      </w:r>
    </w:p>
    <w:p w:rsidR="00521ABF" w:rsidP="00911383" w:rsidRDefault="00521ABF" w14:paraId="7EC6A629" w14:textId="77777777">
      <w:pPr>
        <w:spacing w:line="295" w:lineRule="auto"/>
        <w:jc w:val="both"/>
        <w:rPr>
          <w:lang w:eastAsia="x-none"/>
        </w:rPr>
      </w:pPr>
      <w:r w:rsidRPr="00B64292">
        <w:rPr>
          <w:b/>
          <w:bCs/>
          <w:u w:val="single"/>
          <w:lang w:eastAsia="x-none"/>
        </w:rPr>
        <w:t>Kết quả</w:t>
      </w:r>
      <w:r>
        <w:rPr>
          <w:lang w:eastAsia="x-none"/>
        </w:rPr>
        <w:t xml:space="preserve">: </w:t>
      </w:r>
    </w:p>
    <w:p w:rsidR="00521ABF" w:rsidP="00911383" w:rsidRDefault="00521ABF" w14:paraId="25E15C9F" w14:textId="77777777">
      <w:pPr>
        <w:spacing w:line="295" w:lineRule="auto"/>
        <w:jc w:val="both"/>
        <w:rPr>
          <w:szCs w:val="26"/>
        </w:rPr>
      </w:pPr>
      <w:r>
        <w:rPr>
          <w:lang w:eastAsia="x-none"/>
        </w:rPr>
        <w:t xml:space="preserve">+ </w:t>
      </w:r>
      <w:r w:rsidRPr="005D3EFE">
        <w:rPr>
          <w:szCs w:val="26"/>
        </w:rPr>
        <w:t xml:space="preserve">Trên bảng cờ tích hợp của </w:t>
      </w:r>
      <w:r w:rsidR="00E90B2E">
        <w:rPr>
          <w:szCs w:val="26"/>
        </w:rPr>
        <w:t>ZCGL13</w:t>
      </w:r>
      <w:r w:rsidRPr="005D3EFE">
        <w:rPr>
          <w:szCs w:val="26"/>
        </w:rPr>
        <w:t>, cờ ERP_</w:t>
      </w:r>
      <w:r>
        <w:rPr>
          <w:szCs w:val="26"/>
        </w:rPr>
        <w:t>FIS</w:t>
      </w:r>
      <w:r w:rsidRPr="005D3EFE">
        <w:rPr>
          <w:szCs w:val="26"/>
        </w:rPr>
        <w:t xml:space="preserve"> = Y</w:t>
      </w:r>
    </w:p>
    <w:p w:rsidR="00521ABF" w:rsidP="00911383" w:rsidRDefault="00521ABF" w14:paraId="51AAFEA0" w14:textId="77777777">
      <w:pPr>
        <w:spacing w:line="295" w:lineRule="auto"/>
        <w:jc w:val="both"/>
        <w:rPr>
          <w:szCs w:val="26"/>
        </w:rPr>
      </w:pPr>
      <w:r>
        <w:rPr>
          <w:szCs w:val="26"/>
        </w:rPr>
        <w:t xml:space="preserve">+ Cán bộ phụ trách kiểm tra </w:t>
      </w:r>
      <w:r w:rsidR="00E90B2E">
        <w:rPr>
          <w:szCs w:val="26"/>
        </w:rPr>
        <w:t>giao dịch sinh ra tại FB03 (Document Type = D0/D8/D9).</w:t>
      </w:r>
    </w:p>
    <w:p w:rsidRPr="00911383" w:rsidR="00BE57E7" w:rsidP="00FC25DB" w:rsidRDefault="00BE57E7" w14:paraId="27F7292D" w14:textId="77777777">
      <w:pPr>
        <w:pStyle w:val="Heading4"/>
        <w:numPr>
          <w:ilvl w:val="1"/>
          <w:numId w:val="35"/>
        </w:numPr>
        <w:spacing w:line="295" w:lineRule="auto"/>
        <w:jc w:val="both"/>
        <w:rPr>
          <w:sz w:val="26"/>
          <w:szCs w:val="26"/>
        </w:rPr>
      </w:pPr>
      <w:r w:rsidRPr="00911383">
        <w:rPr>
          <w:sz w:val="26"/>
          <w:szCs w:val="26"/>
        </w:rPr>
        <w:t>Tích hợp doanh số cuối ngày từ nguồn Core (File TL)</w:t>
      </w:r>
    </w:p>
    <w:p w:rsidR="00BE57E7" w:rsidP="00911383" w:rsidRDefault="00BE57E7" w14:paraId="4FF37026" w14:textId="77777777">
      <w:pPr>
        <w:spacing w:line="295" w:lineRule="auto"/>
        <w:jc w:val="both"/>
        <w:rPr>
          <w:b/>
          <w:bCs/>
          <w:lang w:eastAsia="x-none"/>
        </w:rPr>
      </w:pPr>
      <w:r w:rsidRPr="00B64292">
        <w:rPr>
          <w:b/>
          <w:bCs/>
          <w:u w:val="single"/>
          <w:lang w:eastAsia="x-none"/>
        </w:rPr>
        <w:t>Điều kiện</w:t>
      </w:r>
      <w:r>
        <w:rPr>
          <w:b/>
          <w:bCs/>
          <w:lang w:eastAsia="x-none"/>
        </w:rPr>
        <w:t xml:space="preserve">: </w:t>
      </w:r>
    </w:p>
    <w:p w:rsidRPr="005D3EFE" w:rsidR="00BE57E7" w:rsidP="00911383" w:rsidRDefault="00BE57E7" w14:paraId="4922429D" w14:textId="77777777">
      <w:pPr>
        <w:spacing w:before="6" w:after="6" w:line="295" w:lineRule="auto"/>
        <w:jc w:val="both"/>
        <w:rPr>
          <w:szCs w:val="26"/>
        </w:rPr>
      </w:pPr>
      <w:r>
        <w:rPr>
          <w:szCs w:val="26"/>
        </w:rPr>
        <w:t xml:space="preserve">- </w:t>
      </w:r>
      <w:r w:rsidRPr="005D3EFE">
        <w:rPr>
          <w:szCs w:val="26"/>
        </w:rPr>
        <w:t xml:space="preserve">Trên bảng cờ tích hợp của </w:t>
      </w:r>
      <w:r w:rsidRPr="005D3EFE">
        <w:t>dữ liệu doanh số Core (TL)</w:t>
      </w:r>
      <w:r w:rsidRPr="005D3EFE">
        <w:rPr>
          <w:szCs w:val="26"/>
        </w:rPr>
        <w:t>, cờ ERP_VCB = Y</w:t>
      </w:r>
    </w:p>
    <w:p w:rsidR="00BE57E7" w:rsidP="00911383" w:rsidRDefault="00BE57E7" w14:paraId="42624E96" w14:textId="77777777">
      <w:pPr>
        <w:spacing w:line="295" w:lineRule="auto"/>
        <w:jc w:val="both"/>
        <w:rPr>
          <w:b/>
          <w:bCs/>
          <w:lang w:eastAsia="x-none"/>
        </w:rPr>
      </w:pPr>
      <w:r w:rsidRPr="005D3EFE">
        <w:rPr>
          <w:szCs w:val="26"/>
        </w:rPr>
        <w:t>- Trên bảng cờ tích hợp của ZCGL13, cờ ERP_FIS = Y</w:t>
      </w:r>
    </w:p>
    <w:p w:rsidR="00BE57E7" w:rsidP="00911383" w:rsidRDefault="00BE57E7" w14:paraId="506DAA41" w14:textId="77777777">
      <w:pPr>
        <w:spacing w:line="295" w:lineRule="auto"/>
        <w:jc w:val="both"/>
        <w:rPr>
          <w:lang w:eastAsia="x-none"/>
        </w:rPr>
      </w:pPr>
      <w:r w:rsidRPr="00B64292">
        <w:rPr>
          <w:b/>
          <w:bCs/>
          <w:u w:val="single"/>
          <w:lang w:eastAsia="x-none"/>
        </w:rPr>
        <w:t>Thực hiện</w:t>
      </w:r>
      <w:r>
        <w:rPr>
          <w:lang w:eastAsia="x-none"/>
        </w:rPr>
        <w:t>:</w:t>
      </w:r>
    </w:p>
    <w:p w:rsidR="00BE57E7" w:rsidP="00911383" w:rsidRDefault="00BE57E7" w14:paraId="1A2970AF" w14:textId="77777777">
      <w:pPr>
        <w:spacing w:line="295" w:lineRule="auto"/>
        <w:jc w:val="both"/>
        <w:rPr>
          <w:b/>
          <w:bCs/>
          <w:lang w:eastAsia="x-none"/>
        </w:rPr>
      </w:pPr>
      <w:r>
        <w:rPr>
          <w:lang w:eastAsia="x-none"/>
        </w:rPr>
        <w:t xml:space="preserve">T-code: </w:t>
      </w:r>
      <w:r w:rsidRPr="008763AC">
        <w:rPr>
          <w:b/>
          <w:bCs/>
          <w:lang w:eastAsia="x-none"/>
        </w:rPr>
        <w:t>Z</w:t>
      </w:r>
      <w:r>
        <w:rPr>
          <w:b/>
          <w:bCs/>
          <w:lang w:eastAsia="x-none"/>
        </w:rPr>
        <w:t>_TH_CORE.</w:t>
      </w:r>
    </w:p>
    <w:p w:rsidR="00BE57E7" w:rsidP="00911383" w:rsidRDefault="00BE57E7" w14:paraId="42D4A0B9" w14:textId="77777777">
      <w:pPr>
        <w:spacing w:line="295" w:lineRule="auto"/>
        <w:ind w:firstLine="720"/>
        <w:jc w:val="both"/>
        <w:rPr>
          <w:lang w:eastAsia="x-none"/>
        </w:rPr>
      </w:pPr>
      <w:r>
        <w:rPr>
          <w:b/>
          <w:bCs/>
          <w:lang w:eastAsia="x-none"/>
        </w:rPr>
        <w:t xml:space="preserve">+ Company Code: </w:t>
      </w:r>
      <w:r>
        <w:rPr>
          <w:lang w:eastAsia="x-none"/>
        </w:rPr>
        <w:t>Để trống để chạy tích hợp cho toàn hàng, hoặc chọn mã đơn vị cần tích hợp.</w:t>
      </w:r>
    </w:p>
    <w:p w:rsidR="00BE57E7" w:rsidP="00911383" w:rsidRDefault="00BE57E7" w14:paraId="7226A70E" w14:textId="77777777">
      <w:pPr>
        <w:spacing w:line="295" w:lineRule="auto"/>
        <w:ind w:firstLine="720"/>
        <w:jc w:val="both"/>
        <w:rPr>
          <w:lang w:eastAsia="x-none"/>
        </w:rPr>
      </w:pPr>
      <w:r>
        <w:rPr>
          <w:lang w:eastAsia="x-none"/>
        </w:rPr>
        <w:t>+ Currency: Để trống để chạy tích hợp cho tất cả loại tiền, hoặc chọn mã loại tiền cần tích hợp.</w:t>
      </w:r>
    </w:p>
    <w:p w:rsidR="00BE57E7" w:rsidP="00911383" w:rsidRDefault="00BE57E7" w14:paraId="4FE3B9B9" w14:textId="77777777">
      <w:pPr>
        <w:spacing w:line="295" w:lineRule="auto"/>
        <w:jc w:val="both"/>
        <w:rPr>
          <w:lang w:eastAsia="x-none"/>
        </w:rPr>
      </w:pPr>
      <w:r>
        <w:rPr>
          <w:lang w:eastAsia="x-none"/>
        </w:rPr>
        <w:tab/>
      </w:r>
      <w:r>
        <w:rPr>
          <w:lang w:eastAsia="x-none"/>
        </w:rPr>
        <w:t xml:space="preserve">+ </w:t>
      </w:r>
      <w:r w:rsidRPr="006A77EC">
        <w:rPr>
          <w:b/>
          <w:bCs/>
          <w:lang w:eastAsia="x-none"/>
        </w:rPr>
        <w:t>Ngày</w:t>
      </w:r>
      <w:r>
        <w:rPr>
          <w:lang w:eastAsia="x-none"/>
        </w:rPr>
        <w:t>: Chọn ngày tích hợp.</w:t>
      </w:r>
    </w:p>
    <w:p w:rsidR="0093000A" w:rsidP="00911383" w:rsidRDefault="0093000A" w14:paraId="6E58CEF0" w14:textId="77777777">
      <w:pPr>
        <w:spacing w:line="295" w:lineRule="auto"/>
        <w:jc w:val="both"/>
        <w:rPr>
          <w:lang w:eastAsia="x-none"/>
        </w:rPr>
      </w:pPr>
      <w:r>
        <w:rPr>
          <w:lang w:eastAsia="x-none"/>
        </w:rPr>
        <w:tab/>
      </w:r>
      <w:r>
        <w:rPr>
          <w:lang w:eastAsia="x-none"/>
        </w:rPr>
        <w:t xml:space="preserve">+ Tích chọn </w:t>
      </w:r>
      <w:r w:rsidRPr="0093000A">
        <w:rPr>
          <w:b/>
          <w:bCs/>
          <w:lang w:eastAsia="x-none"/>
        </w:rPr>
        <w:t>Doanh số</w:t>
      </w:r>
      <w:r>
        <w:rPr>
          <w:b/>
          <w:bCs/>
          <w:lang w:eastAsia="x-none"/>
        </w:rPr>
        <w:t xml:space="preserve"> cuối ngày.</w:t>
      </w:r>
    </w:p>
    <w:p w:rsidR="00BE57E7" w:rsidP="00911383" w:rsidRDefault="00BE57E7" w14:paraId="6007BA22" w14:textId="77777777">
      <w:pPr>
        <w:spacing w:line="295" w:lineRule="auto"/>
        <w:jc w:val="both"/>
        <w:rPr>
          <w:lang w:eastAsia="x-none"/>
        </w:rPr>
      </w:pPr>
      <w:r>
        <w:rPr>
          <w:lang w:eastAsia="x-none"/>
        </w:rPr>
        <w:t xml:space="preserve">Ấn </w:t>
      </w:r>
      <w:r w:rsidRPr="00BE57E7">
        <w:rPr>
          <w:b/>
          <w:bCs/>
          <w:lang w:eastAsia="x-none"/>
        </w:rPr>
        <w:t>Execute (F8)</w:t>
      </w:r>
      <w:r>
        <w:rPr>
          <w:lang w:eastAsia="x-none"/>
        </w:rPr>
        <w:t>: Hệ thống hiển thị các dữ liệu tích hợp.</w:t>
      </w:r>
    </w:p>
    <w:p w:rsidRPr="00BE57E7" w:rsidR="00BE57E7" w:rsidP="00911383" w:rsidRDefault="00BE57E7" w14:paraId="237C8863" w14:textId="77777777">
      <w:pPr>
        <w:spacing w:line="295" w:lineRule="auto"/>
        <w:jc w:val="both"/>
        <w:rPr>
          <w:lang w:eastAsia="x-none"/>
        </w:rPr>
      </w:pPr>
      <w:r>
        <w:rPr>
          <w:lang w:eastAsia="x-none"/>
        </w:rPr>
        <w:t xml:space="preserve">Ấn </w:t>
      </w:r>
      <w:r w:rsidRPr="00BE57E7">
        <w:rPr>
          <w:b/>
          <w:bCs/>
          <w:lang w:eastAsia="x-none"/>
        </w:rPr>
        <w:t>Test Run</w:t>
      </w:r>
      <w:r>
        <w:rPr>
          <w:b/>
          <w:bCs/>
          <w:lang w:eastAsia="x-none"/>
        </w:rPr>
        <w:t xml:space="preserve"> </w:t>
      </w:r>
      <w:r>
        <w:rPr>
          <w:lang w:eastAsia="x-none"/>
        </w:rPr>
        <w:t>để thực hiện Validate dữ liệu.</w:t>
      </w:r>
    </w:p>
    <w:p w:rsidRPr="008763AC" w:rsidR="00BE57E7" w:rsidP="00911383" w:rsidRDefault="00BE57E7" w14:paraId="7B89163A" w14:textId="77777777">
      <w:pPr>
        <w:spacing w:line="295" w:lineRule="auto"/>
        <w:jc w:val="both"/>
        <w:rPr>
          <w:lang w:eastAsia="x-none"/>
        </w:rPr>
      </w:pPr>
      <w:r>
        <w:rPr>
          <w:lang w:eastAsia="x-none"/>
        </w:rPr>
        <w:t xml:space="preserve">Ấn </w:t>
      </w:r>
      <w:r w:rsidRPr="00BE57E7">
        <w:rPr>
          <w:b/>
          <w:bCs/>
          <w:lang w:eastAsia="x-none"/>
        </w:rPr>
        <w:t>Import</w:t>
      </w:r>
      <w:r>
        <w:rPr>
          <w:b/>
          <w:bCs/>
          <w:lang w:eastAsia="x-none"/>
        </w:rPr>
        <w:t xml:space="preserve"> </w:t>
      </w:r>
      <w:r w:rsidRPr="00BE57E7">
        <w:rPr>
          <w:lang w:eastAsia="x-none"/>
        </w:rPr>
        <w:t>để sinh bút toán trên ERP.</w:t>
      </w:r>
    </w:p>
    <w:p w:rsidR="00BE57E7" w:rsidP="00911383" w:rsidRDefault="00BE57E7" w14:paraId="5526AE39" w14:textId="77777777">
      <w:pPr>
        <w:spacing w:line="295" w:lineRule="auto"/>
        <w:jc w:val="both"/>
        <w:rPr>
          <w:lang w:eastAsia="x-none"/>
        </w:rPr>
      </w:pPr>
      <w:r w:rsidRPr="00B64292">
        <w:rPr>
          <w:b/>
          <w:bCs/>
          <w:u w:val="single"/>
          <w:lang w:eastAsia="x-none"/>
        </w:rPr>
        <w:t>Kết quả</w:t>
      </w:r>
      <w:r>
        <w:rPr>
          <w:lang w:eastAsia="x-none"/>
        </w:rPr>
        <w:t xml:space="preserve">: </w:t>
      </w:r>
    </w:p>
    <w:p w:rsidR="00BE57E7" w:rsidP="00911383" w:rsidRDefault="00BE57E7" w14:paraId="47F6A3FD" w14:textId="77777777">
      <w:pPr>
        <w:spacing w:line="295" w:lineRule="auto"/>
        <w:jc w:val="both"/>
        <w:rPr>
          <w:szCs w:val="26"/>
        </w:rPr>
      </w:pPr>
      <w:r>
        <w:rPr>
          <w:lang w:eastAsia="x-none"/>
        </w:rPr>
        <w:t xml:space="preserve">+ </w:t>
      </w:r>
      <w:r w:rsidRPr="005D3EFE">
        <w:rPr>
          <w:szCs w:val="26"/>
        </w:rPr>
        <w:t xml:space="preserve">Trên bảng cờ tích hợp </w:t>
      </w:r>
      <w:r w:rsidRPr="005D3EFE" w:rsidR="001E44FE">
        <w:rPr>
          <w:szCs w:val="26"/>
        </w:rPr>
        <w:t xml:space="preserve">của </w:t>
      </w:r>
      <w:r w:rsidRPr="005D3EFE" w:rsidR="001E44FE">
        <w:t>dữ liệu doanh số Core (TL)</w:t>
      </w:r>
      <w:r w:rsidRPr="005D3EFE">
        <w:rPr>
          <w:szCs w:val="26"/>
        </w:rPr>
        <w:t>, cờ ERP_</w:t>
      </w:r>
      <w:r>
        <w:rPr>
          <w:szCs w:val="26"/>
        </w:rPr>
        <w:t>FIS</w:t>
      </w:r>
      <w:r w:rsidRPr="005D3EFE">
        <w:rPr>
          <w:szCs w:val="26"/>
        </w:rPr>
        <w:t xml:space="preserve"> = Y</w:t>
      </w:r>
      <w:r w:rsidR="0093000A">
        <w:rPr>
          <w:szCs w:val="26"/>
        </w:rPr>
        <w:t>.</w:t>
      </w:r>
    </w:p>
    <w:p w:rsidR="0093000A" w:rsidP="00911383" w:rsidRDefault="0093000A" w14:paraId="5BFDEE3C" w14:textId="77777777">
      <w:pPr>
        <w:spacing w:line="295" w:lineRule="auto"/>
        <w:jc w:val="both"/>
        <w:rPr>
          <w:szCs w:val="26"/>
        </w:rPr>
      </w:pPr>
      <w:r>
        <w:rPr>
          <w:szCs w:val="26"/>
        </w:rPr>
        <w:t>+ Cán bộ phụ trách kiểm tra bảng Log để phát hiện các lỗi nếu có.</w:t>
      </w:r>
    </w:p>
    <w:p w:rsidR="00BE57E7" w:rsidP="00911383" w:rsidRDefault="00BE57E7" w14:paraId="37A95F05" w14:textId="77777777">
      <w:pPr>
        <w:spacing w:line="295" w:lineRule="auto"/>
        <w:jc w:val="both"/>
        <w:rPr>
          <w:szCs w:val="26"/>
        </w:rPr>
      </w:pPr>
      <w:r>
        <w:rPr>
          <w:szCs w:val="26"/>
        </w:rPr>
        <w:t xml:space="preserve">+ Cán bộ phụ trách kiểm tra giao dịch sinh ra tại FB03 (Document Type = </w:t>
      </w:r>
      <w:r w:rsidR="001E44FE">
        <w:rPr>
          <w:szCs w:val="26"/>
        </w:rPr>
        <w:t>C1</w:t>
      </w:r>
      <w:r>
        <w:rPr>
          <w:szCs w:val="26"/>
        </w:rPr>
        <w:t>).</w:t>
      </w:r>
    </w:p>
    <w:p w:rsidRPr="00911383" w:rsidR="0093000A" w:rsidP="00FC25DB" w:rsidRDefault="0093000A" w14:paraId="77AF19E1" w14:textId="77777777">
      <w:pPr>
        <w:pStyle w:val="Heading4"/>
        <w:numPr>
          <w:ilvl w:val="1"/>
          <w:numId w:val="35"/>
        </w:numPr>
        <w:spacing w:line="295" w:lineRule="auto"/>
        <w:jc w:val="both"/>
        <w:rPr>
          <w:sz w:val="26"/>
          <w:szCs w:val="26"/>
        </w:rPr>
      </w:pPr>
      <w:r w:rsidRPr="00911383">
        <w:rPr>
          <w:sz w:val="26"/>
          <w:szCs w:val="26"/>
        </w:rPr>
        <w:t>Tích hợp giao dịch Backdate từ nguồn Core (File DS)</w:t>
      </w:r>
    </w:p>
    <w:p w:rsidR="0093000A" w:rsidP="00911383" w:rsidRDefault="0093000A" w14:paraId="1380CF7E" w14:textId="77777777">
      <w:pPr>
        <w:spacing w:line="295" w:lineRule="auto"/>
        <w:jc w:val="both"/>
        <w:rPr>
          <w:b/>
          <w:bCs/>
          <w:lang w:eastAsia="x-none"/>
        </w:rPr>
      </w:pPr>
      <w:r w:rsidRPr="00B64292">
        <w:rPr>
          <w:b/>
          <w:bCs/>
          <w:u w:val="single"/>
          <w:lang w:eastAsia="x-none"/>
        </w:rPr>
        <w:t>Điều kiện</w:t>
      </w:r>
      <w:r>
        <w:rPr>
          <w:b/>
          <w:bCs/>
          <w:lang w:eastAsia="x-none"/>
        </w:rPr>
        <w:t xml:space="preserve">: </w:t>
      </w:r>
    </w:p>
    <w:p w:rsidRPr="005D3EFE" w:rsidR="0093000A" w:rsidP="00911383" w:rsidRDefault="0093000A" w14:paraId="4FA4C6E6" w14:textId="77777777">
      <w:pPr>
        <w:spacing w:before="6" w:after="6" w:line="295" w:lineRule="auto"/>
        <w:jc w:val="both"/>
        <w:rPr>
          <w:szCs w:val="26"/>
        </w:rPr>
      </w:pPr>
      <w:r>
        <w:rPr>
          <w:szCs w:val="26"/>
        </w:rPr>
        <w:t xml:space="preserve">- </w:t>
      </w:r>
      <w:r w:rsidRPr="005D3EFE">
        <w:rPr>
          <w:szCs w:val="26"/>
        </w:rPr>
        <w:t xml:space="preserve">Trên bảng cờ tích hợp của </w:t>
      </w:r>
      <w:r w:rsidRPr="005D3EFE">
        <w:t>dữ liệu Backdate Core (DS)</w:t>
      </w:r>
      <w:r w:rsidRPr="005D3EFE">
        <w:rPr>
          <w:szCs w:val="26"/>
        </w:rPr>
        <w:t>, cờ ERP_VCB = Y</w:t>
      </w:r>
      <w:r>
        <w:rPr>
          <w:szCs w:val="26"/>
        </w:rPr>
        <w:t>.</w:t>
      </w:r>
    </w:p>
    <w:p w:rsidR="0093000A" w:rsidP="00911383" w:rsidRDefault="0093000A" w14:paraId="7F6F533F" w14:textId="77777777">
      <w:pPr>
        <w:spacing w:line="295" w:lineRule="auto"/>
        <w:jc w:val="both"/>
        <w:rPr>
          <w:lang w:eastAsia="x-none"/>
        </w:rPr>
      </w:pPr>
      <w:r w:rsidRPr="00B64292">
        <w:rPr>
          <w:b/>
          <w:bCs/>
          <w:u w:val="single"/>
          <w:lang w:eastAsia="x-none"/>
        </w:rPr>
        <w:t>Thực hiện</w:t>
      </w:r>
      <w:r>
        <w:rPr>
          <w:lang w:eastAsia="x-none"/>
        </w:rPr>
        <w:t>:</w:t>
      </w:r>
    </w:p>
    <w:p w:rsidR="0093000A" w:rsidP="00911383" w:rsidRDefault="0093000A" w14:paraId="6CD99517" w14:textId="77777777">
      <w:pPr>
        <w:spacing w:line="295" w:lineRule="auto"/>
        <w:jc w:val="both"/>
        <w:rPr>
          <w:b/>
          <w:bCs/>
          <w:lang w:eastAsia="x-none"/>
        </w:rPr>
      </w:pPr>
      <w:r>
        <w:rPr>
          <w:lang w:eastAsia="x-none"/>
        </w:rPr>
        <w:t xml:space="preserve">T-code: </w:t>
      </w:r>
      <w:r w:rsidRPr="008763AC">
        <w:rPr>
          <w:b/>
          <w:bCs/>
          <w:lang w:eastAsia="x-none"/>
        </w:rPr>
        <w:t>Z</w:t>
      </w:r>
      <w:r>
        <w:rPr>
          <w:b/>
          <w:bCs/>
          <w:lang w:eastAsia="x-none"/>
        </w:rPr>
        <w:t>_TH_CORE.</w:t>
      </w:r>
    </w:p>
    <w:p w:rsidR="0093000A" w:rsidP="00911383" w:rsidRDefault="0093000A" w14:paraId="72398146" w14:textId="77777777">
      <w:pPr>
        <w:spacing w:line="295" w:lineRule="auto"/>
        <w:ind w:firstLine="720"/>
        <w:jc w:val="both"/>
        <w:rPr>
          <w:lang w:eastAsia="x-none"/>
        </w:rPr>
      </w:pPr>
      <w:r>
        <w:rPr>
          <w:b/>
          <w:bCs/>
          <w:lang w:eastAsia="x-none"/>
        </w:rPr>
        <w:t xml:space="preserve">+ Company Code: </w:t>
      </w:r>
      <w:r>
        <w:rPr>
          <w:lang w:eastAsia="x-none"/>
        </w:rPr>
        <w:t>Để trống để chạy tích hợp cho toàn hàng, hoặc chọn mã đơn vị cần tích hợp.</w:t>
      </w:r>
    </w:p>
    <w:p w:rsidR="0093000A" w:rsidP="00911383" w:rsidRDefault="0093000A" w14:paraId="23214641" w14:textId="77777777">
      <w:pPr>
        <w:spacing w:line="295" w:lineRule="auto"/>
        <w:ind w:firstLine="720"/>
        <w:jc w:val="both"/>
        <w:rPr>
          <w:lang w:eastAsia="x-none"/>
        </w:rPr>
      </w:pPr>
      <w:r>
        <w:rPr>
          <w:lang w:eastAsia="x-none"/>
        </w:rPr>
        <w:t xml:space="preserve">+ </w:t>
      </w:r>
      <w:r w:rsidRPr="0093000A">
        <w:rPr>
          <w:b/>
          <w:bCs/>
          <w:lang w:eastAsia="x-none"/>
        </w:rPr>
        <w:t>Currency</w:t>
      </w:r>
      <w:r>
        <w:rPr>
          <w:lang w:eastAsia="x-none"/>
        </w:rPr>
        <w:t>: Để trống để chạy tích hợp cho tất cả loại tiền, hoặc chọn mã loại tiền cần tích hợp.</w:t>
      </w:r>
    </w:p>
    <w:p w:rsidR="0093000A" w:rsidP="00911383" w:rsidRDefault="0093000A" w14:paraId="4E90EDC6" w14:textId="77777777">
      <w:pPr>
        <w:spacing w:line="295" w:lineRule="auto"/>
        <w:jc w:val="both"/>
        <w:rPr>
          <w:lang w:eastAsia="x-none"/>
        </w:rPr>
      </w:pPr>
      <w:r>
        <w:rPr>
          <w:lang w:eastAsia="x-none"/>
        </w:rPr>
        <w:tab/>
      </w:r>
      <w:r>
        <w:rPr>
          <w:lang w:eastAsia="x-none"/>
        </w:rPr>
        <w:t xml:space="preserve">+ </w:t>
      </w:r>
      <w:r w:rsidRPr="006A77EC">
        <w:rPr>
          <w:b/>
          <w:bCs/>
          <w:lang w:eastAsia="x-none"/>
        </w:rPr>
        <w:t>Ngày</w:t>
      </w:r>
      <w:r>
        <w:rPr>
          <w:lang w:eastAsia="x-none"/>
        </w:rPr>
        <w:t>: Chọn ngày tích hợp.</w:t>
      </w:r>
    </w:p>
    <w:p w:rsidR="0093000A" w:rsidP="00911383" w:rsidRDefault="0093000A" w14:paraId="28FEADAE" w14:textId="77777777">
      <w:pPr>
        <w:spacing w:line="295" w:lineRule="auto"/>
        <w:jc w:val="both"/>
        <w:rPr>
          <w:lang w:eastAsia="x-none"/>
        </w:rPr>
      </w:pPr>
      <w:r>
        <w:rPr>
          <w:lang w:eastAsia="x-none"/>
        </w:rPr>
        <w:tab/>
      </w:r>
      <w:r>
        <w:rPr>
          <w:lang w:eastAsia="x-none"/>
        </w:rPr>
        <w:t xml:space="preserve">+ Tích chọn </w:t>
      </w:r>
      <w:r w:rsidRPr="0093000A">
        <w:rPr>
          <w:b/>
          <w:bCs/>
          <w:lang w:eastAsia="x-none"/>
        </w:rPr>
        <w:t>Backdate</w:t>
      </w:r>
      <w:r>
        <w:rPr>
          <w:b/>
          <w:bCs/>
          <w:lang w:eastAsia="x-none"/>
        </w:rPr>
        <w:t>.</w:t>
      </w:r>
    </w:p>
    <w:p w:rsidR="0093000A" w:rsidP="00911383" w:rsidRDefault="0093000A" w14:paraId="4D59C380" w14:textId="77777777">
      <w:pPr>
        <w:spacing w:line="295" w:lineRule="auto"/>
        <w:jc w:val="both"/>
        <w:rPr>
          <w:lang w:eastAsia="x-none"/>
        </w:rPr>
      </w:pPr>
      <w:r>
        <w:rPr>
          <w:lang w:eastAsia="x-none"/>
        </w:rPr>
        <w:t xml:space="preserve">Ấn </w:t>
      </w:r>
      <w:r w:rsidRPr="00BE57E7">
        <w:rPr>
          <w:b/>
          <w:bCs/>
          <w:lang w:eastAsia="x-none"/>
        </w:rPr>
        <w:t>Execute (F8)</w:t>
      </w:r>
      <w:r>
        <w:rPr>
          <w:lang w:eastAsia="x-none"/>
        </w:rPr>
        <w:t>: Hệ thống hiển thị các dữ liệu tích hợp.</w:t>
      </w:r>
    </w:p>
    <w:p w:rsidRPr="00BE57E7" w:rsidR="0093000A" w:rsidP="00911383" w:rsidRDefault="0093000A" w14:paraId="07ADF6CC" w14:textId="77777777">
      <w:pPr>
        <w:spacing w:line="295" w:lineRule="auto"/>
        <w:jc w:val="both"/>
        <w:rPr>
          <w:lang w:eastAsia="x-none"/>
        </w:rPr>
      </w:pPr>
      <w:r>
        <w:rPr>
          <w:lang w:eastAsia="x-none"/>
        </w:rPr>
        <w:t xml:space="preserve">Ấn </w:t>
      </w:r>
      <w:r w:rsidRPr="00BE57E7">
        <w:rPr>
          <w:b/>
          <w:bCs/>
          <w:lang w:eastAsia="x-none"/>
        </w:rPr>
        <w:t>Test Run</w:t>
      </w:r>
      <w:r>
        <w:rPr>
          <w:b/>
          <w:bCs/>
          <w:lang w:eastAsia="x-none"/>
        </w:rPr>
        <w:t xml:space="preserve"> </w:t>
      </w:r>
      <w:r>
        <w:rPr>
          <w:lang w:eastAsia="x-none"/>
        </w:rPr>
        <w:t>để thực hiện Validate dữ liệu.</w:t>
      </w:r>
    </w:p>
    <w:p w:rsidRPr="008763AC" w:rsidR="0093000A" w:rsidP="00911383" w:rsidRDefault="0093000A" w14:paraId="37E195CD" w14:textId="77777777">
      <w:pPr>
        <w:spacing w:line="295" w:lineRule="auto"/>
        <w:jc w:val="both"/>
        <w:rPr>
          <w:lang w:eastAsia="x-none"/>
        </w:rPr>
      </w:pPr>
      <w:r>
        <w:rPr>
          <w:lang w:eastAsia="x-none"/>
        </w:rPr>
        <w:t xml:space="preserve">Ấn </w:t>
      </w:r>
      <w:r w:rsidRPr="00BE57E7">
        <w:rPr>
          <w:b/>
          <w:bCs/>
          <w:lang w:eastAsia="x-none"/>
        </w:rPr>
        <w:t>Import</w:t>
      </w:r>
      <w:r>
        <w:rPr>
          <w:b/>
          <w:bCs/>
          <w:lang w:eastAsia="x-none"/>
        </w:rPr>
        <w:t xml:space="preserve"> </w:t>
      </w:r>
      <w:r w:rsidRPr="00BE57E7">
        <w:rPr>
          <w:lang w:eastAsia="x-none"/>
        </w:rPr>
        <w:t>để sinh bút toán trên ERP.</w:t>
      </w:r>
    </w:p>
    <w:p w:rsidR="0093000A" w:rsidP="00911383" w:rsidRDefault="0093000A" w14:paraId="643C9AF5" w14:textId="77777777">
      <w:pPr>
        <w:spacing w:line="295" w:lineRule="auto"/>
        <w:jc w:val="both"/>
        <w:rPr>
          <w:lang w:eastAsia="x-none"/>
        </w:rPr>
      </w:pPr>
      <w:r w:rsidRPr="00B64292">
        <w:rPr>
          <w:b/>
          <w:bCs/>
          <w:u w:val="single"/>
          <w:lang w:eastAsia="x-none"/>
        </w:rPr>
        <w:t>Kết quả</w:t>
      </w:r>
      <w:r>
        <w:rPr>
          <w:lang w:eastAsia="x-none"/>
        </w:rPr>
        <w:t xml:space="preserve">: </w:t>
      </w:r>
    </w:p>
    <w:p w:rsidR="0093000A" w:rsidP="00911383" w:rsidRDefault="0093000A" w14:paraId="04119FC5" w14:textId="77777777">
      <w:pPr>
        <w:spacing w:line="295" w:lineRule="auto"/>
        <w:jc w:val="both"/>
        <w:rPr>
          <w:szCs w:val="26"/>
        </w:rPr>
      </w:pPr>
      <w:r>
        <w:rPr>
          <w:lang w:eastAsia="x-none"/>
        </w:rPr>
        <w:t xml:space="preserve">+ </w:t>
      </w:r>
      <w:r w:rsidRPr="005D3EFE">
        <w:rPr>
          <w:szCs w:val="26"/>
        </w:rPr>
        <w:t xml:space="preserve">Trên bảng cờ tích hợp của </w:t>
      </w:r>
      <w:r w:rsidRPr="005D3EFE">
        <w:t>dữ liệu Backdate Core (DS)</w:t>
      </w:r>
      <w:r w:rsidRPr="005D3EFE">
        <w:rPr>
          <w:szCs w:val="26"/>
        </w:rPr>
        <w:t>, cờ ERP_</w:t>
      </w:r>
      <w:r>
        <w:rPr>
          <w:szCs w:val="26"/>
        </w:rPr>
        <w:t>FIS</w:t>
      </w:r>
      <w:r w:rsidRPr="005D3EFE">
        <w:rPr>
          <w:szCs w:val="26"/>
        </w:rPr>
        <w:t xml:space="preserve"> = Y</w:t>
      </w:r>
      <w:r>
        <w:rPr>
          <w:szCs w:val="26"/>
        </w:rPr>
        <w:t>.</w:t>
      </w:r>
    </w:p>
    <w:p w:rsidR="0093000A" w:rsidP="00911383" w:rsidRDefault="0093000A" w14:paraId="332AF839" w14:textId="77777777">
      <w:pPr>
        <w:spacing w:line="295" w:lineRule="auto"/>
        <w:jc w:val="both"/>
        <w:rPr>
          <w:szCs w:val="26"/>
        </w:rPr>
      </w:pPr>
      <w:r>
        <w:rPr>
          <w:szCs w:val="26"/>
        </w:rPr>
        <w:t>+ Cán bộ phụ trách kiểm tra bảng Log để phát hiện các lỗi nếu có.</w:t>
      </w:r>
    </w:p>
    <w:p w:rsidR="0093000A" w:rsidP="00911383" w:rsidRDefault="0093000A" w14:paraId="12816A44" w14:textId="77777777">
      <w:pPr>
        <w:spacing w:line="295" w:lineRule="auto"/>
        <w:jc w:val="both"/>
        <w:rPr>
          <w:szCs w:val="26"/>
        </w:rPr>
      </w:pPr>
      <w:r>
        <w:rPr>
          <w:szCs w:val="26"/>
        </w:rPr>
        <w:t>+ Cán bộ phụ trách kiểm tra giao dịch sinh ra tại FB03 (Document Type = C4).</w:t>
      </w:r>
    </w:p>
    <w:p w:rsidRPr="00911383" w:rsidR="00816370" w:rsidP="00FC25DB" w:rsidRDefault="00816370" w14:paraId="09D67817" w14:textId="77777777">
      <w:pPr>
        <w:pStyle w:val="Heading4"/>
        <w:numPr>
          <w:ilvl w:val="1"/>
          <w:numId w:val="35"/>
        </w:numPr>
        <w:spacing w:line="295" w:lineRule="auto"/>
        <w:jc w:val="both"/>
        <w:rPr>
          <w:sz w:val="26"/>
          <w:szCs w:val="26"/>
        </w:rPr>
      </w:pPr>
      <w:r w:rsidRPr="00911383">
        <w:rPr>
          <w:sz w:val="26"/>
          <w:szCs w:val="26"/>
        </w:rPr>
        <w:t>Tích hợp xử lý nợ (File VCBTLXL)</w:t>
      </w:r>
    </w:p>
    <w:p w:rsidR="00816370" w:rsidP="00911383" w:rsidRDefault="00816370" w14:paraId="03C9C57A" w14:textId="77777777">
      <w:pPr>
        <w:spacing w:line="295" w:lineRule="auto"/>
        <w:jc w:val="both"/>
        <w:rPr>
          <w:b/>
          <w:bCs/>
          <w:lang w:eastAsia="x-none"/>
        </w:rPr>
      </w:pPr>
      <w:r w:rsidRPr="00B64292">
        <w:rPr>
          <w:b/>
          <w:bCs/>
          <w:u w:val="single"/>
          <w:lang w:eastAsia="x-none"/>
        </w:rPr>
        <w:t>Điều kiện</w:t>
      </w:r>
      <w:r>
        <w:rPr>
          <w:b/>
          <w:bCs/>
          <w:lang w:eastAsia="x-none"/>
        </w:rPr>
        <w:t xml:space="preserve">: </w:t>
      </w:r>
    </w:p>
    <w:p w:rsidRPr="005D3EFE" w:rsidR="00816370" w:rsidP="00911383" w:rsidRDefault="00816370" w14:paraId="6EA998DB" w14:textId="77777777">
      <w:pPr>
        <w:spacing w:before="6" w:after="6" w:line="295" w:lineRule="auto"/>
        <w:jc w:val="both"/>
        <w:rPr>
          <w:szCs w:val="26"/>
        </w:rPr>
      </w:pPr>
      <w:r>
        <w:rPr>
          <w:szCs w:val="26"/>
        </w:rPr>
        <w:t xml:space="preserve">- </w:t>
      </w:r>
      <w:r w:rsidRPr="005D3EFE">
        <w:rPr>
          <w:szCs w:val="26"/>
        </w:rPr>
        <w:t xml:space="preserve">Trên bảng cờ tích hợp của </w:t>
      </w:r>
      <w:r w:rsidRPr="005D3EFE">
        <w:t xml:space="preserve">dữ liệu VCBTLXL Core (XL), </w:t>
      </w:r>
      <w:r w:rsidRPr="005D3EFE">
        <w:rPr>
          <w:szCs w:val="26"/>
        </w:rPr>
        <w:t>cờ ERP_VCB = Y</w:t>
      </w:r>
      <w:r>
        <w:rPr>
          <w:szCs w:val="26"/>
        </w:rPr>
        <w:t>.</w:t>
      </w:r>
    </w:p>
    <w:p w:rsidR="00816370" w:rsidP="00911383" w:rsidRDefault="00816370" w14:paraId="7B5A0AF5" w14:textId="77777777">
      <w:pPr>
        <w:spacing w:line="295" w:lineRule="auto"/>
        <w:jc w:val="both"/>
        <w:rPr>
          <w:lang w:eastAsia="x-none"/>
        </w:rPr>
      </w:pPr>
      <w:r w:rsidRPr="00B64292">
        <w:rPr>
          <w:b/>
          <w:bCs/>
          <w:u w:val="single"/>
          <w:lang w:eastAsia="x-none"/>
        </w:rPr>
        <w:t>Thực hiện</w:t>
      </w:r>
      <w:r>
        <w:rPr>
          <w:lang w:eastAsia="x-none"/>
        </w:rPr>
        <w:t>:</w:t>
      </w:r>
    </w:p>
    <w:p w:rsidR="00816370" w:rsidP="00911383" w:rsidRDefault="00816370" w14:paraId="48634D84" w14:textId="77777777">
      <w:pPr>
        <w:spacing w:line="295" w:lineRule="auto"/>
        <w:jc w:val="both"/>
        <w:rPr>
          <w:b/>
          <w:bCs/>
          <w:lang w:eastAsia="x-none"/>
        </w:rPr>
      </w:pPr>
      <w:r>
        <w:rPr>
          <w:lang w:eastAsia="x-none"/>
        </w:rPr>
        <w:t xml:space="preserve">T-code: </w:t>
      </w:r>
      <w:r w:rsidRPr="008763AC">
        <w:rPr>
          <w:b/>
          <w:bCs/>
          <w:lang w:eastAsia="x-none"/>
        </w:rPr>
        <w:t>Z</w:t>
      </w:r>
      <w:r>
        <w:rPr>
          <w:b/>
          <w:bCs/>
          <w:lang w:eastAsia="x-none"/>
        </w:rPr>
        <w:t>_TH_CORE.</w:t>
      </w:r>
    </w:p>
    <w:p w:rsidR="00816370" w:rsidP="00911383" w:rsidRDefault="00816370" w14:paraId="24A1AC2D" w14:textId="77777777">
      <w:pPr>
        <w:spacing w:line="295" w:lineRule="auto"/>
        <w:ind w:firstLine="720"/>
        <w:jc w:val="both"/>
        <w:rPr>
          <w:lang w:eastAsia="x-none"/>
        </w:rPr>
      </w:pPr>
      <w:r>
        <w:rPr>
          <w:b/>
          <w:bCs/>
          <w:lang w:eastAsia="x-none"/>
        </w:rPr>
        <w:t xml:space="preserve">+ Company Code: </w:t>
      </w:r>
      <w:r>
        <w:rPr>
          <w:lang w:eastAsia="x-none"/>
        </w:rPr>
        <w:t>Để trống để chạy tích hợp cho toàn hàng, hoặc chọn mã đơn vị cần tích hợp.</w:t>
      </w:r>
    </w:p>
    <w:p w:rsidR="00816370" w:rsidP="00911383" w:rsidRDefault="00816370" w14:paraId="6957116A" w14:textId="77777777">
      <w:pPr>
        <w:spacing w:line="295" w:lineRule="auto"/>
        <w:ind w:firstLine="720"/>
        <w:jc w:val="both"/>
        <w:rPr>
          <w:lang w:eastAsia="x-none"/>
        </w:rPr>
      </w:pPr>
      <w:r>
        <w:rPr>
          <w:lang w:eastAsia="x-none"/>
        </w:rPr>
        <w:t xml:space="preserve">+ </w:t>
      </w:r>
      <w:r w:rsidRPr="0093000A">
        <w:rPr>
          <w:b/>
          <w:bCs/>
          <w:lang w:eastAsia="x-none"/>
        </w:rPr>
        <w:t>Currency</w:t>
      </w:r>
      <w:r>
        <w:rPr>
          <w:lang w:eastAsia="x-none"/>
        </w:rPr>
        <w:t>: Để trống để chạy tích hợp cho tất cả loại tiền, hoặc chọn mã loại tiền cần tích hợp.</w:t>
      </w:r>
    </w:p>
    <w:p w:rsidR="00816370" w:rsidP="00911383" w:rsidRDefault="00816370" w14:paraId="4C43EBE5" w14:textId="77777777">
      <w:pPr>
        <w:spacing w:line="295" w:lineRule="auto"/>
        <w:jc w:val="both"/>
        <w:rPr>
          <w:lang w:eastAsia="x-none"/>
        </w:rPr>
      </w:pPr>
      <w:r>
        <w:rPr>
          <w:lang w:eastAsia="x-none"/>
        </w:rPr>
        <w:tab/>
      </w:r>
      <w:r>
        <w:rPr>
          <w:lang w:eastAsia="x-none"/>
        </w:rPr>
        <w:t xml:space="preserve">+ </w:t>
      </w:r>
      <w:r w:rsidRPr="006A77EC">
        <w:rPr>
          <w:b/>
          <w:bCs/>
          <w:lang w:eastAsia="x-none"/>
        </w:rPr>
        <w:t>Ngày</w:t>
      </w:r>
      <w:r>
        <w:rPr>
          <w:lang w:eastAsia="x-none"/>
        </w:rPr>
        <w:t>: Chọn ngày tích hợp.</w:t>
      </w:r>
    </w:p>
    <w:p w:rsidR="00816370" w:rsidP="00911383" w:rsidRDefault="00816370" w14:paraId="64BD889B" w14:textId="77777777">
      <w:pPr>
        <w:spacing w:line="295" w:lineRule="auto"/>
        <w:jc w:val="both"/>
        <w:rPr>
          <w:lang w:eastAsia="x-none"/>
        </w:rPr>
      </w:pPr>
      <w:r>
        <w:rPr>
          <w:lang w:eastAsia="x-none"/>
        </w:rPr>
        <w:tab/>
      </w:r>
      <w:r>
        <w:rPr>
          <w:lang w:eastAsia="x-none"/>
        </w:rPr>
        <w:t xml:space="preserve">+ Tích chọn </w:t>
      </w:r>
      <w:r>
        <w:rPr>
          <w:b/>
          <w:bCs/>
          <w:lang w:eastAsia="x-none"/>
        </w:rPr>
        <w:t>Xử lý nợ.</w:t>
      </w:r>
    </w:p>
    <w:p w:rsidR="00816370" w:rsidP="00911383" w:rsidRDefault="00816370" w14:paraId="562E8909" w14:textId="77777777">
      <w:pPr>
        <w:spacing w:line="295" w:lineRule="auto"/>
        <w:jc w:val="both"/>
        <w:rPr>
          <w:lang w:eastAsia="x-none"/>
        </w:rPr>
      </w:pPr>
      <w:r>
        <w:rPr>
          <w:lang w:eastAsia="x-none"/>
        </w:rPr>
        <w:t xml:space="preserve">Ấn </w:t>
      </w:r>
      <w:r w:rsidRPr="00BE57E7">
        <w:rPr>
          <w:b/>
          <w:bCs/>
          <w:lang w:eastAsia="x-none"/>
        </w:rPr>
        <w:t>Execute (F8)</w:t>
      </w:r>
      <w:r>
        <w:rPr>
          <w:lang w:eastAsia="x-none"/>
        </w:rPr>
        <w:t>: Hệ thống hiển thị các dữ liệu tích hợp.</w:t>
      </w:r>
    </w:p>
    <w:p w:rsidRPr="00BE57E7" w:rsidR="00816370" w:rsidP="00911383" w:rsidRDefault="00816370" w14:paraId="524BF93B" w14:textId="77777777">
      <w:pPr>
        <w:spacing w:line="295" w:lineRule="auto"/>
        <w:jc w:val="both"/>
        <w:rPr>
          <w:lang w:eastAsia="x-none"/>
        </w:rPr>
      </w:pPr>
      <w:r>
        <w:rPr>
          <w:lang w:eastAsia="x-none"/>
        </w:rPr>
        <w:t xml:space="preserve">Ấn </w:t>
      </w:r>
      <w:r w:rsidRPr="00BE57E7">
        <w:rPr>
          <w:b/>
          <w:bCs/>
          <w:lang w:eastAsia="x-none"/>
        </w:rPr>
        <w:t>Test Run</w:t>
      </w:r>
      <w:r>
        <w:rPr>
          <w:b/>
          <w:bCs/>
          <w:lang w:eastAsia="x-none"/>
        </w:rPr>
        <w:t xml:space="preserve"> </w:t>
      </w:r>
      <w:r>
        <w:rPr>
          <w:lang w:eastAsia="x-none"/>
        </w:rPr>
        <w:t>để thực hiện Validate dữ liệu.</w:t>
      </w:r>
    </w:p>
    <w:p w:rsidRPr="008763AC" w:rsidR="00816370" w:rsidP="00911383" w:rsidRDefault="00816370" w14:paraId="47A539E7" w14:textId="77777777">
      <w:pPr>
        <w:spacing w:line="295" w:lineRule="auto"/>
        <w:jc w:val="both"/>
        <w:rPr>
          <w:lang w:eastAsia="x-none"/>
        </w:rPr>
      </w:pPr>
      <w:r>
        <w:rPr>
          <w:lang w:eastAsia="x-none"/>
        </w:rPr>
        <w:t xml:space="preserve">Ấn </w:t>
      </w:r>
      <w:r w:rsidRPr="00BE57E7">
        <w:rPr>
          <w:b/>
          <w:bCs/>
          <w:lang w:eastAsia="x-none"/>
        </w:rPr>
        <w:t>Import</w:t>
      </w:r>
      <w:r>
        <w:rPr>
          <w:b/>
          <w:bCs/>
          <w:lang w:eastAsia="x-none"/>
        </w:rPr>
        <w:t xml:space="preserve"> </w:t>
      </w:r>
      <w:r w:rsidRPr="00BE57E7">
        <w:rPr>
          <w:lang w:eastAsia="x-none"/>
        </w:rPr>
        <w:t>để sinh bút toán trên ERP.</w:t>
      </w:r>
    </w:p>
    <w:p w:rsidR="00816370" w:rsidP="00911383" w:rsidRDefault="00816370" w14:paraId="28AB3B38" w14:textId="77777777">
      <w:pPr>
        <w:spacing w:line="295" w:lineRule="auto"/>
        <w:jc w:val="both"/>
        <w:rPr>
          <w:lang w:eastAsia="x-none"/>
        </w:rPr>
      </w:pPr>
      <w:r w:rsidRPr="00B64292">
        <w:rPr>
          <w:b/>
          <w:bCs/>
          <w:u w:val="single"/>
          <w:lang w:eastAsia="x-none"/>
        </w:rPr>
        <w:t>Kết quả</w:t>
      </w:r>
      <w:r>
        <w:rPr>
          <w:lang w:eastAsia="x-none"/>
        </w:rPr>
        <w:t xml:space="preserve">: </w:t>
      </w:r>
    </w:p>
    <w:p w:rsidR="00816370" w:rsidP="00911383" w:rsidRDefault="00816370" w14:paraId="4C0BA730" w14:textId="77777777">
      <w:pPr>
        <w:spacing w:line="295" w:lineRule="auto"/>
        <w:jc w:val="both"/>
        <w:rPr>
          <w:szCs w:val="26"/>
        </w:rPr>
      </w:pPr>
      <w:r>
        <w:rPr>
          <w:lang w:eastAsia="x-none"/>
        </w:rPr>
        <w:t xml:space="preserve">+ </w:t>
      </w:r>
      <w:r w:rsidRPr="005D3EFE">
        <w:rPr>
          <w:szCs w:val="26"/>
        </w:rPr>
        <w:t xml:space="preserve">Trên bảng cờ tích hợp của </w:t>
      </w:r>
      <w:r w:rsidRPr="005D3EFE">
        <w:t xml:space="preserve">dữ liệu VCBTLXL Core (XL), </w:t>
      </w:r>
      <w:r w:rsidRPr="005D3EFE">
        <w:rPr>
          <w:szCs w:val="26"/>
        </w:rPr>
        <w:t>cờ ERP_</w:t>
      </w:r>
      <w:r>
        <w:rPr>
          <w:szCs w:val="26"/>
        </w:rPr>
        <w:t>FIS</w:t>
      </w:r>
      <w:r w:rsidRPr="005D3EFE">
        <w:rPr>
          <w:szCs w:val="26"/>
        </w:rPr>
        <w:t xml:space="preserve"> = Y</w:t>
      </w:r>
      <w:r>
        <w:rPr>
          <w:szCs w:val="26"/>
        </w:rPr>
        <w:t>.</w:t>
      </w:r>
    </w:p>
    <w:p w:rsidR="00816370" w:rsidP="00911383" w:rsidRDefault="00816370" w14:paraId="7619C017" w14:textId="77777777">
      <w:pPr>
        <w:spacing w:line="295" w:lineRule="auto"/>
        <w:jc w:val="both"/>
        <w:rPr>
          <w:szCs w:val="26"/>
        </w:rPr>
      </w:pPr>
      <w:r>
        <w:rPr>
          <w:szCs w:val="26"/>
        </w:rPr>
        <w:t>+ Cán bộ phụ trách kiểm tra bảng Log để phát hiện các lỗi nếu có.</w:t>
      </w:r>
    </w:p>
    <w:p w:rsidR="00E90B2E" w:rsidP="00911383" w:rsidRDefault="00816370" w14:paraId="54EB2286" w14:textId="77777777">
      <w:pPr>
        <w:spacing w:line="295" w:lineRule="auto"/>
        <w:jc w:val="both"/>
        <w:rPr>
          <w:szCs w:val="26"/>
        </w:rPr>
      </w:pPr>
      <w:r>
        <w:rPr>
          <w:szCs w:val="26"/>
        </w:rPr>
        <w:t>+ Cán bộ phụ trách kiểm tra giao dịch sinh ra tại FB03 (Document Type = C3)</w:t>
      </w:r>
    </w:p>
    <w:p w:rsidRPr="00911383" w:rsidR="00C10979" w:rsidP="00FC25DB" w:rsidRDefault="00C10979" w14:paraId="5B98455F" w14:textId="77777777">
      <w:pPr>
        <w:pStyle w:val="Heading4"/>
        <w:numPr>
          <w:ilvl w:val="1"/>
          <w:numId w:val="35"/>
        </w:numPr>
        <w:spacing w:line="295" w:lineRule="auto"/>
        <w:jc w:val="both"/>
        <w:rPr>
          <w:sz w:val="26"/>
          <w:szCs w:val="26"/>
        </w:rPr>
      </w:pPr>
      <w:r w:rsidRPr="00911383">
        <w:rPr>
          <w:sz w:val="26"/>
          <w:szCs w:val="26"/>
        </w:rPr>
        <w:t>Tích hợp Đổi mã sản phẩm</w:t>
      </w:r>
    </w:p>
    <w:p w:rsidR="00C10979" w:rsidP="00911383" w:rsidRDefault="00C10979" w14:paraId="7BAA2D6B" w14:textId="77777777">
      <w:pPr>
        <w:spacing w:line="295" w:lineRule="auto"/>
        <w:jc w:val="both"/>
        <w:rPr>
          <w:b/>
          <w:bCs/>
          <w:lang w:eastAsia="x-none"/>
        </w:rPr>
      </w:pPr>
      <w:r w:rsidRPr="00B64292">
        <w:rPr>
          <w:b/>
          <w:bCs/>
          <w:u w:val="single"/>
          <w:lang w:eastAsia="x-none"/>
        </w:rPr>
        <w:t>Điều kiện</w:t>
      </w:r>
      <w:r>
        <w:rPr>
          <w:b/>
          <w:bCs/>
          <w:lang w:eastAsia="x-none"/>
        </w:rPr>
        <w:t xml:space="preserve">: </w:t>
      </w:r>
    </w:p>
    <w:p w:rsidRPr="005D3EFE" w:rsidR="00C10979" w:rsidP="00911383" w:rsidRDefault="00C10979" w14:paraId="4A9D4EE4" w14:textId="77777777">
      <w:pPr>
        <w:spacing w:before="6" w:after="6" w:line="295" w:lineRule="auto"/>
        <w:jc w:val="both"/>
        <w:rPr>
          <w:szCs w:val="26"/>
        </w:rPr>
      </w:pPr>
      <w:r>
        <w:rPr>
          <w:szCs w:val="26"/>
        </w:rPr>
        <w:t xml:space="preserve">- </w:t>
      </w:r>
      <w:r w:rsidRPr="005D3EFE">
        <w:rPr>
          <w:szCs w:val="26"/>
        </w:rPr>
        <w:t xml:space="preserve">Trên bảng cờ tích hợp của </w:t>
      </w:r>
      <w:r w:rsidRPr="005D3EFE">
        <w:t xml:space="preserve">dữ liệu </w:t>
      </w:r>
      <w:r>
        <w:t>đổi mã sản phẩm</w:t>
      </w:r>
      <w:r w:rsidRPr="005D3EFE">
        <w:t xml:space="preserve">, </w:t>
      </w:r>
      <w:r w:rsidRPr="005D3EFE">
        <w:rPr>
          <w:szCs w:val="26"/>
        </w:rPr>
        <w:t>cờ ERP_VCB = Y</w:t>
      </w:r>
      <w:r>
        <w:rPr>
          <w:szCs w:val="26"/>
        </w:rPr>
        <w:t>.</w:t>
      </w:r>
    </w:p>
    <w:p w:rsidR="00C10979" w:rsidP="00911383" w:rsidRDefault="00C10979" w14:paraId="0FE865C3" w14:textId="77777777">
      <w:pPr>
        <w:spacing w:line="295" w:lineRule="auto"/>
        <w:jc w:val="both"/>
        <w:rPr>
          <w:lang w:eastAsia="x-none"/>
        </w:rPr>
      </w:pPr>
      <w:r w:rsidRPr="00B64292">
        <w:rPr>
          <w:b/>
          <w:bCs/>
          <w:u w:val="single"/>
          <w:lang w:eastAsia="x-none"/>
        </w:rPr>
        <w:t>Thực hiện</w:t>
      </w:r>
      <w:r>
        <w:rPr>
          <w:lang w:eastAsia="x-none"/>
        </w:rPr>
        <w:t>:</w:t>
      </w:r>
    </w:p>
    <w:p w:rsidR="00C10979" w:rsidP="00911383" w:rsidRDefault="00C10979" w14:paraId="619490A7" w14:textId="77777777">
      <w:pPr>
        <w:spacing w:line="295" w:lineRule="auto"/>
        <w:jc w:val="both"/>
        <w:rPr>
          <w:b/>
          <w:bCs/>
          <w:lang w:eastAsia="x-none"/>
        </w:rPr>
      </w:pPr>
      <w:r>
        <w:rPr>
          <w:lang w:eastAsia="x-none"/>
        </w:rPr>
        <w:t xml:space="preserve">T-code: </w:t>
      </w:r>
      <w:r w:rsidRPr="008763AC">
        <w:rPr>
          <w:b/>
          <w:bCs/>
          <w:lang w:eastAsia="x-none"/>
        </w:rPr>
        <w:t>Z</w:t>
      </w:r>
      <w:r>
        <w:rPr>
          <w:b/>
          <w:bCs/>
          <w:lang w:eastAsia="x-none"/>
        </w:rPr>
        <w:t>_TH_CORE.</w:t>
      </w:r>
    </w:p>
    <w:p w:rsidR="00C10979" w:rsidP="00911383" w:rsidRDefault="00C10979" w14:paraId="1B7E33F5" w14:textId="77777777">
      <w:pPr>
        <w:spacing w:line="295" w:lineRule="auto"/>
        <w:ind w:firstLine="720"/>
        <w:jc w:val="both"/>
        <w:rPr>
          <w:lang w:eastAsia="x-none"/>
        </w:rPr>
      </w:pPr>
      <w:r>
        <w:rPr>
          <w:b/>
          <w:bCs/>
          <w:lang w:eastAsia="x-none"/>
        </w:rPr>
        <w:t xml:space="preserve">+ Company Code: </w:t>
      </w:r>
      <w:r>
        <w:rPr>
          <w:lang w:eastAsia="x-none"/>
        </w:rPr>
        <w:t>Để trống để chạy tích hợp cho toàn hàng, hoặc chọn mã đơn vị cần tích hợp.</w:t>
      </w:r>
    </w:p>
    <w:p w:rsidR="00C10979" w:rsidP="00911383" w:rsidRDefault="00C10979" w14:paraId="539BF6F3" w14:textId="77777777">
      <w:pPr>
        <w:spacing w:line="295" w:lineRule="auto"/>
        <w:ind w:firstLine="720"/>
        <w:jc w:val="both"/>
        <w:rPr>
          <w:lang w:eastAsia="x-none"/>
        </w:rPr>
      </w:pPr>
      <w:r>
        <w:rPr>
          <w:lang w:eastAsia="x-none"/>
        </w:rPr>
        <w:t xml:space="preserve">+ </w:t>
      </w:r>
      <w:r w:rsidRPr="0093000A">
        <w:rPr>
          <w:b/>
          <w:bCs/>
          <w:lang w:eastAsia="x-none"/>
        </w:rPr>
        <w:t>Currency</w:t>
      </w:r>
      <w:r>
        <w:rPr>
          <w:lang w:eastAsia="x-none"/>
        </w:rPr>
        <w:t>: Để trống để chạy tích hợp cho tất cả loại tiền, hoặc chọn mã loại tiền cần tích hợp.</w:t>
      </w:r>
    </w:p>
    <w:p w:rsidR="00C10979" w:rsidP="00911383" w:rsidRDefault="00C10979" w14:paraId="215DA3EB" w14:textId="77777777">
      <w:pPr>
        <w:spacing w:line="295" w:lineRule="auto"/>
        <w:jc w:val="both"/>
        <w:rPr>
          <w:lang w:eastAsia="x-none"/>
        </w:rPr>
      </w:pPr>
      <w:r>
        <w:rPr>
          <w:lang w:eastAsia="x-none"/>
        </w:rPr>
        <w:tab/>
      </w:r>
      <w:r>
        <w:rPr>
          <w:lang w:eastAsia="x-none"/>
        </w:rPr>
        <w:t xml:space="preserve">+ </w:t>
      </w:r>
      <w:r w:rsidRPr="006A77EC">
        <w:rPr>
          <w:b/>
          <w:bCs/>
          <w:lang w:eastAsia="x-none"/>
        </w:rPr>
        <w:t>Ngày</w:t>
      </w:r>
      <w:r>
        <w:rPr>
          <w:lang w:eastAsia="x-none"/>
        </w:rPr>
        <w:t>: Chọn ngày tích hợp.</w:t>
      </w:r>
    </w:p>
    <w:p w:rsidR="00C10979" w:rsidP="00911383" w:rsidRDefault="00C10979" w14:paraId="20662778" w14:textId="77777777">
      <w:pPr>
        <w:spacing w:line="295" w:lineRule="auto"/>
        <w:jc w:val="both"/>
        <w:rPr>
          <w:lang w:eastAsia="x-none"/>
        </w:rPr>
      </w:pPr>
      <w:r>
        <w:rPr>
          <w:lang w:eastAsia="x-none"/>
        </w:rPr>
        <w:tab/>
      </w:r>
      <w:r>
        <w:rPr>
          <w:lang w:eastAsia="x-none"/>
        </w:rPr>
        <w:t xml:space="preserve">+ Tích chọn </w:t>
      </w:r>
      <w:r>
        <w:rPr>
          <w:b/>
          <w:bCs/>
          <w:lang w:eastAsia="x-none"/>
        </w:rPr>
        <w:t>Đổi mã sản phẩm.</w:t>
      </w:r>
    </w:p>
    <w:p w:rsidR="00C10979" w:rsidP="00911383" w:rsidRDefault="00C10979" w14:paraId="0A04E9CF" w14:textId="77777777">
      <w:pPr>
        <w:spacing w:line="295" w:lineRule="auto"/>
        <w:jc w:val="both"/>
        <w:rPr>
          <w:lang w:eastAsia="x-none"/>
        </w:rPr>
      </w:pPr>
      <w:r>
        <w:rPr>
          <w:lang w:eastAsia="x-none"/>
        </w:rPr>
        <w:t xml:space="preserve">Ấn </w:t>
      </w:r>
      <w:r w:rsidRPr="00BE57E7">
        <w:rPr>
          <w:b/>
          <w:bCs/>
          <w:lang w:eastAsia="x-none"/>
        </w:rPr>
        <w:t>Execute (F8)</w:t>
      </w:r>
      <w:r>
        <w:rPr>
          <w:lang w:eastAsia="x-none"/>
        </w:rPr>
        <w:t>: Hệ thống hiển thị các dữ liệu tích hợp.</w:t>
      </w:r>
    </w:p>
    <w:p w:rsidRPr="00BE57E7" w:rsidR="00C10979" w:rsidP="00911383" w:rsidRDefault="00C10979" w14:paraId="798A5B0D" w14:textId="77777777">
      <w:pPr>
        <w:spacing w:line="295" w:lineRule="auto"/>
        <w:jc w:val="both"/>
        <w:rPr>
          <w:lang w:eastAsia="x-none"/>
        </w:rPr>
      </w:pPr>
      <w:r>
        <w:rPr>
          <w:lang w:eastAsia="x-none"/>
        </w:rPr>
        <w:t xml:space="preserve">Ấn </w:t>
      </w:r>
      <w:r w:rsidRPr="00BE57E7">
        <w:rPr>
          <w:b/>
          <w:bCs/>
          <w:lang w:eastAsia="x-none"/>
        </w:rPr>
        <w:t>Test Run</w:t>
      </w:r>
      <w:r>
        <w:rPr>
          <w:b/>
          <w:bCs/>
          <w:lang w:eastAsia="x-none"/>
        </w:rPr>
        <w:t xml:space="preserve"> </w:t>
      </w:r>
      <w:r>
        <w:rPr>
          <w:lang w:eastAsia="x-none"/>
        </w:rPr>
        <w:t>để thực hiện Validate dữ liệu.</w:t>
      </w:r>
    </w:p>
    <w:p w:rsidRPr="008763AC" w:rsidR="00C10979" w:rsidP="00911383" w:rsidRDefault="00C10979" w14:paraId="4BD3EC0C" w14:textId="77777777">
      <w:pPr>
        <w:spacing w:line="295" w:lineRule="auto"/>
        <w:jc w:val="both"/>
        <w:rPr>
          <w:lang w:eastAsia="x-none"/>
        </w:rPr>
      </w:pPr>
      <w:r>
        <w:rPr>
          <w:lang w:eastAsia="x-none"/>
        </w:rPr>
        <w:t xml:space="preserve">Ấn </w:t>
      </w:r>
      <w:r w:rsidRPr="00BE57E7">
        <w:rPr>
          <w:b/>
          <w:bCs/>
          <w:lang w:eastAsia="x-none"/>
        </w:rPr>
        <w:t>Import</w:t>
      </w:r>
      <w:r>
        <w:rPr>
          <w:b/>
          <w:bCs/>
          <w:lang w:eastAsia="x-none"/>
        </w:rPr>
        <w:t xml:space="preserve"> </w:t>
      </w:r>
      <w:r w:rsidRPr="00BE57E7">
        <w:rPr>
          <w:lang w:eastAsia="x-none"/>
        </w:rPr>
        <w:t>để sinh bút toán trên ERP.</w:t>
      </w:r>
    </w:p>
    <w:p w:rsidR="00C10979" w:rsidP="00911383" w:rsidRDefault="00C10979" w14:paraId="1C13589C" w14:textId="77777777">
      <w:pPr>
        <w:spacing w:line="295" w:lineRule="auto"/>
        <w:jc w:val="both"/>
        <w:rPr>
          <w:lang w:eastAsia="x-none"/>
        </w:rPr>
      </w:pPr>
      <w:r w:rsidRPr="00B64292">
        <w:rPr>
          <w:b/>
          <w:bCs/>
          <w:u w:val="single"/>
          <w:lang w:eastAsia="x-none"/>
        </w:rPr>
        <w:t>Kết quả</w:t>
      </w:r>
      <w:r>
        <w:rPr>
          <w:lang w:eastAsia="x-none"/>
        </w:rPr>
        <w:t xml:space="preserve">: </w:t>
      </w:r>
    </w:p>
    <w:p w:rsidR="00C10979" w:rsidP="00911383" w:rsidRDefault="00C10979" w14:paraId="2D3B20C1" w14:textId="77777777">
      <w:pPr>
        <w:spacing w:line="295" w:lineRule="auto"/>
        <w:jc w:val="both"/>
        <w:rPr>
          <w:szCs w:val="26"/>
        </w:rPr>
      </w:pPr>
      <w:r>
        <w:rPr>
          <w:lang w:eastAsia="x-none"/>
        </w:rPr>
        <w:t xml:space="preserve">+ </w:t>
      </w:r>
      <w:r w:rsidRPr="005D3EFE">
        <w:rPr>
          <w:szCs w:val="26"/>
        </w:rPr>
        <w:t xml:space="preserve">Trên bảng cờ tích hợp của </w:t>
      </w:r>
      <w:r w:rsidRPr="005D3EFE">
        <w:t xml:space="preserve">dữ liệu </w:t>
      </w:r>
      <w:r>
        <w:t>đổi mã sản phẩm</w:t>
      </w:r>
      <w:r w:rsidRPr="005D3EFE">
        <w:t xml:space="preserve">, </w:t>
      </w:r>
      <w:r w:rsidRPr="005D3EFE">
        <w:rPr>
          <w:szCs w:val="26"/>
        </w:rPr>
        <w:t>cờ ERP_</w:t>
      </w:r>
      <w:r>
        <w:rPr>
          <w:szCs w:val="26"/>
        </w:rPr>
        <w:t>FIS</w:t>
      </w:r>
      <w:r w:rsidRPr="005D3EFE">
        <w:rPr>
          <w:szCs w:val="26"/>
        </w:rPr>
        <w:t xml:space="preserve"> = Y</w:t>
      </w:r>
      <w:r>
        <w:rPr>
          <w:szCs w:val="26"/>
        </w:rPr>
        <w:t>.</w:t>
      </w:r>
    </w:p>
    <w:p w:rsidR="00C10979" w:rsidP="00911383" w:rsidRDefault="00C10979" w14:paraId="50645BE9" w14:textId="77777777">
      <w:pPr>
        <w:spacing w:line="295" w:lineRule="auto"/>
        <w:jc w:val="both"/>
        <w:rPr>
          <w:szCs w:val="26"/>
        </w:rPr>
      </w:pPr>
      <w:r>
        <w:rPr>
          <w:szCs w:val="26"/>
        </w:rPr>
        <w:t>+ Cán bộ phụ trách kiểm tra bảng Log để phát hiện các lỗi nếu có.</w:t>
      </w:r>
    </w:p>
    <w:p w:rsidR="00C10979" w:rsidP="00911383" w:rsidRDefault="00C10979" w14:paraId="3526E4A5" w14:textId="77777777">
      <w:pPr>
        <w:spacing w:line="295" w:lineRule="auto"/>
        <w:jc w:val="both"/>
        <w:rPr>
          <w:szCs w:val="26"/>
        </w:rPr>
      </w:pPr>
      <w:r>
        <w:rPr>
          <w:szCs w:val="26"/>
        </w:rPr>
        <w:t>+ Cán bộ phụ trách kiểm tra giao dịch sinh ra tại FB03 (Document Type = C2).</w:t>
      </w:r>
    </w:p>
    <w:p w:rsidRPr="00B46758" w:rsidR="00B46758" w:rsidP="00FC25DB" w:rsidRDefault="00B46758" w14:paraId="301E501B" w14:textId="77777777">
      <w:pPr>
        <w:pStyle w:val="Heading4"/>
        <w:numPr>
          <w:ilvl w:val="1"/>
          <w:numId w:val="35"/>
        </w:numPr>
        <w:spacing w:line="295" w:lineRule="auto"/>
        <w:jc w:val="both"/>
        <w:rPr>
          <w:sz w:val="26"/>
          <w:szCs w:val="26"/>
        </w:rPr>
      </w:pPr>
      <w:r w:rsidRPr="00FC25DB">
        <w:rPr>
          <w:sz w:val="26"/>
          <w:szCs w:val="26"/>
        </w:rPr>
        <w:t>ZCGL25 – Kết chuyển doanh số TK 2502 GW</w:t>
      </w:r>
    </w:p>
    <w:p w:rsidR="00B46758" w:rsidP="00B46758" w:rsidRDefault="00B46758" w14:paraId="15F3DE33" w14:textId="77777777">
      <w:pPr>
        <w:rPr>
          <w:szCs w:val="26"/>
        </w:rPr>
      </w:pPr>
      <w:r w:rsidRPr="00B46758">
        <w:rPr>
          <w:b/>
          <w:bCs/>
          <w:u w:val="single"/>
        </w:rPr>
        <w:t>Điều kiện</w:t>
      </w:r>
      <w:r>
        <w:t xml:space="preserve">: </w:t>
      </w:r>
      <w:r w:rsidRPr="005D3EFE">
        <w:rPr>
          <w:szCs w:val="26"/>
        </w:rPr>
        <w:t>Trên bảng cờ tích hợp</w:t>
      </w:r>
      <w:r>
        <w:rPr>
          <w:szCs w:val="26"/>
        </w:rPr>
        <w:t xml:space="preserve"> </w:t>
      </w:r>
      <w:r w:rsidRPr="005D3EFE">
        <w:rPr>
          <w:szCs w:val="26"/>
        </w:rPr>
        <w:t>của</w:t>
      </w:r>
      <w:r w:rsidRPr="005D3EFE">
        <w:t xml:space="preserve"> </w:t>
      </w:r>
      <w:r>
        <w:t>ZCGL13</w:t>
      </w:r>
      <w:r w:rsidRPr="005D3EFE">
        <w:rPr>
          <w:szCs w:val="26"/>
        </w:rPr>
        <w:t>, cờ ERP_FIS</w:t>
      </w:r>
      <w:r>
        <w:rPr>
          <w:szCs w:val="26"/>
        </w:rPr>
        <w:t>=Y.</w:t>
      </w:r>
    </w:p>
    <w:p w:rsidR="00B46758" w:rsidP="00B46758" w:rsidRDefault="00B46758" w14:paraId="479FFB75" w14:textId="77777777">
      <w:pPr>
        <w:spacing w:line="295" w:lineRule="auto"/>
        <w:jc w:val="both"/>
        <w:rPr>
          <w:lang w:eastAsia="x-none"/>
        </w:rPr>
      </w:pPr>
      <w:r w:rsidRPr="00B64292">
        <w:rPr>
          <w:b/>
          <w:bCs/>
          <w:u w:val="single"/>
          <w:lang w:eastAsia="x-none"/>
        </w:rPr>
        <w:t>Thực hiện</w:t>
      </w:r>
      <w:r>
        <w:rPr>
          <w:lang w:eastAsia="x-none"/>
        </w:rPr>
        <w:t>:</w:t>
      </w:r>
    </w:p>
    <w:p w:rsidR="00B46758" w:rsidP="00B46758" w:rsidRDefault="00B46758" w14:paraId="5F7E826E" w14:textId="77777777">
      <w:pPr>
        <w:spacing w:line="295" w:lineRule="auto"/>
        <w:jc w:val="both"/>
        <w:rPr>
          <w:b/>
          <w:bCs/>
          <w:lang w:eastAsia="x-none"/>
        </w:rPr>
      </w:pPr>
      <w:r>
        <w:rPr>
          <w:lang w:eastAsia="x-none"/>
        </w:rPr>
        <w:t xml:space="preserve">T-code: </w:t>
      </w:r>
      <w:r w:rsidRPr="008763AC">
        <w:rPr>
          <w:b/>
          <w:bCs/>
          <w:lang w:eastAsia="x-none"/>
        </w:rPr>
        <w:t>Z</w:t>
      </w:r>
      <w:r>
        <w:rPr>
          <w:b/>
          <w:bCs/>
          <w:lang w:eastAsia="x-none"/>
        </w:rPr>
        <w:t>CGL25</w:t>
      </w:r>
    </w:p>
    <w:p w:rsidR="00B46758" w:rsidP="00B46758" w:rsidRDefault="00B46758" w14:paraId="135EA861" w14:textId="77777777">
      <w:pPr>
        <w:spacing w:line="295" w:lineRule="auto"/>
        <w:ind w:firstLine="720"/>
        <w:jc w:val="both"/>
        <w:rPr>
          <w:lang w:eastAsia="x-none"/>
        </w:rPr>
      </w:pPr>
      <w:r>
        <w:rPr>
          <w:b/>
          <w:bCs/>
          <w:lang w:eastAsia="x-none"/>
        </w:rPr>
        <w:t xml:space="preserve">+ Đơn vị: </w:t>
      </w:r>
      <w:r>
        <w:rPr>
          <w:lang w:eastAsia="x-none"/>
        </w:rPr>
        <w:t>Chọn mã 0000 để chạy kết chuyển cho toàn hàng, hoặc chọn mã đơn vị cần kết chuyển.</w:t>
      </w:r>
    </w:p>
    <w:p w:rsidRPr="008763AC" w:rsidR="00B46758" w:rsidP="00B46758" w:rsidRDefault="00B46758" w14:paraId="316E52BA" w14:textId="77777777">
      <w:pPr>
        <w:spacing w:line="295" w:lineRule="auto"/>
        <w:jc w:val="both"/>
        <w:rPr>
          <w:lang w:eastAsia="x-none"/>
        </w:rPr>
      </w:pPr>
      <w:r>
        <w:rPr>
          <w:lang w:eastAsia="x-none"/>
        </w:rPr>
        <w:tab/>
      </w:r>
      <w:r>
        <w:rPr>
          <w:lang w:eastAsia="x-none"/>
        </w:rPr>
        <w:t xml:space="preserve">+ </w:t>
      </w:r>
      <w:r w:rsidRPr="006A77EC">
        <w:rPr>
          <w:b/>
          <w:bCs/>
          <w:lang w:eastAsia="x-none"/>
        </w:rPr>
        <w:t>Ngày</w:t>
      </w:r>
      <w:r>
        <w:rPr>
          <w:b/>
          <w:bCs/>
          <w:lang w:eastAsia="x-none"/>
        </w:rPr>
        <w:t xml:space="preserve"> kết chuyển</w:t>
      </w:r>
      <w:r>
        <w:rPr>
          <w:lang w:eastAsia="x-none"/>
        </w:rPr>
        <w:t>: Chọn ngày cần lấy dữ liệu kết chuyển (cũng là ngày giá trị của bút toán kết chuyển).</w:t>
      </w:r>
    </w:p>
    <w:p w:rsidR="00B46758" w:rsidP="00B46758" w:rsidRDefault="00B46758" w14:paraId="706879F7" w14:textId="77777777">
      <w:pPr>
        <w:spacing w:line="295" w:lineRule="auto"/>
        <w:jc w:val="both"/>
        <w:rPr>
          <w:lang w:eastAsia="x-none"/>
        </w:rPr>
      </w:pPr>
      <w:r w:rsidRPr="00B64292">
        <w:rPr>
          <w:b/>
          <w:bCs/>
          <w:u w:val="single"/>
          <w:lang w:eastAsia="x-none"/>
        </w:rPr>
        <w:t>Kết quả</w:t>
      </w:r>
      <w:r>
        <w:rPr>
          <w:lang w:eastAsia="x-none"/>
        </w:rPr>
        <w:t xml:space="preserve">: </w:t>
      </w:r>
    </w:p>
    <w:p w:rsidR="00B46758" w:rsidP="00B46758" w:rsidRDefault="00B46758" w14:paraId="731BF51C" w14:textId="77777777">
      <w:pPr>
        <w:spacing w:line="295" w:lineRule="auto"/>
        <w:jc w:val="both"/>
        <w:rPr>
          <w:szCs w:val="26"/>
        </w:rPr>
      </w:pPr>
      <w:r>
        <w:rPr>
          <w:lang w:eastAsia="x-none"/>
        </w:rPr>
        <w:t xml:space="preserve">+ </w:t>
      </w:r>
      <w:r w:rsidRPr="005D3EFE">
        <w:rPr>
          <w:szCs w:val="26"/>
        </w:rPr>
        <w:t xml:space="preserve">Trên bảng cờ tích hợp của </w:t>
      </w:r>
      <w:r>
        <w:rPr>
          <w:szCs w:val="26"/>
        </w:rPr>
        <w:t>ZCGL25</w:t>
      </w:r>
      <w:r w:rsidRPr="005D3EFE">
        <w:rPr>
          <w:szCs w:val="26"/>
        </w:rPr>
        <w:t>, cờ ERP_</w:t>
      </w:r>
      <w:r>
        <w:rPr>
          <w:szCs w:val="26"/>
        </w:rPr>
        <w:t>FIS</w:t>
      </w:r>
      <w:r w:rsidRPr="005D3EFE">
        <w:rPr>
          <w:szCs w:val="26"/>
        </w:rPr>
        <w:t xml:space="preserve"> = Y</w:t>
      </w:r>
      <w:r>
        <w:rPr>
          <w:szCs w:val="26"/>
        </w:rPr>
        <w:t>.</w:t>
      </w:r>
    </w:p>
    <w:p w:rsidR="00B46758" w:rsidP="00B46758" w:rsidRDefault="00B46758" w14:paraId="12972118" w14:textId="77777777">
      <w:pPr>
        <w:spacing w:line="295" w:lineRule="auto"/>
        <w:jc w:val="both"/>
        <w:rPr>
          <w:szCs w:val="26"/>
        </w:rPr>
      </w:pPr>
      <w:r>
        <w:rPr>
          <w:szCs w:val="26"/>
        </w:rPr>
        <w:t>+ Cán bộ phụ trách kiểm tra giao dịch sinh ra tại FB03 (Document Type = D2).</w:t>
      </w:r>
    </w:p>
    <w:p w:rsidRPr="009B5087" w:rsidR="00B46758" w:rsidP="00FC25DB" w:rsidRDefault="00B46758" w14:paraId="4ADD5B2D" w14:textId="77777777">
      <w:pPr>
        <w:pStyle w:val="Heading4"/>
        <w:numPr>
          <w:ilvl w:val="1"/>
          <w:numId w:val="35"/>
        </w:numPr>
        <w:spacing w:line="295" w:lineRule="auto"/>
        <w:jc w:val="both"/>
        <w:rPr>
          <w:sz w:val="26"/>
          <w:szCs w:val="26"/>
        </w:rPr>
      </w:pPr>
      <w:r w:rsidRPr="00FC25DB">
        <w:rPr>
          <w:sz w:val="26"/>
          <w:szCs w:val="26"/>
        </w:rPr>
        <w:t xml:space="preserve">ZCGL08 </w:t>
      </w:r>
      <w:r w:rsidRPr="00FC25DB" w:rsidR="001217BD">
        <w:rPr>
          <w:sz w:val="26"/>
          <w:szCs w:val="26"/>
        </w:rPr>
        <w:t>–</w:t>
      </w:r>
      <w:r w:rsidRPr="00FC25DB">
        <w:rPr>
          <w:sz w:val="26"/>
          <w:szCs w:val="26"/>
        </w:rPr>
        <w:t xml:space="preserve"> </w:t>
      </w:r>
      <w:r w:rsidRPr="00FC25DB" w:rsidR="001217BD">
        <w:rPr>
          <w:sz w:val="26"/>
          <w:szCs w:val="26"/>
        </w:rPr>
        <w:t>Tách doanh số VND cho TK mua bán ngoại tệ</w:t>
      </w:r>
    </w:p>
    <w:p w:rsidR="009B5087" w:rsidP="009B5087" w:rsidRDefault="009B5087" w14:paraId="28FFB5CD" w14:textId="77777777">
      <w:pPr>
        <w:rPr>
          <w:szCs w:val="26"/>
        </w:rPr>
      </w:pPr>
      <w:r w:rsidRPr="009B5087">
        <w:rPr>
          <w:b/>
          <w:bCs/>
          <w:u w:val="single"/>
        </w:rPr>
        <w:t>Điều kiện</w:t>
      </w:r>
      <w:r>
        <w:t xml:space="preserve">: </w:t>
      </w:r>
      <w:r w:rsidRPr="005D3EFE">
        <w:rPr>
          <w:szCs w:val="26"/>
        </w:rPr>
        <w:t>Trên bảng cờ tích hợp</w:t>
      </w:r>
      <w:r>
        <w:rPr>
          <w:szCs w:val="26"/>
        </w:rPr>
        <w:t xml:space="preserve"> </w:t>
      </w:r>
      <w:r w:rsidRPr="005D3EFE">
        <w:rPr>
          <w:szCs w:val="26"/>
        </w:rPr>
        <w:t>của</w:t>
      </w:r>
      <w:r w:rsidRPr="005D3EFE">
        <w:t xml:space="preserve"> </w:t>
      </w:r>
      <w:r>
        <w:t>ZCGL25</w:t>
      </w:r>
      <w:r w:rsidRPr="005D3EFE">
        <w:rPr>
          <w:szCs w:val="26"/>
        </w:rPr>
        <w:t>, cờ ERP_FIS</w:t>
      </w:r>
      <w:r>
        <w:rPr>
          <w:szCs w:val="26"/>
        </w:rPr>
        <w:t>=Y.</w:t>
      </w:r>
    </w:p>
    <w:p w:rsidR="009B5087" w:rsidP="009B5087" w:rsidRDefault="009B5087" w14:paraId="74EE34E3" w14:textId="77777777">
      <w:pPr>
        <w:rPr>
          <w:szCs w:val="26"/>
        </w:rPr>
      </w:pPr>
      <w:r w:rsidRPr="009B5087">
        <w:rPr>
          <w:b/>
          <w:bCs/>
          <w:szCs w:val="26"/>
          <w:u w:val="single"/>
        </w:rPr>
        <w:t>Thực hiện</w:t>
      </w:r>
      <w:r>
        <w:rPr>
          <w:szCs w:val="26"/>
        </w:rPr>
        <w:t>:</w:t>
      </w:r>
    </w:p>
    <w:p w:rsidR="009B5087" w:rsidP="009B5087" w:rsidRDefault="009B5087" w14:paraId="716FEA3D" w14:textId="77777777">
      <w:pPr>
        <w:spacing w:line="295" w:lineRule="auto"/>
        <w:jc w:val="both"/>
        <w:rPr>
          <w:b/>
          <w:bCs/>
          <w:lang w:eastAsia="x-none"/>
        </w:rPr>
      </w:pPr>
      <w:r>
        <w:rPr>
          <w:lang w:eastAsia="x-none"/>
        </w:rPr>
        <w:t xml:space="preserve">T-code: </w:t>
      </w:r>
      <w:r w:rsidRPr="008763AC">
        <w:rPr>
          <w:b/>
          <w:bCs/>
          <w:lang w:eastAsia="x-none"/>
        </w:rPr>
        <w:t>Z</w:t>
      </w:r>
      <w:r>
        <w:rPr>
          <w:b/>
          <w:bCs/>
          <w:lang w:eastAsia="x-none"/>
        </w:rPr>
        <w:t>CGL08</w:t>
      </w:r>
    </w:p>
    <w:p w:rsidR="009B5087" w:rsidP="009B5087" w:rsidRDefault="009B5087" w14:paraId="6D7A1713" w14:textId="77777777">
      <w:pPr>
        <w:spacing w:line="295" w:lineRule="auto"/>
        <w:ind w:firstLine="720"/>
        <w:jc w:val="both"/>
        <w:rPr>
          <w:lang w:eastAsia="x-none"/>
        </w:rPr>
      </w:pPr>
      <w:r>
        <w:rPr>
          <w:b/>
          <w:bCs/>
          <w:lang w:eastAsia="x-none"/>
        </w:rPr>
        <w:t xml:space="preserve">+ Chi nhánh: </w:t>
      </w:r>
      <w:r>
        <w:rPr>
          <w:lang w:eastAsia="x-none"/>
        </w:rPr>
        <w:t>Chọn mã 0000 để chạy kết chuyển cho toàn hàng, hoặc chọn mã đơn vị cần kết chuyển.</w:t>
      </w:r>
    </w:p>
    <w:p w:rsidR="009B5087" w:rsidP="009B5087" w:rsidRDefault="009B5087" w14:paraId="7FD429E9" w14:textId="77777777">
      <w:pPr>
        <w:spacing w:line="295" w:lineRule="auto"/>
        <w:jc w:val="both"/>
        <w:rPr>
          <w:lang w:eastAsia="x-none"/>
        </w:rPr>
      </w:pPr>
      <w:r>
        <w:rPr>
          <w:lang w:eastAsia="x-none"/>
        </w:rPr>
        <w:tab/>
      </w:r>
      <w:r>
        <w:rPr>
          <w:lang w:eastAsia="x-none"/>
        </w:rPr>
        <w:t xml:space="preserve">+ </w:t>
      </w:r>
      <w:r w:rsidRPr="006A77EC">
        <w:rPr>
          <w:b/>
          <w:bCs/>
          <w:lang w:eastAsia="x-none"/>
        </w:rPr>
        <w:t>Ngày</w:t>
      </w:r>
      <w:r>
        <w:rPr>
          <w:b/>
          <w:bCs/>
          <w:lang w:eastAsia="x-none"/>
        </w:rPr>
        <w:t xml:space="preserve"> kết chuyển</w:t>
      </w:r>
      <w:r>
        <w:rPr>
          <w:lang w:eastAsia="x-none"/>
        </w:rPr>
        <w:t>: Chọn ngày cần lấy dữ liệu kết chuyển (cũng là ngày giá trị của bút toán kết chuyển).</w:t>
      </w:r>
    </w:p>
    <w:p w:rsidRPr="008763AC" w:rsidR="009B5087" w:rsidP="009B5087" w:rsidRDefault="009B5087" w14:paraId="0958D326" w14:textId="77777777">
      <w:pPr>
        <w:spacing w:line="295" w:lineRule="auto"/>
        <w:jc w:val="both"/>
        <w:rPr>
          <w:lang w:eastAsia="x-none"/>
        </w:rPr>
      </w:pPr>
      <w:r>
        <w:rPr>
          <w:lang w:eastAsia="x-none"/>
        </w:rPr>
        <w:t xml:space="preserve"> </w:t>
      </w:r>
      <w:r>
        <w:rPr>
          <w:lang w:eastAsia="x-none"/>
        </w:rPr>
        <w:tab/>
      </w:r>
      <w:r w:rsidRPr="009B5087">
        <w:rPr>
          <w:b/>
          <w:bCs/>
          <w:lang w:eastAsia="x-none"/>
        </w:rPr>
        <w:t>+ Loại tiền loại trừ:</w:t>
      </w:r>
      <w:r>
        <w:rPr>
          <w:lang w:eastAsia="x-none"/>
        </w:rPr>
        <w:t xml:space="preserve"> Chọn loại tiền không thực hiện tách doanh số.</w:t>
      </w:r>
    </w:p>
    <w:p w:rsidR="009B5087" w:rsidP="009B5087" w:rsidRDefault="009B5087" w14:paraId="2FA903E4" w14:textId="77777777">
      <w:pPr>
        <w:spacing w:line="295" w:lineRule="auto"/>
        <w:jc w:val="both"/>
        <w:rPr>
          <w:lang w:eastAsia="x-none"/>
        </w:rPr>
      </w:pPr>
      <w:r w:rsidRPr="00B64292">
        <w:rPr>
          <w:b/>
          <w:bCs/>
          <w:u w:val="single"/>
          <w:lang w:eastAsia="x-none"/>
        </w:rPr>
        <w:t>Kết quả</w:t>
      </w:r>
      <w:r>
        <w:rPr>
          <w:lang w:eastAsia="x-none"/>
        </w:rPr>
        <w:t xml:space="preserve">: </w:t>
      </w:r>
    </w:p>
    <w:p w:rsidR="009B5087" w:rsidP="009B5087" w:rsidRDefault="009B5087" w14:paraId="02070651" w14:textId="77777777">
      <w:pPr>
        <w:rPr>
          <w:szCs w:val="26"/>
        </w:rPr>
      </w:pPr>
      <w:r>
        <w:rPr>
          <w:lang w:eastAsia="x-none"/>
        </w:rPr>
        <w:t xml:space="preserve">+ </w:t>
      </w:r>
      <w:r w:rsidRPr="005D3EFE">
        <w:rPr>
          <w:szCs w:val="26"/>
        </w:rPr>
        <w:t xml:space="preserve">Trên bảng cờ tích hợp của </w:t>
      </w:r>
      <w:r>
        <w:rPr>
          <w:szCs w:val="26"/>
        </w:rPr>
        <w:t>ZCGL08</w:t>
      </w:r>
      <w:r w:rsidRPr="005D3EFE">
        <w:rPr>
          <w:szCs w:val="26"/>
        </w:rPr>
        <w:t>, cờ ERP_</w:t>
      </w:r>
      <w:r>
        <w:rPr>
          <w:szCs w:val="26"/>
        </w:rPr>
        <w:t>FIS</w:t>
      </w:r>
      <w:r w:rsidRPr="005D3EFE">
        <w:rPr>
          <w:szCs w:val="26"/>
        </w:rPr>
        <w:t xml:space="preserve"> = Y</w:t>
      </w:r>
      <w:r>
        <w:rPr>
          <w:szCs w:val="26"/>
        </w:rPr>
        <w:t>.</w:t>
      </w:r>
    </w:p>
    <w:p w:rsidR="009B5087" w:rsidP="009B5087" w:rsidRDefault="009B5087" w14:paraId="628A05A6" w14:textId="77777777">
      <w:r>
        <w:t xml:space="preserve">+ </w:t>
      </w:r>
      <w:r>
        <w:rPr>
          <w:szCs w:val="26"/>
        </w:rPr>
        <w:t>Cán bộ phụ trách kiểm tra giao dịch sinh ra tại FB03 (Document Type = D1).</w:t>
      </w:r>
    </w:p>
    <w:p w:rsidRPr="00911383" w:rsidR="00D3262E" w:rsidP="00FC25DB" w:rsidRDefault="00D3262E" w14:paraId="6407A24C" w14:textId="77777777">
      <w:pPr>
        <w:pStyle w:val="Heading4"/>
        <w:numPr>
          <w:ilvl w:val="1"/>
          <w:numId w:val="35"/>
        </w:numPr>
        <w:spacing w:line="295" w:lineRule="auto"/>
        <w:jc w:val="both"/>
        <w:rPr>
          <w:sz w:val="26"/>
          <w:szCs w:val="26"/>
        </w:rPr>
      </w:pPr>
      <w:r w:rsidRPr="00911383">
        <w:rPr>
          <w:sz w:val="26"/>
          <w:szCs w:val="26"/>
        </w:rPr>
        <w:t>ZCGL07_1 - Kết chuyển trạng thái điều hòa ngoại tệ PGD-TSCN</w:t>
      </w:r>
    </w:p>
    <w:p w:rsidR="00D3262E" w:rsidP="00911383" w:rsidRDefault="00D3262E" w14:paraId="13EA2B28" w14:textId="77777777">
      <w:pPr>
        <w:spacing w:line="295" w:lineRule="auto"/>
        <w:jc w:val="both"/>
        <w:rPr>
          <w:szCs w:val="26"/>
        </w:rPr>
      </w:pPr>
      <w:r w:rsidRPr="00B64292">
        <w:rPr>
          <w:b/>
          <w:bCs/>
          <w:u w:val="single"/>
          <w:lang w:eastAsia="x-none"/>
        </w:rPr>
        <w:t>Điều kiện</w:t>
      </w:r>
      <w:r>
        <w:rPr>
          <w:b/>
          <w:bCs/>
          <w:lang w:eastAsia="x-none"/>
        </w:rPr>
        <w:t xml:space="preserve">: </w:t>
      </w:r>
      <w:r w:rsidRPr="005D3EFE">
        <w:rPr>
          <w:szCs w:val="26"/>
        </w:rPr>
        <w:t>Trên bảng cờ tích hợp</w:t>
      </w:r>
      <w:r w:rsidR="00452F7B">
        <w:rPr>
          <w:szCs w:val="26"/>
        </w:rPr>
        <w:t xml:space="preserve"> của ZCGL08</w:t>
      </w:r>
      <w:r w:rsidRPr="005D3EFE">
        <w:rPr>
          <w:szCs w:val="26"/>
        </w:rPr>
        <w:t>, cờ ERP_FIS = Y</w:t>
      </w:r>
      <w:r w:rsidR="00452F7B">
        <w:rPr>
          <w:szCs w:val="26"/>
        </w:rPr>
        <w:t>.</w:t>
      </w:r>
    </w:p>
    <w:p w:rsidR="00D3262E" w:rsidP="00452F7B" w:rsidRDefault="00D3262E" w14:paraId="19866670" w14:textId="77777777">
      <w:pPr>
        <w:spacing w:before="6" w:after="6" w:line="295" w:lineRule="auto"/>
        <w:jc w:val="both"/>
        <w:rPr>
          <w:lang w:eastAsia="x-none"/>
        </w:rPr>
      </w:pPr>
      <w:r w:rsidRPr="00B64292">
        <w:rPr>
          <w:b/>
          <w:bCs/>
          <w:u w:val="single"/>
          <w:lang w:eastAsia="x-none"/>
        </w:rPr>
        <w:t>Thực hiện</w:t>
      </w:r>
      <w:r>
        <w:rPr>
          <w:lang w:eastAsia="x-none"/>
        </w:rPr>
        <w:t>:</w:t>
      </w:r>
    </w:p>
    <w:p w:rsidR="00D3262E" w:rsidP="00911383" w:rsidRDefault="00D3262E" w14:paraId="5414A669" w14:textId="77777777">
      <w:pPr>
        <w:spacing w:line="295" w:lineRule="auto"/>
        <w:jc w:val="both"/>
        <w:rPr>
          <w:b/>
          <w:bCs/>
          <w:lang w:eastAsia="x-none"/>
        </w:rPr>
      </w:pPr>
      <w:r>
        <w:rPr>
          <w:lang w:eastAsia="x-none"/>
        </w:rPr>
        <w:t xml:space="preserve">T-code: </w:t>
      </w:r>
      <w:r w:rsidRPr="008763AC">
        <w:rPr>
          <w:b/>
          <w:bCs/>
          <w:lang w:eastAsia="x-none"/>
        </w:rPr>
        <w:t>Z</w:t>
      </w:r>
      <w:r>
        <w:rPr>
          <w:b/>
          <w:bCs/>
          <w:lang w:eastAsia="x-none"/>
        </w:rPr>
        <w:t>CGL07_1</w:t>
      </w:r>
    </w:p>
    <w:p w:rsidR="00D3262E" w:rsidP="00911383" w:rsidRDefault="00D3262E" w14:paraId="3740EE2D" w14:textId="77777777">
      <w:pPr>
        <w:spacing w:line="295" w:lineRule="auto"/>
        <w:ind w:firstLine="720"/>
        <w:jc w:val="both"/>
        <w:rPr>
          <w:lang w:eastAsia="x-none"/>
        </w:rPr>
      </w:pPr>
      <w:r>
        <w:rPr>
          <w:b/>
          <w:bCs/>
          <w:lang w:eastAsia="x-none"/>
        </w:rPr>
        <w:t xml:space="preserve">+ </w:t>
      </w:r>
      <w:r w:rsidR="00474712">
        <w:rPr>
          <w:b/>
          <w:bCs/>
          <w:lang w:eastAsia="x-none"/>
        </w:rPr>
        <w:t>Đơn vị</w:t>
      </w:r>
      <w:r>
        <w:rPr>
          <w:b/>
          <w:bCs/>
          <w:lang w:eastAsia="x-none"/>
        </w:rPr>
        <w:t xml:space="preserve">: </w:t>
      </w:r>
      <w:r>
        <w:rPr>
          <w:lang w:eastAsia="x-none"/>
        </w:rPr>
        <w:t>Chọn mã 0000 để chạy kết chuyển cho toàn hàng, hoặc chọn mã đơn vị cần kết chuyển.</w:t>
      </w:r>
    </w:p>
    <w:p w:rsidRPr="008763AC" w:rsidR="00D3262E" w:rsidP="00911383" w:rsidRDefault="00D3262E" w14:paraId="50FDFAA1" w14:textId="77777777">
      <w:pPr>
        <w:spacing w:line="295" w:lineRule="auto"/>
        <w:jc w:val="both"/>
        <w:rPr>
          <w:lang w:eastAsia="x-none"/>
        </w:rPr>
      </w:pPr>
      <w:r>
        <w:rPr>
          <w:lang w:eastAsia="x-none"/>
        </w:rPr>
        <w:tab/>
      </w:r>
      <w:r>
        <w:rPr>
          <w:lang w:eastAsia="x-none"/>
        </w:rPr>
        <w:t xml:space="preserve">+ </w:t>
      </w:r>
      <w:r w:rsidRPr="006A77EC">
        <w:rPr>
          <w:b/>
          <w:bCs/>
          <w:lang w:eastAsia="x-none"/>
        </w:rPr>
        <w:t>Ngày</w:t>
      </w:r>
      <w:r>
        <w:rPr>
          <w:b/>
          <w:bCs/>
          <w:lang w:eastAsia="x-none"/>
        </w:rPr>
        <w:t xml:space="preserve"> kết chuyển</w:t>
      </w:r>
      <w:r>
        <w:rPr>
          <w:lang w:eastAsia="x-none"/>
        </w:rPr>
        <w:t>: Chọn ngày cần lấy dữ liệu kết chuyển (cũng là ngày giá trị của bút toán kết chuyển).</w:t>
      </w:r>
    </w:p>
    <w:p w:rsidR="00D3262E" w:rsidP="00911383" w:rsidRDefault="00D3262E" w14:paraId="3A84DADD" w14:textId="77777777">
      <w:pPr>
        <w:spacing w:line="295" w:lineRule="auto"/>
        <w:jc w:val="both"/>
        <w:rPr>
          <w:lang w:eastAsia="x-none"/>
        </w:rPr>
      </w:pPr>
      <w:r>
        <w:rPr>
          <w:lang w:eastAsia="x-none"/>
        </w:rPr>
        <w:t>Hệ thống báo Document Number của các giao dịch được tạo cho từng Company Code.</w:t>
      </w:r>
    </w:p>
    <w:p w:rsidR="00D3262E" w:rsidP="00911383" w:rsidRDefault="00D3262E" w14:paraId="15CD2B1A" w14:textId="77777777">
      <w:pPr>
        <w:spacing w:line="295" w:lineRule="auto"/>
        <w:jc w:val="both"/>
        <w:rPr>
          <w:lang w:eastAsia="x-none"/>
        </w:rPr>
      </w:pPr>
      <w:r w:rsidRPr="00B64292">
        <w:rPr>
          <w:b/>
          <w:bCs/>
          <w:u w:val="single"/>
          <w:lang w:eastAsia="x-none"/>
        </w:rPr>
        <w:t>Kết quả</w:t>
      </w:r>
      <w:r>
        <w:rPr>
          <w:lang w:eastAsia="x-none"/>
        </w:rPr>
        <w:t xml:space="preserve">: </w:t>
      </w:r>
    </w:p>
    <w:p w:rsidR="00D3262E" w:rsidP="00911383" w:rsidRDefault="00D3262E" w14:paraId="7AFB3D9D" w14:textId="77777777">
      <w:pPr>
        <w:spacing w:line="295" w:lineRule="auto"/>
        <w:jc w:val="both"/>
        <w:rPr>
          <w:szCs w:val="26"/>
        </w:rPr>
      </w:pPr>
      <w:r>
        <w:rPr>
          <w:lang w:eastAsia="x-none"/>
        </w:rPr>
        <w:t xml:space="preserve">+ </w:t>
      </w:r>
      <w:r w:rsidRPr="005D3EFE">
        <w:rPr>
          <w:szCs w:val="26"/>
        </w:rPr>
        <w:t xml:space="preserve">Trên bảng cờ tích hợp của </w:t>
      </w:r>
      <w:r>
        <w:rPr>
          <w:szCs w:val="26"/>
        </w:rPr>
        <w:t>ZCGL07_1</w:t>
      </w:r>
      <w:r w:rsidRPr="005D3EFE">
        <w:rPr>
          <w:szCs w:val="26"/>
        </w:rPr>
        <w:t>, cờ ERP_</w:t>
      </w:r>
      <w:r>
        <w:rPr>
          <w:szCs w:val="26"/>
        </w:rPr>
        <w:t>FIS</w:t>
      </w:r>
      <w:r w:rsidRPr="005D3EFE">
        <w:rPr>
          <w:szCs w:val="26"/>
        </w:rPr>
        <w:t xml:space="preserve"> = Y</w:t>
      </w:r>
    </w:p>
    <w:p w:rsidR="00D3262E" w:rsidP="00911383" w:rsidRDefault="00D3262E" w14:paraId="1377A095" w14:textId="77777777">
      <w:pPr>
        <w:spacing w:line="295" w:lineRule="auto"/>
        <w:jc w:val="both"/>
        <w:rPr>
          <w:szCs w:val="26"/>
        </w:rPr>
      </w:pPr>
      <w:r>
        <w:rPr>
          <w:szCs w:val="26"/>
        </w:rPr>
        <w:t xml:space="preserve">+ Cán bộ phụ trách kiểm tra giao dịch sinh ra tại FB03 (Document Type = </w:t>
      </w:r>
      <w:r w:rsidR="00474712">
        <w:rPr>
          <w:szCs w:val="26"/>
        </w:rPr>
        <w:t>D</w:t>
      </w:r>
      <w:r>
        <w:rPr>
          <w:szCs w:val="26"/>
        </w:rPr>
        <w:t>3).</w:t>
      </w:r>
    </w:p>
    <w:p w:rsidRPr="00911383" w:rsidR="00850749" w:rsidP="00FC25DB" w:rsidRDefault="00850749" w14:paraId="6F582102" w14:textId="77777777">
      <w:pPr>
        <w:pStyle w:val="Heading4"/>
        <w:numPr>
          <w:ilvl w:val="1"/>
          <w:numId w:val="35"/>
        </w:numPr>
        <w:spacing w:line="295" w:lineRule="auto"/>
        <w:jc w:val="both"/>
        <w:rPr>
          <w:sz w:val="26"/>
          <w:szCs w:val="26"/>
        </w:rPr>
      </w:pPr>
      <w:r w:rsidRPr="00911383">
        <w:rPr>
          <w:sz w:val="26"/>
          <w:szCs w:val="26"/>
        </w:rPr>
        <w:t>ZCGL07 - Kết chuyển trạng thái điều hòa ngoại tệ từ CN về TSC</w:t>
      </w:r>
    </w:p>
    <w:p w:rsidR="00850749" w:rsidP="00911383" w:rsidRDefault="00850749" w14:paraId="22F7425D" w14:textId="77777777">
      <w:pPr>
        <w:spacing w:line="295" w:lineRule="auto"/>
        <w:jc w:val="both"/>
        <w:rPr>
          <w:szCs w:val="26"/>
        </w:rPr>
      </w:pPr>
      <w:r w:rsidRPr="00B64292">
        <w:rPr>
          <w:b/>
          <w:bCs/>
          <w:u w:val="single"/>
          <w:lang w:eastAsia="x-none"/>
        </w:rPr>
        <w:t>Điều kiện</w:t>
      </w:r>
      <w:r>
        <w:rPr>
          <w:b/>
          <w:bCs/>
          <w:lang w:eastAsia="x-none"/>
        </w:rPr>
        <w:t xml:space="preserve">: </w:t>
      </w:r>
      <w:r w:rsidRPr="005D3EFE">
        <w:rPr>
          <w:szCs w:val="26"/>
        </w:rPr>
        <w:t>Trên bảng cờ tích hợp</w:t>
      </w:r>
      <w:r>
        <w:rPr>
          <w:szCs w:val="26"/>
        </w:rPr>
        <w:t xml:space="preserve"> </w:t>
      </w:r>
      <w:r w:rsidRPr="005D3EFE">
        <w:rPr>
          <w:szCs w:val="26"/>
        </w:rPr>
        <w:t>của</w:t>
      </w:r>
      <w:r w:rsidRPr="005D3EFE">
        <w:t xml:space="preserve"> </w:t>
      </w:r>
      <w:r>
        <w:t>ZCGL07_1</w:t>
      </w:r>
      <w:r w:rsidRPr="005D3EFE">
        <w:rPr>
          <w:szCs w:val="26"/>
        </w:rPr>
        <w:t>, cờ ERP_FIS = Y</w:t>
      </w:r>
      <w:r>
        <w:rPr>
          <w:szCs w:val="26"/>
        </w:rPr>
        <w:t>.</w:t>
      </w:r>
    </w:p>
    <w:p w:rsidR="00850749" w:rsidP="00911383" w:rsidRDefault="00850749" w14:paraId="02B9AE59" w14:textId="77777777">
      <w:pPr>
        <w:spacing w:line="295" w:lineRule="auto"/>
        <w:jc w:val="both"/>
        <w:rPr>
          <w:lang w:eastAsia="x-none"/>
        </w:rPr>
      </w:pPr>
      <w:r>
        <w:rPr>
          <w:b/>
          <w:bCs/>
          <w:u w:val="single"/>
          <w:lang w:eastAsia="x-none"/>
        </w:rPr>
        <w:t>T</w:t>
      </w:r>
      <w:r w:rsidRPr="00B64292">
        <w:rPr>
          <w:b/>
          <w:bCs/>
          <w:u w:val="single"/>
          <w:lang w:eastAsia="x-none"/>
        </w:rPr>
        <w:t>hực hiện</w:t>
      </w:r>
      <w:r>
        <w:rPr>
          <w:lang w:eastAsia="x-none"/>
        </w:rPr>
        <w:t>:</w:t>
      </w:r>
    </w:p>
    <w:p w:rsidR="00850749" w:rsidP="00911383" w:rsidRDefault="00850749" w14:paraId="28624787" w14:textId="77777777">
      <w:pPr>
        <w:spacing w:line="295" w:lineRule="auto"/>
        <w:jc w:val="both"/>
        <w:rPr>
          <w:b/>
          <w:bCs/>
          <w:lang w:eastAsia="x-none"/>
        </w:rPr>
      </w:pPr>
      <w:r>
        <w:rPr>
          <w:lang w:eastAsia="x-none"/>
        </w:rPr>
        <w:t xml:space="preserve">T-code: </w:t>
      </w:r>
      <w:r w:rsidRPr="008763AC">
        <w:rPr>
          <w:b/>
          <w:bCs/>
          <w:lang w:eastAsia="x-none"/>
        </w:rPr>
        <w:t>Z</w:t>
      </w:r>
      <w:r>
        <w:rPr>
          <w:b/>
          <w:bCs/>
          <w:lang w:eastAsia="x-none"/>
        </w:rPr>
        <w:t>CGL07</w:t>
      </w:r>
    </w:p>
    <w:p w:rsidR="00850749" w:rsidP="00911383" w:rsidRDefault="00850749" w14:paraId="5D5ECC8D" w14:textId="77777777">
      <w:pPr>
        <w:spacing w:line="295" w:lineRule="auto"/>
        <w:ind w:firstLine="720"/>
        <w:jc w:val="both"/>
        <w:rPr>
          <w:lang w:eastAsia="x-none"/>
        </w:rPr>
      </w:pPr>
      <w:r>
        <w:rPr>
          <w:b/>
          <w:bCs/>
          <w:lang w:eastAsia="x-none"/>
        </w:rPr>
        <w:t xml:space="preserve">+ </w:t>
      </w:r>
      <w:r w:rsidR="00474712">
        <w:rPr>
          <w:b/>
          <w:bCs/>
          <w:lang w:eastAsia="x-none"/>
        </w:rPr>
        <w:t>Đơn vị</w:t>
      </w:r>
      <w:r>
        <w:rPr>
          <w:b/>
          <w:bCs/>
          <w:lang w:eastAsia="x-none"/>
        </w:rPr>
        <w:t xml:space="preserve">: </w:t>
      </w:r>
      <w:r>
        <w:rPr>
          <w:lang w:eastAsia="x-none"/>
        </w:rPr>
        <w:t>Chọn mã 0000 để chạy kết chuyển cho toàn hàng, hoặc chọn mã đơn vị cần kết chuyển.</w:t>
      </w:r>
    </w:p>
    <w:p w:rsidRPr="008763AC" w:rsidR="00850749" w:rsidP="00911383" w:rsidRDefault="00850749" w14:paraId="18DA2B25" w14:textId="77777777">
      <w:pPr>
        <w:spacing w:line="295" w:lineRule="auto"/>
        <w:jc w:val="both"/>
        <w:rPr>
          <w:lang w:eastAsia="x-none"/>
        </w:rPr>
      </w:pPr>
      <w:r>
        <w:rPr>
          <w:lang w:eastAsia="x-none"/>
        </w:rPr>
        <w:tab/>
      </w:r>
      <w:r>
        <w:rPr>
          <w:lang w:eastAsia="x-none"/>
        </w:rPr>
        <w:t xml:space="preserve">+ </w:t>
      </w:r>
      <w:r w:rsidRPr="006A77EC">
        <w:rPr>
          <w:b/>
          <w:bCs/>
          <w:lang w:eastAsia="x-none"/>
        </w:rPr>
        <w:t>Ngày</w:t>
      </w:r>
      <w:r>
        <w:rPr>
          <w:b/>
          <w:bCs/>
          <w:lang w:eastAsia="x-none"/>
        </w:rPr>
        <w:t xml:space="preserve"> kết chuyển</w:t>
      </w:r>
      <w:r>
        <w:rPr>
          <w:lang w:eastAsia="x-none"/>
        </w:rPr>
        <w:t>: Chọn ngày cần lấy dữ liệu kết chuyển (cũng là ngày giá trị của bút toán kết chuyển).</w:t>
      </w:r>
    </w:p>
    <w:p w:rsidR="00850749" w:rsidP="00911383" w:rsidRDefault="00850749" w14:paraId="04B5EFD4" w14:textId="77777777">
      <w:pPr>
        <w:spacing w:line="295" w:lineRule="auto"/>
        <w:jc w:val="both"/>
        <w:rPr>
          <w:lang w:eastAsia="x-none"/>
        </w:rPr>
      </w:pPr>
      <w:r>
        <w:rPr>
          <w:lang w:eastAsia="x-none"/>
        </w:rPr>
        <w:t>Hệ thống báo Document Number của các giao dịch được tạo cho từng Company Code.</w:t>
      </w:r>
    </w:p>
    <w:p w:rsidR="00850749" w:rsidP="00911383" w:rsidRDefault="00850749" w14:paraId="52BE5322" w14:textId="77777777">
      <w:pPr>
        <w:spacing w:line="295" w:lineRule="auto"/>
        <w:jc w:val="both"/>
        <w:rPr>
          <w:lang w:eastAsia="x-none"/>
        </w:rPr>
      </w:pPr>
      <w:r w:rsidRPr="00B64292">
        <w:rPr>
          <w:b/>
          <w:bCs/>
          <w:u w:val="single"/>
          <w:lang w:eastAsia="x-none"/>
        </w:rPr>
        <w:t>Kết quả</w:t>
      </w:r>
      <w:r>
        <w:rPr>
          <w:lang w:eastAsia="x-none"/>
        </w:rPr>
        <w:t xml:space="preserve">: </w:t>
      </w:r>
    </w:p>
    <w:p w:rsidR="00850749" w:rsidP="00911383" w:rsidRDefault="00850749" w14:paraId="6A882540" w14:textId="77777777">
      <w:pPr>
        <w:spacing w:line="295" w:lineRule="auto"/>
        <w:jc w:val="both"/>
        <w:rPr>
          <w:szCs w:val="26"/>
        </w:rPr>
      </w:pPr>
      <w:r>
        <w:rPr>
          <w:lang w:eastAsia="x-none"/>
        </w:rPr>
        <w:t xml:space="preserve">+ </w:t>
      </w:r>
      <w:r w:rsidRPr="005D3EFE">
        <w:rPr>
          <w:szCs w:val="26"/>
        </w:rPr>
        <w:t xml:space="preserve">Trên bảng cờ tích hợp của </w:t>
      </w:r>
      <w:r>
        <w:rPr>
          <w:szCs w:val="26"/>
        </w:rPr>
        <w:t>ZCGL07</w:t>
      </w:r>
      <w:r w:rsidRPr="005D3EFE">
        <w:rPr>
          <w:szCs w:val="26"/>
        </w:rPr>
        <w:t>, cờ ERP_</w:t>
      </w:r>
      <w:r>
        <w:rPr>
          <w:szCs w:val="26"/>
        </w:rPr>
        <w:t>FIS</w:t>
      </w:r>
      <w:r w:rsidRPr="005D3EFE">
        <w:rPr>
          <w:szCs w:val="26"/>
        </w:rPr>
        <w:t xml:space="preserve"> = Y</w:t>
      </w:r>
    </w:p>
    <w:p w:rsidR="00850749" w:rsidP="00911383" w:rsidRDefault="00850749" w14:paraId="040A09A8" w14:textId="77777777">
      <w:pPr>
        <w:spacing w:line="295" w:lineRule="auto"/>
        <w:jc w:val="both"/>
        <w:rPr>
          <w:szCs w:val="26"/>
        </w:rPr>
      </w:pPr>
      <w:r>
        <w:rPr>
          <w:szCs w:val="26"/>
        </w:rPr>
        <w:t xml:space="preserve">+ Cán bộ phụ trách kiểm tra giao dịch sinh ra tại FB03 (Document Type = </w:t>
      </w:r>
      <w:r w:rsidR="00474712">
        <w:rPr>
          <w:szCs w:val="26"/>
        </w:rPr>
        <w:t>D</w:t>
      </w:r>
      <w:r>
        <w:rPr>
          <w:szCs w:val="26"/>
        </w:rPr>
        <w:t>5).</w:t>
      </w:r>
    </w:p>
    <w:p w:rsidRPr="00911383" w:rsidR="00850749" w:rsidP="00FC25DB" w:rsidRDefault="00850749" w14:paraId="102119BF" w14:textId="77777777">
      <w:pPr>
        <w:pStyle w:val="Heading4"/>
        <w:numPr>
          <w:ilvl w:val="1"/>
          <w:numId w:val="35"/>
        </w:numPr>
        <w:spacing w:line="295" w:lineRule="auto"/>
        <w:jc w:val="both"/>
        <w:rPr>
          <w:sz w:val="26"/>
          <w:szCs w:val="26"/>
        </w:rPr>
      </w:pPr>
      <w:r w:rsidRPr="00911383">
        <w:rPr>
          <w:sz w:val="26"/>
          <w:szCs w:val="26"/>
        </w:rPr>
        <w:t>ZCGL09 - Kết chuyển 270310_170310</w:t>
      </w:r>
    </w:p>
    <w:p w:rsidR="00850749" w:rsidP="00911383" w:rsidRDefault="00850749" w14:paraId="60E57233" w14:textId="77777777">
      <w:pPr>
        <w:spacing w:line="295" w:lineRule="auto"/>
        <w:jc w:val="both"/>
        <w:rPr>
          <w:szCs w:val="26"/>
        </w:rPr>
      </w:pPr>
      <w:r w:rsidRPr="00B64292">
        <w:rPr>
          <w:b/>
          <w:bCs/>
          <w:u w:val="single"/>
          <w:lang w:eastAsia="x-none"/>
        </w:rPr>
        <w:t>Điều kiện</w:t>
      </w:r>
      <w:r>
        <w:rPr>
          <w:b/>
          <w:bCs/>
          <w:lang w:eastAsia="x-none"/>
        </w:rPr>
        <w:t xml:space="preserve">: </w:t>
      </w:r>
      <w:r w:rsidRPr="005D3EFE">
        <w:rPr>
          <w:szCs w:val="26"/>
        </w:rPr>
        <w:t>Trên bảng cờ tích hợp</w:t>
      </w:r>
      <w:r>
        <w:rPr>
          <w:szCs w:val="26"/>
        </w:rPr>
        <w:t xml:space="preserve"> </w:t>
      </w:r>
      <w:r w:rsidRPr="005D3EFE">
        <w:rPr>
          <w:szCs w:val="26"/>
        </w:rPr>
        <w:t>của</w:t>
      </w:r>
      <w:r w:rsidRPr="005D3EFE">
        <w:t xml:space="preserve"> </w:t>
      </w:r>
      <w:r>
        <w:t>ZCGL07</w:t>
      </w:r>
      <w:r w:rsidRPr="005D3EFE">
        <w:rPr>
          <w:szCs w:val="26"/>
        </w:rPr>
        <w:t>, cờ ERP_FIS = Y</w:t>
      </w:r>
      <w:r>
        <w:rPr>
          <w:szCs w:val="26"/>
        </w:rPr>
        <w:t>.</w:t>
      </w:r>
    </w:p>
    <w:p w:rsidR="00850749" w:rsidP="00911383" w:rsidRDefault="00850749" w14:paraId="5D5B091C" w14:textId="77777777">
      <w:pPr>
        <w:spacing w:line="295" w:lineRule="auto"/>
        <w:jc w:val="both"/>
        <w:rPr>
          <w:lang w:eastAsia="x-none"/>
        </w:rPr>
      </w:pPr>
      <w:r>
        <w:rPr>
          <w:b/>
          <w:bCs/>
          <w:u w:val="single"/>
          <w:lang w:eastAsia="x-none"/>
        </w:rPr>
        <w:t>T</w:t>
      </w:r>
      <w:r w:rsidRPr="00B64292">
        <w:rPr>
          <w:b/>
          <w:bCs/>
          <w:u w:val="single"/>
          <w:lang w:eastAsia="x-none"/>
        </w:rPr>
        <w:t>hực hiện</w:t>
      </w:r>
      <w:r>
        <w:rPr>
          <w:lang w:eastAsia="x-none"/>
        </w:rPr>
        <w:t>:</w:t>
      </w:r>
    </w:p>
    <w:p w:rsidR="00850749" w:rsidP="00911383" w:rsidRDefault="00850749" w14:paraId="0879574F" w14:textId="77777777">
      <w:pPr>
        <w:spacing w:line="295" w:lineRule="auto"/>
        <w:jc w:val="both"/>
        <w:rPr>
          <w:b/>
          <w:bCs/>
          <w:lang w:eastAsia="x-none"/>
        </w:rPr>
      </w:pPr>
      <w:r>
        <w:rPr>
          <w:lang w:eastAsia="x-none"/>
        </w:rPr>
        <w:t xml:space="preserve">T-code: </w:t>
      </w:r>
      <w:r w:rsidRPr="008763AC">
        <w:rPr>
          <w:b/>
          <w:bCs/>
          <w:lang w:eastAsia="x-none"/>
        </w:rPr>
        <w:t>Z</w:t>
      </w:r>
      <w:r>
        <w:rPr>
          <w:b/>
          <w:bCs/>
          <w:lang w:eastAsia="x-none"/>
        </w:rPr>
        <w:t>CGL09</w:t>
      </w:r>
    </w:p>
    <w:p w:rsidR="00850749" w:rsidP="00911383" w:rsidRDefault="00850749" w14:paraId="321726E6" w14:textId="77777777">
      <w:pPr>
        <w:spacing w:line="295" w:lineRule="auto"/>
        <w:ind w:firstLine="720"/>
        <w:jc w:val="both"/>
        <w:rPr>
          <w:lang w:eastAsia="x-none"/>
        </w:rPr>
      </w:pPr>
      <w:r>
        <w:rPr>
          <w:b/>
          <w:bCs/>
          <w:lang w:eastAsia="x-none"/>
        </w:rPr>
        <w:t xml:space="preserve">+ Đơn vị: </w:t>
      </w:r>
      <w:r>
        <w:rPr>
          <w:lang w:eastAsia="x-none"/>
        </w:rPr>
        <w:t>Chọn mã 0000 để chạy kết chuyển cho toàn hàng, hoặc chọn mã đơn vị cần kết chuyển.</w:t>
      </w:r>
    </w:p>
    <w:p w:rsidRPr="008763AC" w:rsidR="00850749" w:rsidP="00911383" w:rsidRDefault="00850749" w14:paraId="3D3C1E0C" w14:textId="77777777">
      <w:pPr>
        <w:spacing w:line="295" w:lineRule="auto"/>
        <w:jc w:val="both"/>
        <w:rPr>
          <w:lang w:eastAsia="x-none"/>
        </w:rPr>
      </w:pPr>
      <w:r>
        <w:rPr>
          <w:lang w:eastAsia="x-none"/>
        </w:rPr>
        <w:tab/>
      </w:r>
      <w:r>
        <w:rPr>
          <w:lang w:eastAsia="x-none"/>
        </w:rPr>
        <w:t xml:space="preserve">+ </w:t>
      </w:r>
      <w:r w:rsidRPr="006A77EC">
        <w:rPr>
          <w:b/>
          <w:bCs/>
          <w:lang w:eastAsia="x-none"/>
        </w:rPr>
        <w:t>Ngày</w:t>
      </w:r>
      <w:r>
        <w:rPr>
          <w:b/>
          <w:bCs/>
          <w:lang w:eastAsia="x-none"/>
        </w:rPr>
        <w:t xml:space="preserve"> kết chuyển</w:t>
      </w:r>
      <w:r>
        <w:rPr>
          <w:lang w:eastAsia="x-none"/>
        </w:rPr>
        <w:t>: Chọn ngày cần lấy dữ liệu kết chuyển (cũng là ngày giá trị của bút toán kết chuyển).</w:t>
      </w:r>
    </w:p>
    <w:p w:rsidR="00850749" w:rsidP="00911383" w:rsidRDefault="00850749" w14:paraId="465979B1" w14:textId="77777777">
      <w:pPr>
        <w:spacing w:line="295" w:lineRule="auto"/>
        <w:jc w:val="both"/>
        <w:rPr>
          <w:lang w:eastAsia="x-none"/>
        </w:rPr>
      </w:pPr>
      <w:r>
        <w:rPr>
          <w:lang w:eastAsia="x-none"/>
        </w:rPr>
        <w:t>Hệ thống báo Document Number của các giao dịch được tạo cho từng Company Code.</w:t>
      </w:r>
    </w:p>
    <w:p w:rsidR="00850749" w:rsidP="00911383" w:rsidRDefault="00850749" w14:paraId="719E5224" w14:textId="77777777">
      <w:pPr>
        <w:spacing w:line="295" w:lineRule="auto"/>
        <w:jc w:val="both"/>
        <w:rPr>
          <w:lang w:eastAsia="x-none"/>
        </w:rPr>
      </w:pPr>
      <w:r w:rsidRPr="00B64292">
        <w:rPr>
          <w:b/>
          <w:bCs/>
          <w:u w:val="single"/>
          <w:lang w:eastAsia="x-none"/>
        </w:rPr>
        <w:t>Kết quả</w:t>
      </w:r>
      <w:r>
        <w:rPr>
          <w:lang w:eastAsia="x-none"/>
        </w:rPr>
        <w:t xml:space="preserve">: </w:t>
      </w:r>
    </w:p>
    <w:p w:rsidR="00850749" w:rsidP="00911383" w:rsidRDefault="00850749" w14:paraId="61C21CEC" w14:textId="77777777">
      <w:pPr>
        <w:spacing w:line="295" w:lineRule="auto"/>
        <w:jc w:val="both"/>
        <w:rPr>
          <w:szCs w:val="26"/>
        </w:rPr>
      </w:pPr>
      <w:r>
        <w:rPr>
          <w:lang w:eastAsia="x-none"/>
        </w:rPr>
        <w:t xml:space="preserve">+ </w:t>
      </w:r>
      <w:r w:rsidRPr="005D3EFE">
        <w:rPr>
          <w:szCs w:val="26"/>
        </w:rPr>
        <w:t xml:space="preserve">Trên bảng cờ tích hợp của </w:t>
      </w:r>
      <w:r>
        <w:rPr>
          <w:szCs w:val="26"/>
        </w:rPr>
        <w:t>ZCGL0</w:t>
      </w:r>
      <w:r w:rsidR="00474712">
        <w:rPr>
          <w:szCs w:val="26"/>
        </w:rPr>
        <w:t>9</w:t>
      </w:r>
      <w:r w:rsidRPr="005D3EFE">
        <w:rPr>
          <w:szCs w:val="26"/>
        </w:rPr>
        <w:t>, cờ ERP_</w:t>
      </w:r>
      <w:r>
        <w:rPr>
          <w:szCs w:val="26"/>
        </w:rPr>
        <w:t>FIS</w:t>
      </w:r>
      <w:r w:rsidRPr="005D3EFE">
        <w:rPr>
          <w:szCs w:val="26"/>
        </w:rPr>
        <w:t xml:space="preserve"> = Y</w:t>
      </w:r>
    </w:p>
    <w:p w:rsidR="00850749" w:rsidP="00911383" w:rsidRDefault="00850749" w14:paraId="6EDC6EA9" w14:textId="77777777">
      <w:pPr>
        <w:spacing w:line="295" w:lineRule="auto"/>
        <w:jc w:val="both"/>
        <w:rPr>
          <w:szCs w:val="26"/>
        </w:rPr>
      </w:pPr>
      <w:r>
        <w:rPr>
          <w:szCs w:val="26"/>
        </w:rPr>
        <w:t xml:space="preserve">+ Cán bộ phụ trách kiểm tra giao dịch sinh ra tại FB03 (Document Type = </w:t>
      </w:r>
      <w:r w:rsidR="00474712">
        <w:rPr>
          <w:szCs w:val="26"/>
        </w:rPr>
        <w:t>D</w:t>
      </w:r>
      <w:r w:rsidR="00B774BF">
        <w:rPr>
          <w:szCs w:val="26"/>
        </w:rPr>
        <w:t>4/D6</w:t>
      </w:r>
      <w:r>
        <w:rPr>
          <w:szCs w:val="26"/>
        </w:rPr>
        <w:t>).</w:t>
      </w:r>
    </w:p>
    <w:p w:rsidRPr="00911383" w:rsidR="00F82253" w:rsidP="00FC25DB" w:rsidRDefault="00F82253" w14:paraId="198E3CF0" w14:textId="76406250">
      <w:pPr>
        <w:pStyle w:val="Heading4"/>
        <w:numPr>
          <w:ilvl w:val="1"/>
          <w:numId w:val="35"/>
        </w:numPr>
        <w:spacing w:line="295" w:lineRule="auto"/>
        <w:jc w:val="both"/>
        <w:rPr>
          <w:sz w:val="26"/>
          <w:szCs w:val="26"/>
        </w:rPr>
      </w:pPr>
      <w:r w:rsidRPr="00911383">
        <w:rPr>
          <w:sz w:val="26"/>
          <w:szCs w:val="26"/>
        </w:rPr>
        <w:t xml:space="preserve">Tích hợp </w:t>
      </w:r>
      <w:r w:rsidRPr="00911383" w:rsidR="00702173">
        <w:rPr>
          <w:sz w:val="26"/>
          <w:szCs w:val="26"/>
        </w:rPr>
        <w:t>phát hành ấn chỉ</w:t>
      </w:r>
      <w:r w:rsidR="00FC25DB">
        <w:rPr>
          <w:sz w:val="26"/>
          <w:szCs w:val="26"/>
          <w:lang w:val="en-US"/>
        </w:rPr>
        <w:t xml:space="preserve"> (Core cũ)</w:t>
      </w:r>
    </w:p>
    <w:p w:rsidR="00F82253" w:rsidP="00911383" w:rsidRDefault="00F82253" w14:paraId="00C47A44" w14:textId="77777777">
      <w:pPr>
        <w:spacing w:line="295" w:lineRule="auto"/>
        <w:jc w:val="both"/>
        <w:rPr>
          <w:szCs w:val="26"/>
        </w:rPr>
      </w:pPr>
      <w:r w:rsidRPr="00B64292">
        <w:rPr>
          <w:b/>
          <w:bCs/>
          <w:u w:val="single"/>
          <w:lang w:eastAsia="x-none"/>
        </w:rPr>
        <w:t>Điều kiện</w:t>
      </w:r>
      <w:r>
        <w:rPr>
          <w:b/>
          <w:bCs/>
          <w:lang w:eastAsia="x-none"/>
        </w:rPr>
        <w:t xml:space="preserve">: </w:t>
      </w:r>
      <w:r w:rsidRPr="005D3EFE">
        <w:rPr>
          <w:szCs w:val="26"/>
        </w:rPr>
        <w:t>Trên bảng cờ tích hợp</w:t>
      </w:r>
      <w:r>
        <w:rPr>
          <w:szCs w:val="26"/>
        </w:rPr>
        <w:t xml:space="preserve"> </w:t>
      </w:r>
      <w:r w:rsidRPr="005D3EFE">
        <w:rPr>
          <w:szCs w:val="26"/>
        </w:rPr>
        <w:t>của</w:t>
      </w:r>
      <w:r w:rsidRPr="005D3EFE">
        <w:t xml:space="preserve"> </w:t>
      </w:r>
      <w:r w:rsidR="005734AD">
        <w:t>dữ liệu phát hành ấn chỉ từ Core</w:t>
      </w:r>
      <w:r w:rsidRPr="005D3EFE">
        <w:rPr>
          <w:szCs w:val="26"/>
        </w:rPr>
        <w:t>, cờ ERP_</w:t>
      </w:r>
      <w:r w:rsidR="005734AD">
        <w:rPr>
          <w:szCs w:val="26"/>
        </w:rPr>
        <w:t>VCB</w:t>
      </w:r>
      <w:r w:rsidRPr="005D3EFE">
        <w:rPr>
          <w:szCs w:val="26"/>
        </w:rPr>
        <w:t xml:space="preserve"> = Y</w:t>
      </w:r>
      <w:r>
        <w:rPr>
          <w:szCs w:val="26"/>
        </w:rPr>
        <w:t>.</w:t>
      </w:r>
    </w:p>
    <w:p w:rsidR="00F82253" w:rsidP="00911383" w:rsidRDefault="00F82253" w14:paraId="0C93233A" w14:textId="77777777">
      <w:pPr>
        <w:spacing w:line="295" w:lineRule="auto"/>
        <w:jc w:val="both"/>
        <w:rPr>
          <w:lang w:eastAsia="x-none"/>
        </w:rPr>
      </w:pPr>
      <w:r>
        <w:rPr>
          <w:b/>
          <w:bCs/>
          <w:u w:val="single"/>
          <w:lang w:eastAsia="x-none"/>
        </w:rPr>
        <w:t>T</w:t>
      </w:r>
      <w:r w:rsidRPr="00B64292">
        <w:rPr>
          <w:b/>
          <w:bCs/>
          <w:u w:val="single"/>
          <w:lang w:eastAsia="x-none"/>
        </w:rPr>
        <w:t>hực hiện</w:t>
      </w:r>
      <w:r>
        <w:rPr>
          <w:lang w:eastAsia="x-none"/>
        </w:rPr>
        <w:t>:</w:t>
      </w:r>
    </w:p>
    <w:p w:rsidR="00F82253" w:rsidP="00911383" w:rsidRDefault="00F82253" w14:paraId="03BB151B" w14:textId="77777777">
      <w:pPr>
        <w:spacing w:line="295" w:lineRule="auto"/>
        <w:jc w:val="both"/>
        <w:rPr>
          <w:b/>
          <w:bCs/>
          <w:lang w:eastAsia="x-none"/>
        </w:rPr>
      </w:pPr>
      <w:r>
        <w:rPr>
          <w:lang w:eastAsia="x-none"/>
        </w:rPr>
        <w:t xml:space="preserve">T-code: </w:t>
      </w:r>
      <w:r w:rsidRPr="008763AC">
        <w:rPr>
          <w:b/>
          <w:bCs/>
          <w:lang w:eastAsia="x-none"/>
        </w:rPr>
        <w:t>Z</w:t>
      </w:r>
      <w:r w:rsidR="005734AD">
        <w:rPr>
          <w:b/>
          <w:bCs/>
          <w:lang w:eastAsia="x-none"/>
        </w:rPr>
        <w:t>_TH_PHAC</w:t>
      </w:r>
    </w:p>
    <w:p w:rsidR="005734AD" w:rsidP="00911383" w:rsidRDefault="005734AD" w14:paraId="3B257228" w14:textId="77777777">
      <w:pPr>
        <w:spacing w:line="295" w:lineRule="auto"/>
        <w:jc w:val="both"/>
        <w:rPr>
          <w:lang w:eastAsia="x-none"/>
        </w:rPr>
      </w:pPr>
      <w:r>
        <w:rPr>
          <w:b/>
          <w:bCs/>
          <w:lang w:eastAsia="x-none"/>
        </w:rPr>
        <w:tab/>
      </w:r>
      <w:r>
        <w:rPr>
          <w:b/>
          <w:bCs/>
          <w:lang w:eastAsia="x-none"/>
        </w:rPr>
        <w:t xml:space="preserve">Ngày tích hợp: </w:t>
      </w:r>
      <w:r w:rsidRPr="005734AD">
        <w:rPr>
          <w:lang w:eastAsia="x-none"/>
        </w:rPr>
        <w:t>Chọn ngày cần tích hợp dữ liệu</w:t>
      </w:r>
    </w:p>
    <w:p w:rsidR="00DF4FA0" w:rsidP="00911383" w:rsidRDefault="005734AD" w14:paraId="26993359" w14:textId="77777777">
      <w:pPr>
        <w:spacing w:line="295" w:lineRule="auto"/>
        <w:jc w:val="both"/>
        <w:rPr>
          <w:b/>
          <w:bCs/>
          <w:lang w:eastAsia="x-none"/>
        </w:rPr>
      </w:pPr>
      <w:r w:rsidRPr="00DF4FA0">
        <w:rPr>
          <w:lang w:eastAsia="x-none"/>
        </w:rPr>
        <w:t xml:space="preserve">Hệ thống </w:t>
      </w:r>
      <w:r w:rsidRPr="00DF4FA0" w:rsidR="00DF4FA0">
        <w:rPr>
          <w:lang w:eastAsia="x-none"/>
        </w:rPr>
        <w:t>hiển thị</w:t>
      </w:r>
      <w:r w:rsidR="00DF4FA0">
        <w:rPr>
          <w:b/>
          <w:bCs/>
          <w:lang w:eastAsia="x-none"/>
        </w:rPr>
        <w:t xml:space="preserve"> </w:t>
      </w:r>
      <w:r w:rsidR="00DF4FA0">
        <w:rPr>
          <w:lang w:eastAsia="x-none"/>
        </w:rPr>
        <w:t xml:space="preserve">kết quả tích hợp và các lỗi phát sinh nếu có trên bảng </w:t>
      </w:r>
      <w:r w:rsidR="00A52CC2">
        <w:rPr>
          <w:b/>
          <w:bCs/>
          <w:szCs w:val="26"/>
        </w:rPr>
        <w:t>ZTB_HIS_PH</w:t>
      </w:r>
      <w:r w:rsidRPr="00EE1196" w:rsidR="00A52CC2">
        <w:rPr>
          <w:b/>
          <w:bCs/>
          <w:szCs w:val="26"/>
        </w:rPr>
        <w:t>AC</w:t>
      </w:r>
      <w:r w:rsidR="00DF4FA0">
        <w:rPr>
          <w:lang w:eastAsia="x-none"/>
        </w:rPr>
        <w:t>.</w:t>
      </w:r>
    </w:p>
    <w:p w:rsidRPr="00DF4FA0" w:rsidR="00D10909" w:rsidP="00911383" w:rsidRDefault="00D10909" w14:paraId="5E53B226" w14:textId="77777777">
      <w:pPr>
        <w:spacing w:line="295" w:lineRule="auto"/>
        <w:jc w:val="both"/>
        <w:rPr>
          <w:b/>
          <w:bCs/>
          <w:lang w:eastAsia="x-none"/>
        </w:rPr>
      </w:pPr>
      <w:r>
        <w:rPr>
          <w:lang w:eastAsia="x-none"/>
        </w:rPr>
        <w:t xml:space="preserve">Tích </w:t>
      </w:r>
      <w:r w:rsidRPr="005734AD">
        <w:rPr>
          <w:b/>
          <w:bCs/>
          <w:lang w:eastAsia="x-none"/>
        </w:rPr>
        <w:t>Hiển thị kết quả</w:t>
      </w:r>
      <w:r>
        <w:rPr>
          <w:lang w:eastAsia="x-none"/>
        </w:rPr>
        <w:t xml:space="preserve">: Khi User muốn </w:t>
      </w:r>
      <w:r w:rsidR="00DF4FA0">
        <w:rPr>
          <w:lang w:eastAsia="x-none"/>
        </w:rPr>
        <w:t xml:space="preserve">xem lịch sử tích hợp, bao gồm kết quả tích hợp và </w:t>
      </w:r>
      <w:r w:rsidR="00A52CC2">
        <w:rPr>
          <w:lang w:eastAsia="x-none"/>
        </w:rPr>
        <w:t>các lỗi phát sinh trên bảng HIS</w:t>
      </w:r>
      <w:r w:rsidR="00DF4FA0">
        <w:rPr>
          <w:lang w:eastAsia="x-none"/>
        </w:rPr>
        <w:t xml:space="preserve"> (theo số ngày được lưu tối đa trên bảng HIS).</w:t>
      </w:r>
    </w:p>
    <w:p w:rsidR="005734AD" w:rsidP="00911383" w:rsidRDefault="005734AD" w14:paraId="4BE64D52" w14:textId="77777777">
      <w:pPr>
        <w:spacing w:line="295" w:lineRule="auto"/>
        <w:jc w:val="both"/>
        <w:rPr>
          <w:b/>
          <w:bCs/>
          <w:lang w:eastAsia="x-none"/>
        </w:rPr>
      </w:pPr>
      <w:r>
        <w:rPr>
          <w:b/>
          <w:bCs/>
          <w:lang w:eastAsia="x-none"/>
        </w:rPr>
        <w:t>Kết quả:</w:t>
      </w:r>
    </w:p>
    <w:p w:rsidR="005734AD" w:rsidP="00911383" w:rsidRDefault="005734AD" w14:paraId="5D3123BF" w14:textId="77777777">
      <w:pPr>
        <w:spacing w:line="295" w:lineRule="auto"/>
        <w:jc w:val="both"/>
        <w:rPr>
          <w:szCs w:val="26"/>
        </w:rPr>
      </w:pPr>
      <w:r>
        <w:rPr>
          <w:b/>
          <w:bCs/>
          <w:lang w:eastAsia="x-none"/>
        </w:rPr>
        <w:t xml:space="preserve">+ </w:t>
      </w:r>
      <w:r w:rsidRPr="005D3EFE">
        <w:rPr>
          <w:szCs w:val="26"/>
        </w:rPr>
        <w:t>Trên bảng cờ tích hợp</w:t>
      </w:r>
      <w:r>
        <w:rPr>
          <w:szCs w:val="26"/>
        </w:rPr>
        <w:t xml:space="preserve"> </w:t>
      </w:r>
      <w:r w:rsidRPr="005D3EFE">
        <w:rPr>
          <w:szCs w:val="26"/>
        </w:rPr>
        <w:t>của</w:t>
      </w:r>
      <w:r w:rsidRPr="005D3EFE">
        <w:t xml:space="preserve"> </w:t>
      </w:r>
      <w:r>
        <w:t>dữ liệu phát hành ấn chỉ từ Core</w:t>
      </w:r>
      <w:r w:rsidRPr="005D3EFE">
        <w:rPr>
          <w:szCs w:val="26"/>
        </w:rPr>
        <w:t>, cờ ERP_</w:t>
      </w:r>
      <w:r>
        <w:rPr>
          <w:szCs w:val="26"/>
        </w:rPr>
        <w:t>FIS</w:t>
      </w:r>
      <w:r w:rsidRPr="005D3EFE">
        <w:rPr>
          <w:szCs w:val="26"/>
        </w:rPr>
        <w:t xml:space="preserve"> = Y</w:t>
      </w:r>
    </w:p>
    <w:p w:rsidR="005734AD" w:rsidP="00911383" w:rsidRDefault="005734AD" w14:paraId="413531E0" w14:textId="77777777">
      <w:pPr>
        <w:spacing w:line="295" w:lineRule="auto"/>
        <w:jc w:val="both"/>
        <w:rPr>
          <w:szCs w:val="26"/>
        </w:rPr>
      </w:pPr>
      <w:r>
        <w:rPr>
          <w:szCs w:val="26"/>
        </w:rPr>
        <w:t xml:space="preserve">+ Cán bộ phụ trách kiểm tra giao dịch xuất phát hành trên ERP </w:t>
      </w:r>
      <w:r w:rsidR="00DF4FA0">
        <w:rPr>
          <w:szCs w:val="26"/>
        </w:rPr>
        <w:t>(Qua T-code: ZMM0202/ZGL0402).</w:t>
      </w:r>
    </w:p>
    <w:p w:rsidRPr="00911383" w:rsidR="00F82253" w:rsidP="00FC25DB" w:rsidRDefault="00F82253" w14:paraId="6A416131" w14:textId="77777777">
      <w:pPr>
        <w:pStyle w:val="Heading4"/>
        <w:numPr>
          <w:ilvl w:val="1"/>
          <w:numId w:val="35"/>
        </w:numPr>
        <w:spacing w:line="295" w:lineRule="auto"/>
        <w:jc w:val="both"/>
        <w:rPr>
          <w:sz w:val="26"/>
          <w:szCs w:val="26"/>
        </w:rPr>
      </w:pPr>
      <w:r w:rsidRPr="00911383">
        <w:rPr>
          <w:sz w:val="26"/>
          <w:szCs w:val="26"/>
        </w:rPr>
        <w:t>Tích hợp Giao dịch từ ERP về DWH (DW_DS) </w:t>
      </w:r>
    </w:p>
    <w:p w:rsidR="00F82253" w:rsidP="00911383" w:rsidRDefault="00F82253" w14:paraId="693A862A" w14:textId="77777777">
      <w:pPr>
        <w:spacing w:line="295" w:lineRule="auto"/>
        <w:jc w:val="both"/>
        <w:rPr>
          <w:szCs w:val="26"/>
        </w:rPr>
      </w:pPr>
      <w:r w:rsidRPr="00B64292">
        <w:rPr>
          <w:b/>
          <w:bCs/>
          <w:u w:val="single"/>
          <w:lang w:eastAsia="x-none"/>
        </w:rPr>
        <w:t>Điều kiện</w:t>
      </w:r>
      <w:r>
        <w:rPr>
          <w:b/>
          <w:bCs/>
          <w:lang w:eastAsia="x-none"/>
        </w:rPr>
        <w:t xml:space="preserve">: </w:t>
      </w:r>
      <w:r w:rsidRPr="005D3EFE">
        <w:rPr>
          <w:szCs w:val="26"/>
        </w:rPr>
        <w:t>Trên bảng cờ tích hợp của</w:t>
      </w:r>
      <w:r>
        <w:rPr>
          <w:szCs w:val="26"/>
        </w:rPr>
        <w:t xml:space="preserve"> chương trình</w:t>
      </w:r>
      <w:r w:rsidRPr="005D3EFE">
        <w:t xml:space="preserve"> </w:t>
      </w:r>
      <w:r>
        <w:t>ZCGL09 và chương trình PHAC</w:t>
      </w:r>
      <w:r w:rsidRPr="005D3EFE">
        <w:rPr>
          <w:szCs w:val="26"/>
        </w:rPr>
        <w:t>, cờ ERP_FIS = Y</w:t>
      </w:r>
      <w:r>
        <w:rPr>
          <w:szCs w:val="26"/>
        </w:rPr>
        <w:t>.</w:t>
      </w:r>
    </w:p>
    <w:p w:rsidR="00F82253" w:rsidP="00911383" w:rsidRDefault="00F82253" w14:paraId="0539F2A5" w14:textId="77777777">
      <w:pPr>
        <w:spacing w:line="295" w:lineRule="auto"/>
        <w:jc w:val="both"/>
        <w:rPr>
          <w:lang w:eastAsia="x-none"/>
        </w:rPr>
      </w:pPr>
      <w:r>
        <w:rPr>
          <w:b/>
          <w:bCs/>
          <w:u w:val="single"/>
          <w:lang w:eastAsia="x-none"/>
        </w:rPr>
        <w:t>T</w:t>
      </w:r>
      <w:r w:rsidRPr="00B64292">
        <w:rPr>
          <w:b/>
          <w:bCs/>
          <w:u w:val="single"/>
          <w:lang w:eastAsia="x-none"/>
        </w:rPr>
        <w:t>hực hiện</w:t>
      </w:r>
      <w:r>
        <w:rPr>
          <w:lang w:eastAsia="x-none"/>
        </w:rPr>
        <w:t>:</w:t>
      </w:r>
    </w:p>
    <w:p w:rsidR="00F82253" w:rsidP="00911383" w:rsidRDefault="00F82253" w14:paraId="1B1E614F" w14:textId="77777777">
      <w:pPr>
        <w:spacing w:line="295" w:lineRule="auto"/>
        <w:jc w:val="both"/>
        <w:rPr>
          <w:b/>
          <w:bCs/>
          <w:lang w:eastAsia="x-none"/>
        </w:rPr>
      </w:pPr>
      <w:r>
        <w:rPr>
          <w:lang w:eastAsia="x-none"/>
        </w:rPr>
        <w:t xml:space="preserve">T-code: </w:t>
      </w:r>
      <w:r>
        <w:rPr>
          <w:b/>
          <w:bCs/>
          <w:lang w:eastAsia="x-none"/>
        </w:rPr>
        <w:t>Z_TH_DW</w:t>
      </w:r>
    </w:p>
    <w:p w:rsidR="00F82253" w:rsidP="00911383" w:rsidRDefault="00F82253" w14:paraId="7787E478" w14:textId="77777777">
      <w:pPr>
        <w:spacing w:line="295" w:lineRule="auto"/>
        <w:jc w:val="both"/>
        <w:rPr>
          <w:lang w:eastAsia="x-none"/>
        </w:rPr>
      </w:pPr>
      <w:r>
        <w:rPr>
          <w:lang w:eastAsia="x-none"/>
        </w:rPr>
        <w:tab/>
      </w:r>
      <w:r>
        <w:rPr>
          <w:lang w:eastAsia="x-none"/>
        </w:rPr>
        <w:t xml:space="preserve">+ </w:t>
      </w:r>
      <w:r w:rsidRPr="006A77EC">
        <w:rPr>
          <w:b/>
          <w:bCs/>
          <w:lang w:eastAsia="x-none"/>
        </w:rPr>
        <w:t>Ngày</w:t>
      </w:r>
      <w:r>
        <w:rPr>
          <w:b/>
          <w:bCs/>
          <w:lang w:eastAsia="x-none"/>
        </w:rPr>
        <w:t xml:space="preserve"> </w:t>
      </w:r>
      <w:r w:rsidR="00B21613">
        <w:rPr>
          <w:b/>
          <w:bCs/>
          <w:lang w:eastAsia="x-none"/>
        </w:rPr>
        <w:t>tích hợp</w:t>
      </w:r>
      <w:r>
        <w:rPr>
          <w:lang w:eastAsia="x-none"/>
        </w:rPr>
        <w:t xml:space="preserve">: Chọn ngày </w:t>
      </w:r>
      <w:r w:rsidR="00B21613">
        <w:rPr>
          <w:lang w:eastAsia="x-none"/>
        </w:rPr>
        <w:t>tích hợp</w:t>
      </w:r>
    </w:p>
    <w:p w:rsidRPr="008763AC" w:rsidR="00B21613" w:rsidP="00911383" w:rsidRDefault="00B21613" w14:paraId="3354C874" w14:textId="77777777">
      <w:pPr>
        <w:spacing w:line="295" w:lineRule="auto"/>
        <w:jc w:val="both"/>
        <w:rPr>
          <w:lang w:eastAsia="x-none"/>
        </w:rPr>
      </w:pPr>
      <w:r>
        <w:rPr>
          <w:lang w:eastAsia="x-none"/>
        </w:rPr>
        <w:tab/>
      </w:r>
      <w:r>
        <w:rPr>
          <w:lang w:eastAsia="x-none"/>
        </w:rPr>
        <w:t xml:space="preserve">+ Chọn </w:t>
      </w:r>
      <w:r w:rsidRPr="00B21613">
        <w:rPr>
          <w:b/>
          <w:bCs/>
          <w:lang w:eastAsia="x-none"/>
        </w:rPr>
        <w:t>Doanh số</w:t>
      </w:r>
      <w:r w:rsidR="009274EA">
        <w:rPr>
          <w:b/>
          <w:bCs/>
          <w:lang w:eastAsia="x-none"/>
        </w:rPr>
        <w:t>.</w:t>
      </w:r>
    </w:p>
    <w:p w:rsidR="00F82253" w:rsidP="00911383" w:rsidRDefault="00F82253" w14:paraId="569AE387" w14:textId="77777777">
      <w:pPr>
        <w:spacing w:line="295" w:lineRule="auto"/>
        <w:jc w:val="both"/>
        <w:rPr>
          <w:lang w:eastAsia="x-none"/>
        </w:rPr>
      </w:pPr>
      <w:r>
        <w:rPr>
          <w:lang w:eastAsia="x-none"/>
        </w:rPr>
        <w:t>Hệ thống báo</w:t>
      </w:r>
      <w:r w:rsidR="00B21613">
        <w:rPr>
          <w:lang w:eastAsia="x-none"/>
        </w:rPr>
        <w:t xml:space="preserve"> </w:t>
      </w:r>
      <w:r w:rsidR="009274EA">
        <w:rPr>
          <w:lang w:eastAsia="x-none"/>
        </w:rPr>
        <w:t>“Cập nhật thành công”.</w:t>
      </w:r>
    </w:p>
    <w:p w:rsidR="00F82253" w:rsidP="00911383" w:rsidRDefault="00F82253" w14:paraId="0F17A6A2" w14:textId="77777777">
      <w:pPr>
        <w:spacing w:line="295" w:lineRule="auto"/>
        <w:jc w:val="both"/>
        <w:rPr>
          <w:lang w:eastAsia="x-none"/>
        </w:rPr>
      </w:pPr>
      <w:r w:rsidRPr="00B64292">
        <w:rPr>
          <w:b/>
          <w:bCs/>
          <w:u w:val="single"/>
          <w:lang w:eastAsia="x-none"/>
        </w:rPr>
        <w:t>Kết quả</w:t>
      </w:r>
      <w:r>
        <w:rPr>
          <w:lang w:eastAsia="x-none"/>
        </w:rPr>
        <w:t xml:space="preserve">: </w:t>
      </w:r>
    </w:p>
    <w:p w:rsidR="00F82253" w:rsidP="00911383" w:rsidRDefault="00F82253" w14:paraId="1960609B" w14:textId="77777777">
      <w:pPr>
        <w:spacing w:line="295" w:lineRule="auto"/>
        <w:jc w:val="both"/>
        <w:rPr>
          <w:szCs w:val="26"/>
        </w:rPr>
      </w:pPr>
      <w:r>
        <w:rPr>
          <w:lang w:eastAsia="x-none"/>
        </w:rPr>
        <w:t xml:space="preserve">+ </w:t>
      </w:r>
      <w:r w:rsidRPr="005D3EFE">
        <w:rPr>
          <w:szCs w:val="26"/>
        </w:rPr>
        <w:t xml:space="preserve">Trên bảng cờ tích hợp của </w:t>
      </w:r>
      <w:r w:rsidR="00B21613">
        <w:rPr>
          <w:szCs w:val="26"/>
        </w:rPr>
        <w:t>giao dịch từ ERP về DWH</w:t>
      </w:r>
      <w:r w:rsidRPr="005D3EFE" w:rsidR="00B21613">
        <w:rPr>
          <w:szCs w:val="26"/>
        </w:rPr>
        <w:t>, cờ ERP_FIS = Y</w:t>
      </w:r>
      <w:r w:rsidR="00B21613">
        <w:rPr>
          <w:szCs w:val="26"/>
        </w:rPr>
        <w:t>.</w:t>
      </w:r>
    </w:p>
    <w:p w:rsidR="00B21613" w:rsidP="00911383" w:rsidRDefault="00B21613" w14:paraId="2166E64A" w14:textId="77777777">
      <w:pPr>
        <w:spacing w:line="295" w:lineRule="auto"/>
        <w:jc w:val="both"/>
        <w:rPr>
          <w:szCs w:val="26"/>
        </w:rPr>
      </w:pPr>
      <w:r>
        <w:rPr>
          <w:szCs w:val="26"/>
        </w:rPr>
        <w:t>+ Cán bộ phụ trách kiểm tra file Doanh số từ bảng STG.</w:t>
      </w:r>
    </w:p>
    <w:p w:rsidRPr="00911383" w:rsidR="00B21613" w:rsidP="00FC25DB" w:rsidRDefault="00B21613" w14:paraId="039D5F68" w14:textId="77777777">
      <w:pPr>
        <w:pStyle w:val="Heading4"/>
        <w:numPr>
          <w:ilvl w:val="1"/>
          <w:numId w:val="35"/>
        </w:numPr>
        <w:spacing w:line="295" w:lineRule="auto"/>
        <w:jc w:val="both"/>
        <w:rPr>
          <w:sz w:val="26"/>
          <w:szCs w:val="26"/>
        </w:rPr>
      </w:pPr>
      <w:r w:rsidRPr="00911383">
        <w:rPr>
          <w:sz w:val="26"/>
          <w:szCs w:val="26"/>
        </w:rPr>
        <w:t>Tích hợ</w:t>
      </w:r>
      <w:r w:rsidRPr="00911383" w:rsidR="00C76413">
        <w:rPr>
          <w:sz w:val="26"/>
          <w:szCs w:val="26"/>
        </w:rPr>
        <w:t>p thông tin số dư tài khoản (DW_TL)</w:t>
      </w:r>
      <w:r w:rsidRPr="00911383">
        <w:rPr>
          <w:sz w:val="26"/>
          <w:szCs w:val="26"/>
        </w:rPr>
        <w:t> </w:t>
      </w:r>
    </w:p>
    <w:p w:rsidR="00B21613" w:rsidP="00911383" w:rsidRDefault="00B21613" w14:paraId="4761C6F0" w14:textId="77777777">
      <w:pPr>
        <w:spacing w:line="295" w:lineRule="auto"/>
        <w:jc w:val="both"/>
        <w:rPr>
          <w:szCs w:val="26"/>
        </w:rPr>
      </w:pPr>
      <w:r w:rsidRPr="00B64292">
        <w:rPr>
          <w:b/>
          <w:bCs/>
          <w:u w:val="single"/>
          <w:lang w:eastAsia="x-none"/>
        </w:rPr>
        <w:t>Điều kiện</w:t>
      </w:r>
      <w:r>
        <w:rPr>
          <w:b/>
          <w:bCs/>
          <w:lang w:eastAsia="x-none"/>
        </w:rPr>
        <w:t xml:space="preserve">: </w:t>
      </w:r>
      <w:r w:rsidRPr="005D3EFE">
        <w:rPr>
          <w:szCs w:val="26"/>
        </w:rPr>
        <w:t>Trên bảng cờ tích hợp của</w:t>
      </w:r>
      <w:r>
        <w:rPr>
          <w:szCs w:val="26"/>
        </w:rPr>
        <w:t xml:space="preserve"> </w:t>
      </w:r>
      <w:r w:rsidR="00C76413">
        <w:rPr>
          <w:szCs w:val="26"/>
        </w:rPr>
        <w:t>giao dịch từ ERP về DWH (DW_DS)</w:t>
      </w:r>
      <w:r w:rsidRPr="005D3EFE" w:rsidR="00C76413">
        <w:rPr>
          <w:szCs w:val="26"/>
        </w:rPr>
        <w:t>, cờ ERP_FIS = Y</w:t>
      </w:r>
      <w:r>
        <w:rPr>
          <w:szCs w:val="26"/>
        </w:rPr>
        <w:t>.</w:t>
      </w:r>
    </w:p>
    <w:p w:rsidR="00B21613" w:rsidP="00911383" w:rsidRDefault="00B21613" w14:paraId="0D19BAD5" w14:textId="77777777">
      <w:pPr>
        <w:spacing w:line="295" w:lineRule="auto"/>
        <w:jc w:val="both"/>
        <w:rPr>
          <w:lang w:eastAsia="x-none"/>
        </w:rPr>
      </w:pPr>
      <w:r>
        <w:rPr>
          <w:b/>
          <w:bCs/>
          <w:u w:val="single"/>
          <w:lang w:eastAsia="x-none"/>
        </w:rPr>
        <w:t>T</w:t>
      </w:r>
      <w:r w:rsidRPr="00B64292">
        <w:rPr>
          <w:b/>
          <w:bCs/>
          <w:u w:val="single"/>
          <w:lang w:eastAsia="x-none"/>
        </w:rPr>
        <w:t>hực hiện</w:t>
      </w:r>
      <w:r>
        <w:rPr>
          <w:lang w:eastAsia="x-none"/>
        </w:rPr>
        <w:t>:</w:t>
      </w:r>
    </w:p>
    <w:p w:rsidR="00B21613" w:rsidP="00911383" w:rsidRDefault="00B21613" w14:paraId="2F214875" w14:textId="77777777">
      <w:pPr>
        <w:spacing w:line="295" w:lineRule="auto"/>
        <w:jc w:val="both"/>
        <w:rPr>
          <w:b/>
          <w:bCs/>
          <w:lang w:eastAsia="x-none"/>
        </w:rPr>
      </w:pPr>
      <w:r>
        <w:rPr>
          <w:lang w:eastAsia="x-none"/>
        </w:rPr>
        <w:t xml:space="preserve">T-code: </w:t>
      </w:r>
      <w:r>
        <w:rPr>
          <w:b/>
          <w:bCs/>
          <w:lang w:eastAsia="x-none"/>
        </w:rPr>
        <w:t>Z_TH_DW</w:t>
      </w:r>
    </w:p>
    <w:p w:rsidR="00B21613" w:rsidP="00911383" w:rsidRDefault="00B21613" w14:paraId="2AE58A7F" w14:textId="77777777">
      <w:pPr>
        <w:spacing w:line="295" w:lineRule="auto"/>
        <w:jc w:val="both"/>
        <w:rPr>
          <w:lang w:eastAsia="x-none"/>
        </w:rPr>
      </w:pPr>
      <w:r>
        <w:rPr>
          <w:lang w:eastAsia="x-none"/>
        </w:rPr>
        <w:tab/>
      </w:r>
      <w:r>
        <w:rPr>
          <w:lang w:eastAsia="x-none"/>
        </w:rPr>
        <w:t xml:space="preserve">+ </w:t>
      </w:r>
      <w:r w:rsidRPr="006A77EC">
        <w:rPr>
          <w:b/>
          <w:bCs/>
          <w:lang w:eastAsia="x-none"/>
        </w:rPr>
        <w:t>Ngày</w:t>
      </w:r>
      <w:r>
        <w:rPr>
          <w:b/>
          <w:bCs/>
          <w:lang w:eastAsia="x-none"/>
        </w:rPr>
        <w:t xml:space="preserve"> tích hợp</w:t>
      </w:r>
      <w:r>
        <w:rPr>
          <w:lang w:eastAsia="x-none"/>
        </w:rPr>
        <w:t>: Chọn ngày tích hợp</w:t>
      </w:r>
    </w:p>
    <w:p w:rsidRPr="008763AC" w:rsidR="00B21613" w:rsidP="00911383" w:rsidRDefault="00B21613" w14:paraId="42FEE362" w14:textId="77777777">
      <w:pPr>
        <w:spacing w:line="295" w:lineRule="auto"/>
        <w:jc w:val="both"/>
        <w:rPr>
          <w:lang w:eastAsia="x-none"/>
        </w:rPr>
      </w:pPr>
      <w:r>
        <w:rPr>
          <w:lang w:eastAsia="x-none"/>
        </w:rPr>
        <w:tab/>
      </w:r>
      <w:r>
        <w:rPr>
          <w:lang w:eastAsia="x-none"/>
        </w:rPr>
        <w:t xml:space="preserve">+ Chọn </w:t>
      </w:r>
      <w:r w:rsidR="00C76413">
        <w:rPr>
          <w:b/>
          <w:bCs/>
          <w:lang w:eastAsia="x-none"/>
        </w:rPr>
        <w:t>Tích lũy</w:t>
      </w:r>
    </w:p>
    <w:p w:rsidR="00B21613" w:rsidP="00911383" w:rsidRDefault="00B21613" w14:paraId="4765F7C0" w14:textId="77777777">
      <w:pPr>
        <w:spacing w:line="295" w:lineRule="auto"/>
        <w:jc w:val="both"/>
        <w:rPr>
          <w:lang w:eastAsia="x-none"/>
        </w:rPr>
      </w:pPr>
      <w:r>
        <w:rPr>
          <w:lang w:eastAsia="x-none"/>
        </w:rPr>
        <w:t xml:space="preserve">Hệ thống báo </w:t>
      </w:r>
      <w:r w:rsidR="009274EA">
        <w:rPr>
          <w:lang w:eastAsia="x-none"/>
        </w:rPr>
        <w:t>“Cập nhật thành công”.</w:t>
      </w:r>
    </w:p>
    <w:p w:rsidR="00B21613" w:rsidP="00911383" w:rsidRDefault="00B21613" w14:paraId="2DDE4FBA" w14:textId="77777777">
      <w:pPr>
        <w:spacing w:line="295" w:lineRule="auto"/>
        <w:jc w:val="both"/>
        <w:rPr>
          <w:lang w:eastAsia="x-none"/>
        </w:rPr>
      </w:pPr>
      <w:r w:rsidRPr="00B64292">
        <w:rPr>
          <w:b/>
          <w:bCs/>
          <w:u w:val="single"/>
          <w:lang w:eastAsia="x-none"/>
        </w:rPr>
        <w:t>Kết quả</w:t>
      </w:r>
      <w:r>
        <w:rPr>
          <w:lang w:eastAsia="x-none"/>
        </w:rPr>
        <w:t xml:space="preserve">: </w:t>
      </w:r>
    </w:p>
    <w:p w:rsidR="00B21613" w:rsidP="00911383" w:rsidRDefault="00B21613" w14:paraId="44A55748" w14:textId="77777777">
      <w:pPr>
        <w:spacing w:line="295" w:lineRule="auto"/>
        <w:jc w:val="both"/>
        <w:rPr>
          <w:szCs w:val="26"/>
        </w:rPr>
      </w:pPr>
      <w:r>
        <w:rPr>
          <w:lang w:eastAsia="x-none"/>
        </w:rPr>
        <w:t xml:space="preserve">+ </w:t>
      </w:r>
      <w:r w:rsidRPr="005D3EFE">
        <w:rPr>
          <w:szCs w:val="26"/>
        </w:rPr>
        <w:t xml:space="preserve">Trên bảng cờ tích hợp của </w:t>
      </w:r>
      <w:r w:rsidRPr="00AC2D94" w:rsidR="00C76413">
        <w:t>thông tin số dư tài khoản</w:t>
      </w:r>
      <w:r w:rsidRPr="005D3EFE">
        <w:rPr>
          <w:szCs w:val="26"/>
        </w:rPr>
        <w:t>, cờ ERP_FIS = Y</w:t>
      </w:r>
      <w:r>
        <w:rPr>
          <w:szCs w:val="26"/>
        </w:rPr>
        <w:t>.</w:t>
      </w:r>
    </w:p>
    <w:p w:rsidR="00B21613" w:rsidP="00911383" w:rsidRDefault="00B21613" w14:paraId="16122E4A" w14:textId="77777777">
      <w:pPr>
        <w:spacing w:line="295" w:lineRule="auto"/>
        <w:jc w:val="both"/>
        <w:rPr>
          <w:szCs w:val="26"/>
        </w:rPr>
      </w:pPr>
      <w:r>
        <w:rPr>
          <w:szCs w:val="26"/>
        </w:rPr>
        <w:t xml:space="preserve">+ Cán bộ phụ trách kiểm tra file </w:t>
      </w:r>
      <w:r w:rsidR="00C76413">
        <w:rPr>
          <w:szCs w:val="26"/>
        </w:rPr>
        <w:t>Tích lũy</w:t>
      </w:r>
      <w:r>
        <w:rPr>
          <w:szCs w:val="26"/>
        </w:rPr>
        <w:t xml:space="preserve"> từ bảng STG.</w:t>
      </w:r>
    </w:p>
    <w:p w:rsidRPr="00911383" w:rsidR="00C76413" w:rsidP="00FC25DB" w:rsidRDefault="00C76413" w14:paraId="52868B26" w14:textId="77777777">
      <w:pPr>
        <w:pStyle w:val="Heading4"/>
        <w:numPr>
          <w:ilvl w:val="1"/>
          <w:numId w:val="35"/>
        </w:numPr>
        <w:spacing w:line="295" w:lineRule="auto"/>
        <w:jc w:val="both"/>
        <w:rPr>
          <w:sz w:val="26"/>
          <w:szCs w:val="26"/>
        </w:rPr>
      </w:pPr>
      <w:r w:rsidRPr="00911383">
        <w:rPr>
          <w:sz w:val="26"/>
          <w:szCs w:val="26"/>
        </w:rPr>
        <w:t>Tích hợp thông tin Diễn giải Giao dịch từ ERP về DWH (DW_DG) </w:t>
      </w:r>
    </w:p>
    <w:p w:rsidR="00C76413" w:rsidP="00911383" w:rsidRDefault="00C76413" w14:paraId="0E950879" w14:textId="77777777">
      <w:pPr>
        <w:spacing w:line="295" w:lineRule="auto"/>
        <w:jc w:val="both"/>
        <w:rPr>
          <w:szCs w:val="26"/>
        </w:rPr>
      </w:pPr>
      <w:r w:rsidRPr="00B64292">
        <w:rPr>
          <w:b/>
          <w:bCs/>
          <w:u w:val="single"/>
          <w:lang w:eastAsia="x-none"/>
        </w:rPr>
        <w:t>Điều kiện</w:t>
      </w:r>
      <w:r>
        <w:rPr>
          <w:b/>
          <w:bCs/>
          <w:lang w:eastAsia="x-none"/>
        </w:rPr>
        <w:t xml:space="preserve">: </w:t>
      </w:r>
      <w:r w:rsidRPr="005D3EFE">
        <w:rPr>
          <w:szCs w:val="26"/>
        </w:rPr>
        <w:t>Trên bảng cờ tích hợp của</w:t>
      </w:r>
      <w:r>
        <w:rPr>
          <w:szCs w:val="26"/>
        </w:rPr>
        <w:t xml:space="preserve"> giao dịch từ ERP về DWH (DW_DS)</w:t>
      </w:r>
      <w:r w:rsidRPr="005D3EFE">
        <w:rPr>
          <w:szCs w:val="26"/>
        </w:rPr>
        <w:t>, cờ ERP_FIS = Y</w:t>
      </w:r>
      <w:r>
        <w:rPr>
          <w:szCs w:val="26"/>
        </w:rPr>
        <w:t>.</w:t>
      </w:r>
    </w:p>
    <w:p w:rsidR="00C76413" w:rsidP="00911383" w:rsidRDefault="00C76413" w14:paraId="0672D15E" w14:textId="77777777">
      <w:pPr>
        <w:spacing w:line="295" w:lineRule="auto"/>
        <w:jc w:val="both"/>
        <w:rPr>
          <w:lang w:eastAsia="x-none"/>
        </w:rPr>
      </w:pPr>
      <w:r>
        <w:rPr>
          <w:b/>
          <w:bCs/>
          <w:u w:val="single"/>
          <w:lang w:eastAsia="x-none"/>
        </w:rPr>
        <w:t>T</w:t>
      </w:r>
      <w:r w:rsidRPr="00B64292">
        <w:rPr>
          <w:b/>
          <w:bCs/>
          <w:u w:val="single"/>
          <w:lang w:eastAsia="x-none"/>
        </w:rPr>
        <w:t>hực hiện</w:t>
      </w:r>
      <w:r>
        <w:rPr>
          <w:lang w:eastAsia="x-none"/>
        </w:rPr>
        <w:t>:</w:t>
      </w:r>
    </w:p>
    <w:p w:rsidR="00C76413" w:rsidP="00911383" w:rsidRDefault="00C76413" w14:paraId="7DD6BA98" w14:textId="77777777">
      <w:pPr>
        <w:spacing w:line="295" w:lineRule="auto"/>
        <w:jc w:val="both"/>
        <w:rPr>
          <w:b/>
          <w:bCs/>
          <w:lang w:eastAsia="x-none"/>
        </w:rPr>
      </w:pPr>
      <w:r>
        <w:rPr>
          <w:lang w:eastAsia="x-none"/>
        </w:rPr>
        <w:t xml:space="preserve">T-code: </w:t>
      </w:r>
      <w:r>
        <w:rPr>
          <w:b/>
          <w:bCs/>
          <w:lang w:eastAsia="x-none"/>
        </w:rPr>
        <w:t>Z_TH_DW</w:t>
      </w:r>
    </w:p>
    <w:p w:rsidR="00C76413" w:rsidP="00911383" w:rsidRDefault="00C76413" w14:paraId="31C142F2" w14:textId="77777777">
      <w:pPr>
        <w:spacing w:line="295" w:lineRule="auto"/>
        <w:jc w:val="both"/>
        <w:rPr>
          <w:lang w:eastAsia="x-none"/>
        </w:rPr>
      </w:pPr>
      <w:r>
        <w:rPr>
          <w:lang w:eastAsia="x-none"/>
        </w:rPr>
        <w:tab/>
      </w:r>
      <w:r>
        <w:rPr>
          <w:lang w:eastAsia="x-none"/>
        </w:rPr>
        <w:t xml:space="preserve">+ </w:t>
      </w:r>
      <w:r w:rsidRPr="006A77EC">
        <w:rPr>
          <w:b/>
          <w:bCs/>
          <w:lang w:eastAsia="x-none"/>
        </w:rPr>
        <w:t>Ngày</w:t>
      </w:r>
      <w:r>
        <w:rPr>
          <w:b/>
          <w:bCs/>
          <w:lang w:eastAsia="x-none"/>
        </w:rPr>
        <w:t xml:space="preserve"> tích hợp</w:t>
      </w:r>
      <w:r>
        <w:rPr>
          <w:lang w:eastAsia="x-none"/>
        </w:rPr>
        <w:t>: Chọn ngày tích hợp</w:t>
      </w:r>
    </w:p>
    <w:p w:rsidRPr="008763AC" w:rsidR="00C76413" w:rsidP="00911383" w:rsidRDefault="00C76413" w14:paraId="5E31FCC7" w14:textId="77777777">
      <w:pPr>
        <w:spacing w:line="295" w:lineRule="auto"/>
        <w:jc w:val="both"/>
        <w:rPr>
          <w:lang w:eastAsia="x-none"/>
        </w:rPr>
      </w:pPr>
      <w:r>
        <w:rPr>
          <w:lang w:eastAsia="x-none"/>
        </w:rPr>
        <w:tab/>
      </w:r>
      <w:r>
        <w:rPr>
          <w:lang w:eastAsia="x-none"/>
        </w:rPr>
        <w:t xml:space="preserve">+ Chọn </w:t>
      </w:r>
      <w:r>
        <w:rPr>
          <w:b/>
          <w:bCs/>
          <w:lang w:eastAsia="x-none"/>
        </w:rPr>
        <w:t>Diễn giải</w:t>
      </w:r>
    </w:p>
    <w:p w:rsidR="00C76413" w:rsidP="00911383" w:rsidRDefault="00C76413" w14:paraId="3EBB4758" w14:textId="77777777">
      <w:pPr>
        <w:spacing w:line="295" w:lineRule="auto"/>
        <w:jc w:val="both"/>
        <w:rPr>
          <w:lang w:eastAsia="x-none"/>
        </w:rPr>
      </w:pPr>
      <w:r>
        <w:rPr>
          <w:lang w:eastAsia="x-none"/>
        </w:rPr>
        <w:t xml:space="preserve">Hệ thống báo </w:t>
      </w:r>
      <w:r w:rsidR="009274EA">
        <w:rPr>
          <w:lang w:eastAsia="x-none"/>
        </w:rPr>
        <w:t>“Cập nhật thành công”.</w:t>
      </w:r>
    </w:p>
    <w:p w:rsidR="00C76413" w:rsidP="00911383" w:rsidRDefault="00C76413" w14:paraId="31ACC7C5" w14:textId="77777777">
      <w:pPr>
        <w:spacing w:line="295" w:lineRule="auto"/>
        <w:jc w:val="both"/>
        <w:rPr>
          <w:lang w:eastAsia="x-none"/>
        </w:rPr>
      </w:pPr>
      <w:r w:rsidRPr="00B64292">
        <w:rPr>
          <w:b/>
          <w:bCs/>
          <w:u w:val="single"/>
          <w:lang w:eastAsia="x-none"/>
        </w:rPr>
        <w:t>Kết quả</w:t>
      </w:r>
      <w:r>
        <w:rPr>
          <w:lang w:eastAsia="x-none"/>
        </w:rPr>
        <w:t xml:space="preserve">: </w:t>
      </w:r>
    </w:p>
    <w:p w:rsidR="00C76413" w:rsidP="00911383" w:rsidRDefault="00C76413" w14:paraId="4C78B160" w14:textId="77777777">
      <w:pPr>
        <w:spacing w:line="295" w:lineRule="auto"/>
        <w:jc w:val="both"/>
        <w:rPr>
          <w:szCs w:val="26"/>
        </w:rPr>
      </w:pPr>
      <w:r>
        <w:rPr>
          <w:lang w:eastAsia="x-none"/>
        </w:rPr>
        <w:t xml:space="preserve">+ </w:t>
      </w:r>
      <w:r w:rsidRPr="005D3EFE">
        <w:rPr>
          <w:szCs w:val="26"/>
        </w:rPr>
        <w:t xml:space="preserve">Trên bảng cờ tích hợp của </w:t>
      </w:r>
      <w:r w:rsidRPr="00AC2D94">
        <w:t xml:space="preserve">thông tin </w:t>
      </w:r>
      <w:r>
        <w:t>diễn giải giao dịch</w:t>
      </w:r>
      <w:r w:rsidRPr="005D3EFE">
        <w:rPr>
          <w:szCs w:val="26"/>
        </w:rPr>
        <w:t>, cờ ERP_FIS = Y</w:t>
      </w:r>
      <w:r>
        <w:rPr>
          <w:szCs w:val="26"/>
        </w:rPr>
        <w:t>.</w:t>
      </w:r>
    </w:p>
    <w:p w:rsidR="00C76413" w:rsidP="00911383" w:rsidRDefault="00C76413" w14:paraId="4D397D6D" w14:textId="77777777">
      <w:pPr>
        <w:spacing w:line="295" w:lineRule="auto"/>
        <w:jc w:val="both"/>
        <w:rPr>
          <w:szCs w:val="26"/>
        </w:rPr>
      </w:pPr>
      <w:r>
        <w:rPr>
          <w:szCs w:val="26"/>
        </w:rPr>
        <w:t>+ Cán bộ phụ trách kiểm tra file Diễn giải từ bảng STG.</w:t>
      </w:r>
    </w:p>
    <w:p w:rsidRPr="00FC25DB" w:rsidR="00C76413" w:rsidP="00FC25DB" w:rsidRDefault="00C76413" w14:paraId="318D985D" w14:textId="140F1B45">
      <w:pPr>
        <w:pStyle w:val="Heading4"/>
        <w:numPr>
          <w:ilvl w:val="1"/>
          <w:numId w:val="35"/>
        </w:numPr>
        <w:spacing w:line="295" w:lineRule="auto"/>
        <w:jc w:val="both"/>
        <w:rPr>
          <w:sz w:val="26"/>
          <w:szCs w:val="26"/>
        </w:rPr>
      </w:pPr>
      <w:r w:rsidRPr="00FC25DB">
        <w:rPr>
          <w:sz w:val="26"/>
          <w:szCs w:val="26"/>
        </w:rPr>
        <w:t>Tích hợp thông tin tài khoản từ ERP về</w:t>
      </w:r>
      <w:r w:rsidR="00FC25DB">
        <w:rPr>
          <w:sz w:val="26"/>
          <w:szCs w:val="26"/>
        </w:rPr>
        <w:t xml:space="preserve"> DWH </w:t>
      </w:r>
      <w:r w:rsidRPr="00FC25DB">
        <w:rPr>
          <w:sz w:val="26"/>
          <w:szCs w:val="26"/>
        </w:rPr>
        <w:t>(DW_STL) </w:t>
      </w:r>
    </w:p>
    <w:p w:rsidR="00C76413" w:rsidP="00911383" w:rsidRDefault="00C76413" w14:paraId="201AF27E" w14:textId="77777777">
      <w:pPr>
        <w:spacing w:line="295" w:lineRule="auto"/>
        <w:jc w:val="both"/>
        <w:rPr>
          <w:szCs w:val="26"/>
        </w:rPr>
      </w:pPr>
      <w:r w:rsidRPr="00B64292">
        <w:rPr>
          <w:b/>
          <w:bCs/>
          <w:u w:val="single"/>
          <w:lang w:eastAsia="x-none"/>
        </w:rPr>
        <w:t>Điều kiện</w:t>
      </w:r>
      <w:r>
        <w:rPr>
          <w:b/>
          <w:bCs/>
          <w:lang w:eastAsia="x-none"/>
        </w:rPr>
        <w:t xml:space="preserve">: </w:t>
      </w:r>
      <w:r w:rsidRPr="005D3EFE">
        <w:rPr>
          <w:szCs w:val="26"/>
        </w:rPr>
        <w:t>Trên bảng cờ tích hợp của</w:t>
      </w:r>
      <w:r>
        <w:rPr>
          <w:szCs w:val="26"/>
        </w:rPr>
        <w:t xml:space="preserve"> giao dịch từ ERP về DWH (DW_DS)</w:t>
      </w:r>
      <w:r w:rsidRPr="005D3EFE">
        <w:rPr>
          <w:szCs w:val="26"/>
        </w:rPr>
        <w:t>, cờ ERP_FIS = Y</w:t>
      </w:r>
      <w:r>
        <w:rPr>
          <w:szCs w:val="26"/>
        </w:rPr>
        <w:t>.</w:t>
      </w:r>
    </w:p>
    <w:p w:rsidR="00C76413" w:rsidP="00911383" w:rsidRDefault="00C76413" w14:paraId="44D582EC" w14:textId="77777777">
      <w:pPr>
        <w:spacing w:line="295" w:lineRule="auto"/>
        <w:jc w:val="both"/>
        <w:rPr>
          <w:lang w:eastAsia="x-none"/>
        </w:rPr>
      </w:pPr>
      <w:r>
        <w:rPr>
          <w:b/>
          <w:bCs/>
          <w:u w:val="single"/>
          <w:lang w:eastAsia="x-none"/>
        </w:rPr>
        <w:t>T</w:t>
      </w:r>
      <w:r w:rsidRPr="00B64292">
        <w:rPr>
          <w:b/>
          <w:bCs/>
          <w:u w:val="single"/>
          <w:lang w:eastAsia="x-none"/>
        </w:rPr>
        <w:t>hực hiện</w:t>
      </w:r>
      <w:r>
        <w:rPr>
          <w:lang w:eastAsia="x-none"/>
        </w:rPr>
        <w:t>:</w:t>
      </w:r>
    </w:p>
    <w:p w:rsidR="00C76413" w:rsidP="00911383" w:rsidRDefault="00C76413" w14:paraId="4E0C6596" w14:textId="77777777">
      <w:pPr>
        <w:spacing w:line="295" w:lineRule="auto"/>
        <w:jc w:val="both"/>
        <w:rPr>
          <w:b/>
          <w:bCs/>
          <w:lang w:eastAsia="x-none"/>
        </w:rPr>
      </w:pPr>
      <w:r>
        <w:rPr>
          <w:lang w:eastAsia="x-none"/>
        </w:rPr>
        <w:t xml:space="preserve">T-code: </w:t>
      </w:r>
      <w:r>
        <w:rPr>
          <w:b/>
          <w:bCs/>
          <w:lang w:eastAsia="x-none"/>
        </w:rPr>
        <w:t>Z_TH_DW</w:t>
      </w:r>
    </w:p>
    <w:p w:rsidR="00C76413" w:rsidP="00911383" w:rsidRDefault="00C76413" w14:paraId="4CA1FAC4" w14:textId="77777777">
      <w:pPr>
        <w:spacing w:line="295" w:lineRule="auto"/>
        <w:jc w:val="both"/>
        <w:rPr>
          <w:lang w:eastAsia="x-none"/>
        </w:rPr>
      </w:pPr>
      <w:r>
        <w:rPr>
          <w:lang w:eastAsia="x-none"/>
        </w:rPr>
        <w:tab/>
      </w:r>
      <w:r>
        <w:rPr>
          <w:lang w:eastAsia="x-none"/>
        </w:rPr>
        <w:t xml:space="preserve">+ </w:t>
      </w:r>
      <w:r w:rsidRPr="006A77EC">
        <w:rPr>
          <w:b/>
          <w:bCs/>
          <w:lang w:eastAsia="x-none"/>
        </w:rPr>
        <w:t>Ngày</w:t>
      </w:r>
      <w:r>
        <w:rPr>
          <w:b/>
          <w:bCs/>
          <w:lang w:eastAsia="x-none"/>
        </w:rPr>
        <w:t xml:space="preserve"> tích hợp</w:t>
      </w:r>
      <w:r>
        <w:rPr>
          <w:lang w:eastAsia="x-none"/>
        </w:rPr>
        <w:t>: Chọn ngày tích hợp</w:t>
      </w:r>
    </w:p>
    <w:p w:rsidRPr="008763AC" w:rsidR="00C76413" w:rsidP="00911383" w:rsidRDefault="00C76413" w14:paraId="7D1E11C8" w14:textId="77777777">
      <w:pPr>
        <w:spacing w:line="295" w:lineRule="auto"/>
        <w:jc w:val="both"/>
        <w:rPr>
          <w:lang w:eastAsia="x-none"/>
        </w:rPr>
      </w:pPr>
      <w:r>
        <w:rPr>
          <w:lang w:eastAsia="x-none"/>
        </w:rPr>
        <w:tab/>
      </w:r>
      <w:r>
        <w:rPr>
          <w:lang w:eastAsia="x-none"/>
        </w:rPr>
        <w:t xml:space="preserve">+ Chọn </w:t>
      </w:r>
      <w:r>
        <w:rPr>
          <w:b/>
          <w:bCs/>
          <w:lang w:eastAsia="x-none"/>
        </w:rPr>
        <w:t>Thông tin tài khoản</w:t>
      </w:r>
    </w:p>
    <w:p w:rsidR="00C76413" w:rsidP="00911383" w:rsidRDefault="00C76413" w14:paraId="059D2B08" w14:textId="77777777">
      <w:pPr>
        <w:spacing w:line="295" w:lineRule="auto"/>
        <w:jc w:val="both"/>
        <w:rPr>
          <w:lang w:eastAsia="x-none"/>
        </w:rPr>
      </w:pPr>
      <w:r>
        <w:rPr>
          <w:lang w:eastAsia="x-none"/>
        </w:rPr>
        <w:t xml:space="preserve">Hệ thống báo </w:t>
      </w:r>
      <w:r w:rsidR="009274EA">
        <w:rPr>
          <w:lang w:eastAsia="x-none"/>
        </w:rPr>
        <w:t>“Cập nhật thành công”.</w:t>
      </w:r>
    </w:p>
    <w:p w:rsidR="00C76413" w:rsidP="00911383" w:rsidRDefault="00C76413" w14:paraId="798891AB" w14:textId="77777777">
      <w:pPr>
        <w:spacing w:line="295" w:lineRule="auto"/>
        <w:jc w:val="both"/>
        <w:rPr>
          <w:lang w:eastAsia="x-none"/>
        </w:rPr>
      </w:pPr>
      <w:r w:rsidRPr="00B64292">
        <w:rPr>
          <w:b/>
          <w:bCs/>
          <w:u w:val="single"/>
          <w:lang w:eastAsia="x-none"/>
        </w:rPr>
        <w:t>Kết quả</w:t>
      </w:r>
      <w:r>
        <w:rPr>
          <w:lang w:eastAsia="x-none"/>
        </w:rPr>
        <w:t xml:space="preserve">: </w:t>
      </w:r>
    </w:p>
    <w:p w:rsidR="00C76413" w:rsidP="00911383" w:rsidRDefault="00C76413" w14:paraId="07493D11" w14:textId="77777777">
      <w:pPr>
        <w:spacing w:line="295" w:lineRule="auto"/>
        <w:jc w:val="both"/>
        <w:rPr>
          <w:szCs w:val="26"/>
        </w:rPr>
      </w:pPr>
      <w:r>
        <w:rPr>
          <w:lang w:eastAsia="x-none"/>
        </w:rPr>
        <w:t xml:space="preserve">+ </w:t>
      </w:r>
      <w:r w:rsidRPr="005D3EFE">
        <w:rPr>
          <w:szCs w:val="26"/>
        </w:rPr>
        <w:t xml:space="preserve">Trên bảng cờ tích hợp của </w:t>
      </w:r>
      <w:r w:rsidRPr="00AC2D94">
        <w:t xml:space="preserve">thông tin </w:t>
      </w:r>
      <w:r>
        <w:t>tài khoản</w:t>
      </w:r>
      <w:r w:rsidRPr="005D3EFE">
        <w:rPr>
          <w:szCs w:val="26"/>
        </w:rPr>
        <w:t>, cờ ERP_FIS = Y</w:t>
      </w:r>
      <w:r>
        <w:rPr>
          <w:szCs w:val="26"/>
        </w:rPr>
        <w:t>.</w:t>
      </w:r>
    </w:p>
    <w:p w:rsidR="00C76413" w:rsidP="00911383" w:rsidRDefault="00C76413" w14:paraId="1FB8770A" w14:textId="77777777">
      <w:pPr>
        <w:spacing w:line="295" w:lineRule="auto"/>
        <w:jc w:val="both"/>
        <w:rPr>
          <w:szCs w:val="26"/>
        </w:rPr>
      </w:pPr>
      <w:r>
        <w:rPr>
          <w:szCs w:val="26"/>
        </w:rPr>
        <w:t>+ Cán bộ phụ trách kiểm tra file Thông tin tài khoản từ bảng STG.</w:t>
      </w:r>
    </w:p>
    <w:p w:rsidRPr="00FC25DB" w:rsidR="00167220" w:rsidP="00FC25DB" w:rsidRDefault="002C50D0" w14:paraId="02BB8783" w14:textId="77777777">
      <w:pPr>
        <w:pStyle w:val="Heading4"/>
        <w:numPr>
          <w:ilvl w:val="1"/>
          <w:numId w:val="35"/>
        </w:numPr>
        <w:spacing w:line="295" w:lineRule="auto"/>
        <w:jc w:val="both"/>
        <w:rPr>
          <w:sz w:val="26"/>
          <w:szCs w:val="26"/>
        </w:rPr>
      </w:pPr>
      <w:r w:rsidRPr="00FC25DB">
        <w:rPr>
          <w:sz w:val="26"/>
          <w:szCs w:val="26"/>
        </w:rPr>
        <w:t>Kết chuyển Phát sinh Có của TK chi phí khấu hao</w:t>
      </w:r>
      <w:r w:rsidRPr="00FC25DB" w:rsidR="00167220">
        <w:rPr>
          <w:sz w:val="26"/>
          <w:szCs w:val="26"/>
        </w:rPr>
        <w:t> (</w:t>
      </w:r>
      <w:r w:rsidRPr="00FC25DB">
        <w:rPr>
          <w:sz w:val="26"/>
          <w:szCs w:val="26"/>
        </w:rPr>
        <w:t>ZCAA50</w:t>
      </w:r>
      <w:r w:rsidRPr="00FC25DB" w:rsidR="00167220">
        <w:rPr>
          <w:sz w:val="26"/>
          <w:szCs w:val="26"/>
        </w:rPr>
        <w:t>) </w:t>
      </w:r>
    </w:p>
    <w:p w:rsidR="00167220" w:rsidP="00167220" w:rsidRDefault="00167220" w14:paraId="6F4A6E00" w14:textId="77777777">
      <w:pPr>
        <w:spacing w:line="295" w:lineRule="auto"/>
        <w:jc w:val="both"/>
        <w:rPr>
          <w:lang w:eastAsia="x-none"/>
        </w:rPr>
      </w:pPr>
      <w:r>
        <w:rPr>
          <w:b/>
          <w:bCs/>
          <w:u w:val="single"/>
          <w:lang w:eastAsia="x-none"/>
        </w:rPr>
        <w:t>T</w:t>
      </w:r>
      <w:r w:rsidRPr="00B64292">
        <w:rPr>
          <w:b/>
          <w:bCs/>
          <w:u w:val="single"/>
          <w:lang w:eastAsia="x-none"/>
        </w:rPr>
        <w:t>hực hiện</w:t>
      </w:r>
      <w:r>
        <w:rPr>
          <w:lang w:eastAsia="x-none"/>
        </w:rPr>
        <w:t>:</w:t>
      </w:r>
    </w:p>
    <w:p w:rsidR="00167220" w:rsidP="00167220" w:rsidRDefault="00167220" w14:paraId="156AE5CC" w14:textId="77777777">
      <w:pPr>
        <w:spacing w:line="295" w:lineRule="auto"/>
        <w:jc w:val="both"/>
        <w:rPr>
          <w:b/>
          <w:bCs/>
          <w:lang w:eastAsia="x-none"/>
        </w:rPr>
      </w:pPr>
      <w:r>
        <w:rPr>
          <w:lang w:eastAsia="x-none"/>
        </w:rPr>
        <w:t xml:space="preserve">T-code: </w:t>
      </w:r>
      <w:r>
        <w:rPr>
          <w:b/>
          <w:bCs/>
          <w:lang w:eastAsia="x-none"/>
        </w:rPr>
        <w:t>Z</w:t>
      </w:r>
      <w:r w:rsidR="002C50D0">
        <w:rPr>
          <w:b/>
          <w:bCs/>
          <w:lang w:eastAsia="x-none"/>
        </w:rPr>
        <w:t>CAA50</w:t>
      </w:r>
    </w:p>
    <w:p w:rsidR="00C7608B" w:rsidP="00167220" w:rsidRDefault="00167220" w14:paraId="40FE8DF7" w14:textId="77777777">
      <w:pPr>
        <w:spacing w:line="295" w:lineRule="auto"/>
        <w:jc w:val="both"/>
        <w:rPr>
          <w:lang w:eastAsia="x-none"/>
        </w:rPr>
      </w:pPr>
      <w:r>
        <w:rPr>
          <w:lang w:eastAsia="x-none"/>
        </w:rPr>
        <w:tab/>
      </w:r>
      <w:r>
        <w:rPr>
          <w:lang w:eastAsia="x-none"/>
        </w:rPr>
        <w:t xml:space="preserve">+ </w:t>
      </w:r>
      <w:r w:rsidR="00C7608B">
        <w:rPr>
          <w:b/>
          <w:bCs/>
          <w:lang w:eastAsia="x-none"/>
        </w:rPr>
        <w:t>Thông tin ghi Có Chi phí</w:t>
      </w:r>
      <w:r>
        <w:rPr>
          <w:lang w:eastAsia="x-none"/>
        </w:rPr>
        <w:t>:</w:t>
      </w:r>
    </w:p>
    <w:p w:rsidR="00167220" w:rsidP="00F97F5B" w:rsidRDefault="00C7608B" w14:paraId="009901D2" w14:textId="77777777">
      <w:pPr>
        <w:pStyle w:val="ListParagraph"/>
        <w:numPr>
          <w:ilvl w:val="0"/>
          <w:numId w:val="40"/>
        </w:numPr>
        <w:spacing w:line="295" w:lineRule="auto"/>
        <w:jc w:val="both"/>
        <w:rPr>
          <w:lang w:eastAsia="x-none"/>
        </w:rPr>
      </w:pPr>
      <w:r>
        <w:rPr>
          <w:lang w:eastAsia="x-none"/>
        </w:rPr>
        <w:t>Company Code: Chọn chi nhánh cần chạy kết chuyển, chọn 0000 để chạy cho toàn hàng</w:t>
      </w:r>
    </w:p>
    <w:p w:rsidR="00C7608B" w:rsidP="00F97F5B" w:rsidRDefault="00C7608B" w14:paraId="08E7748A" w14:textId="77777777">
      <w:pPr>
        <w:pStyle w:val="ListParagraph"/>
        <w:numPr>
          <w:ilvl w:val="0"/>
          <w:numId w:val="40"/>
        </w:numPr>
        <w:spacing w:line="295" w:lineRule="auto"/>
        <w:jc w:val="both"/>
        <w:rPr>
          <w:lang w:eastAsia="x-none"/>
        </w:rPr>
      </w:pPr>
      <w:r>
        <w:rPr>
          <w:lang w:eastAsia="x-none"/>
        </w:rPr>
        <w:t>Posting Date: Chọn ngày hạch toán của phát sinh Có</w:t>
      </w:r>
    </w:p>
    <w:p w:rsidR="00167220" w:rsidP="00167220" w:rsidRDefault="00167220" w14:paraId="326E7BCC" w14:textId="77777777">
      <w:pPr>
        <w:spacing w:line="295" w:lineRule="auto"/>
        <w:jc w:val="both"/>
        <w:rPr>
          <w:b/>
          <w:bCs/>
          <w:lang w:eastAsia="x-none"/>
        </w:rPr>
      </w:pPr>
      <w:r>
        <w:rPr>
          <w:lang w:eastAsia="x-none"/>
        </w:rPr>
        <w:tab/>
      </w:r>
      <w:r>
        <w:rPr>
          <w:lang w:eastAsia="x-none"/>
        </w:rPr>
        <w:t xml:space="preserve">+ </w:t>
      </w:r>
      <w:r w:rsidR="00C7608B">
        <w:rPr>
          <w:b/>
          <w:bCs/>
          <w:lang w:eastAsia="x-none"/>
        </w:rPr>
        <w:t>Thông tin hạch toán Nợ Chi phí:</w:t>
      </w:r>
    </w:p>
    <w:p w:rsidR="00C7608B" w:rsidP="00F97F5B" w:rsidRDefault="00C7608B" w14:paraId="538FFFC9" w14:textId="77777777">
      <w:pPr>
        <w:pStyle w:val="ListParagraph"/>
        <w:numPr>
          <w:ilvl w:val="0"/>
          <w:numId w:val="40"/>
        </w:numPr>
        <w:spacing w:line="295" w:lineRule="auto"/>
        <w:jc w:val="both"/>
        <w:rPr>
          <w:lang w:eastAsia="x-none"/>
        </w:rPr>
      </w:pPr>
      <w:r>
        <w:rPr>
          <w:lang w:eastAsia="x-none"/>
        </w:rPr>
        <w:t>Document Date: Ngày giao dịch của chứng từ kết chuyển sinh ra</w:t>
      </w:r>
    </w:p>
    <w:p w:rsidR="00C7608B" w:rsidP="00F97F5B" w:rsidRDefault="00C7608B" w14:paraId="5654ACD4" w14:textId="77777777">
      <w:pPr>
        <w:pStyle w:val="ListParagraph"/>
        <w:numPr>
          <w:ilvl w:val="0"/>
          <w:numId w:val="40"/>
        </w:numPr>
        <w:spacing w:line="295" w:lineRule="auto"/>
        <w:jc w:val="both"/>
        <w:rPr>
          <w:lang w:eastAsia="x-none"/>
        </w:rPr>
      </w:pPr>
      <w:r>
        <w:rPr>
          <w:lang w:eastAsia="x-none"/>
        </w:rPr>
        <w:t>Posting Date: Ngày hạch toán của chứng từ kết chuyển sinh ra.</w:t>
      </w:r>
    </w:p>
    <w:p w:rsidR="00167220" w:rsidP="00167220" w:rsidRDefault="00167220" w14:paraId="09772B45" w14:textId="77777777">
      <w:pPr>
        <w:spacing w:line="295" w:lineRule="auto"/>
        <w:jc w:val="both"/>
        <w:rPr>
          <w:lang w:eastAsia="x-none"/>
        </w:rPr>
      </w:pPr>
      <w:r w:rsidRPr="00B64292">
        <w:rPr>
          <w:b/>
          <w:bCs/>
          <w:u w:val="single"/>
          <w:lang w:eastAsia="x-none"/>
        </w:rPr>
        <w:t>Kết quả</w:t>
      </w:r>
      <w:r>
        <w:rPr>
          <w:lang w:eastAsia="x-none"/>
        </w:rPr>
        <w:t xml:space="preserve">: </w:t>
      </w:r>
    </w:p>
    <w:p w:rsidR="00167220" w:rsidP="00167220" w:rsidRDefault="00167220" w14:paraId="3BC398E9" w14:textId="77777777">
      <w:pPr>
        <w:spacing w:line="295" w:lineRule="auto"/>
        <w:jc w:val="both"/>
        <w:rPr>
          <w:szCs w:val="26"/>
        </w:rPr>
      </w:pPr>
      <w:r>
        <w:rPr>
          <w:lang w:eastAsia="x-none"/>
        </w:rPr>
        <w:t xml:space="preserve">+ </w:t>
      </w:r>
      <w:r w:rsidRPr="005D3EFE">
        <w:rPr>
          <w:szCs w:val="26"/>
        </w:rPr>
        <w:t xml:space="preserve">Trên bảng cờ tích hợp của </w:t>
      </w:r>
      <w:r w:rsidR="00C7608B">
        <w:t>ZCAA50</w:t>
      </w:r>
      <w:r w:rsidRPr="005D3EFE">
        <w:rPr>
          <w:szCs w:val="26"/>
        </w:rPr>
        <w:t>, cờ ERP_FIS = Y</w:t>
      </w:r>
      <w:r>
        <w:rPr>
          <w:szCs w:val="26"/>
        </w:rPr>
        <w:t>.</w:t>
      </w:r>
    </w:p>
    <w:p w:rsidRPr="00FC25DB" w:rsidR="00C7608B" w:rsidP="00FC25DB" w:rsidRDefault="00C7608B" w14:paraId="59CDE7E1" w14:textId="77777777">
      <w:pPr>
        <w:pStyle w:val="Heading4"/>
        <w:numPr>
          <w:ilvl w:val="1"/>
          <w:numId w:val="35"/>
        </w:numPr>
        <w:spacing w:line="295" w:lineRule="auto"/>
        <w:jc w:val="both"/>
        <w:rPr>
          <w:sz w:val="26"/>
          <w:szCs w:val="26"/>
        </w:rPr>
      </w:pPr>
      <w:r w:rsidRPr="00FC25DB">
        <w:rPr>
          <w:sz w:val="26"/>
          <w:szCs w:val="26"/>
        </w:rPr>
        <w:t>Hủy các bút toán bù trừ chưa được duyệt trong ngày (ZMASSF51) </w:t>
      </w:r>
    </w:p>
    <w:p w:rsidR="00C7608B" w:rsidP="00C7608B" w:rsidRDefault="00C7608B" w14:paraId="4B457648" w14:textId="77777777">
      <w:pPr>
        <w:spacing w:line="295" w:lineRule="auto"/>
        <w:jc w:val="both"/>
        <w:rPr>
          <w:lang w:eastAsia="x-none"/>
        </w:rPr>
      </w:pPr>
      <w:r>
        <w:rPr>
          <w:b/>
          <w:bCs/>
          <w:u w:val="single"/>
          <w:lang w:eastAsia="x-none"/>
        </w:rPr>
        <w:t>T</w:t>
      </w:r>
      <w:r w:rsidRPr="00B64292">
        <w:rPr>
          <w:b/>
          <w:bCs/>
          <w:u w:val="single"/>
          <w:lang w:eastAsia="x-none"/>
        </w:rPr>
        <w:t>hực hiện</w:t>
      </w:r>
      <w:r>
        <w:rPr>
          <w:lang w:eastAsia="x-none"/>
        </w:rPr>
        <w:t>:</w:t>
      </w:r>
    </w:p>
    <w:p w:rsidR="00C7608B" w:rsidP="00C7608B" w:rsidRDefault="00C7608B" w14:paraId="42D7964D" w14:textId="77777777">
      <w:pPr>
        <w:spacing w:line="295" w:lineRule="auto"/>
        <w:jc w:val="both"/>
        <w:rPr>
          <w:b/>
          <w:bCs/>
          <w:lang w:eastAsia="x-none"/>
        </w:rPr>
      </w:pPr>
      <w:r>
        <w:rPr>
          <w:lang w:eastAsia="x-none"/>
        </w:rPr>
        <w:t xml:space="preserve">T-code: </w:t>
      </w:r>
      <w:r>
        <w:rPr>
          <w:b/>
          <w:bCs/>
          <w:lang w:eastAsia="x-none"/>
        </w:rPr>
        <w:t>ZMASSF51</w:t>
      </w:r>
    </w:p>
    <w:p w:rsidR="00C7608B" w:rsidP="00F97F5B" w:rsidRDefault="00C7608B" w14:paraId="63ADE242" w14:textId="77777777">
      <w:pPr>
        <w:pStyle w:val="ListParagraph"/>
        <w:numPr>
          <w:ilvl w:val="0"/>
          <w:numId w:val="41"/>
        </w:numPr>
        <w:spacing w:line="295" w:lineRule="auto"/>
        <w:jc w:val="both"/>
        <w:rPr>
          <w:lang w:eastAsia="x-none"/>
        </w:rPr>
      </w:pPr>
      <w:r>
        <w:rPr>
          <w:lang w:eastAsia="x-none"/>
        </w:rPr>
        <w:t>Company Code: Chọn chi nhánh cần chạy kết chuyển, chọn 0000 để chạy cho toàn hàng</w:t>
      </w:r>
    </w:p>
    <w:p w:rsidR="00C7608B" w:rsidP="00F97F5B" w:rsidRDefault="00C7608B" w14:paraId="20CDF976" w14:textId="77777777">
      <w:pPr>
        <w:pStyle w:val="ListParagraph"/>
        <w:numPr>
          <w:ilvl w:val="0"/>
          <w:numId w:val="41"/>
        </w:numPr>
        <w:spacing w:line="295" w:lineRule="auto"/>
        <w:jc w:val="both"/>
        <w:rPr>
          <w:lang w:eastAsia="x-none"/>
        </w:rPr>
      </w:pPr>
      <w:r>
        <w:rPr>
          <w:lang w:eastAsia="x-none"/>
        </w:rPr>
        <w:t>Document Date: Chọn ngày giao dịch của các bút toán bù trừ cần hủy.</w:t>
      </w:r>
    </w:p>
    <w:p w:rsidR="00C7608B" w:rsidP="00C7608B" w:rsidRDefault="00C7608B" w14:paraId="18E7E488" w14:textId="77777777">
      <w:pPr>
        <w:spacing w:line="295" w:lineRule="auto"/>
        <w:jc w:val="both"/>
        <w:rPr>
          <w:lang w:eastAsia="x-none"/>
        </w:rPr>
      </w:pPr>
      <w:r w:rsidRPr="00B64292">
        <w:rPr>
          <w:b/>
          <w:bCs/>
          <w:u w:val="single"/>
          <w:lang w:eastAsia="x-none"/>
        </w:rPr>
        <w:t>Kết quả</w:t>
      </w:r>
      <w:r>
        <w:rPr>
          <w:lang w:eastAsia="x-none"/>
        </w:rPr>
        <w:t xml:space="preserve">: </w:t>
      </w:r>
    </w:p>
    <w:p w:rsidR="00167220" w:rsidP="00911383" w:rsidRDefault="00C7608B" w14:paraId="133705E2" w14:textId="77777777">
      <w:pPr>
        <w:spacing w:line="295" w:lineRule="auto"/>
        <w:jc w:val="both"/>
        <w:rPr>
          <w:szCs w:val="26"/>
        </w:rPr>
      </w:pPr>
      <w:r>
        <w:rPr>
          <w:lang w:eastAsia="x-none"/>
        </w:rPr>
        <w:t xml:space="preserve">+ </w:t>
      </w:r>
      <w:r w:rsidRPr="005D3EFE">
        <w:rPr>
          <w:szCs w:val="26"/>
        </w:rPr>
        <w:t xml:space="preserve">Trên bảng cờ tích hợp của </w:t>
      </w:r>
      <w:r>
        <w:t>ZMASSF51</w:t>
      </w:r>
      <w:r w:rsidRPr="005D3EFE">
        <w:rPr>
          <w:szCs w:val="26"/>
        </w:rPr>
        <w:t>, cờ ERP_FIS = Y</w:t>
      </w:r>
      <w:r>
        <w:rPr>
          <w:szCs w:val="26"/>
        </w:rPr>
        <w:t>.</w:t>
      </w:r>
    </w:p>
    <w:p w:rsidRPr="00FC25DB" w:rsidR="00813ED5" w:rsidP="00FC25DB" w:rsidRDefault="00813ED5" w14:paraId="40E965B9" w14:textId="77777777">
      <w:pPr>
        <w:pStyle w:val="Heading4"/>
        <w:numPr>
          <w:ilvl w:val="1"/>
          <w:numId w:val="35"/>
        </w:numPr>
        <w:spacing w:line="295" w:lineRule="auto"/>
        <w:jc w:val="both"/>
        <w:rPr>
          <w:sz w:val="26"/>
          <w:szCs w:val="26"/>
        </w:rPr>
      </w:pPr>
      <w:r w:rsidRPr="00FC25DB">
        <w:rPr>
          <w:sz w:val="26"/>
          <w:szCs w:val="26"/>
        </w:rPr>
        <w:t>Tổng hợp cân đối ngày cho TK SBV (ZTHCD_SBV) </w:t>
      </w:r>
    </w:p>
    <w:p w:rsidR="00813ED5" w:rsidP="00813ED5" w:rsidRDefault="00813ED5" w14:paraId="54F05401" w14:textId="77777777">
      <w:pPr>
        <w:spacing w:line="295" w:lineRule="auto"/>
        <w:jc w:val="both"/>
        <w:rPr>
          <w:b/>
          <w:bCs/>
          <w:u w:val="single"/>
          <w:lang w:eastAsia="x-none"/>
        </w:rPr>
      </w:pPr>
      <w:r>
        <w:rPr>
          <w:b/>
          <w:bCs/>
          <w:u w:val="single"/>
          <w:lang w:eastAsia="x-none"/>
        </w:rPr>
        <w:t xml:space="preserve">Điều kiện: </w:t>
      </w:r>
      <w:r w:rsidRPr="005D3EFE" w:rsidR="00C30679">
        <w:rPr>
          <w:szCs w:val="26"/>
        </w:rPr>
        <w:t>Trên bảng cờ tích hợp của</w:t>
      </w:r>
      <w:r w:rsidR="00C30679">
        <w:rPr>
          <w:szCs w:val="26"/>
        </w:rPr>
        <w:t xml:space="preserve"> chương trình</w:t>
      </w:r>
      <w:r w:rsidRPr="005D3EFE" w:rsidR="00C30679">
        <w:t xml:space="preserve"> </w:t>
      </w:r>
      <w:r w:rsidR="00C30679">
        <w:t>ZCGL09 và chương trình PHAC</w:t>
      </w:r>
      <w:r w:rsidRPr="005D3EFE" w:rsidR="00C30679">
        <w:rPr>
          <w:szCs w:val="26"/>
        </w:rPr>
        <w:t>, cờ ERP_FIS = Y</w:t>
      </w:r>
      <w:r w:rsidR="00C30679">
        <w:rPr>
          <w:szCs w:val="26"/>
        </w:rPr>
        <w:t>.</w:t>
      </w:r>
    </w:p>
    <w:p w:rsidR="00813ED5" w:rsidP="00813ED5" w:rsidRDefault="00813ED5" w14:paraId="22D3967D" w14:textId="77777777">
      <w:pPr>
        <w:spacing w:line="295" w:lineRule="auto"/>
        <w:jc w:val="both"/>
        <w:rPr>
          <w:lang w:eastAsia="x-none"/>
        </w:rPr>
      </w:pPr>
      <w:r>
        <w:rPr>
          <w:b/>
          <w:bCs/>
          <w:u w:val="single"/>
          <w:lang w:eastAsia="x-none"/>
        </w:rPr>
        <w:t>T</w:t>
      </w:r>
      <w:r w:rsidRPr="00B64292">
        <w:rPr>
          <w:b/>
          <w:bCs/>
          <w:u w:val="single"/>
          <w:lang w:eastAsia="x-none"/>
        </w:rPr>
        <w:t>hực hiện</w:t>
      </w:r>
      <w:r>
        <w:rPr>
          <w:lang w:eastAsia="x-none"/>
        </w:rPr>
        <w:t>:</w:t>
      </w:r>
    </w:p>
    <w:p w:rsidR="00813ED5" w:rsidP="00813ED5" w:rsidRDefault="00813ED5" w14:paraId="2A40F102" w14:textId="77777777">
      <w:pPr>
        <w:spacing w:line="295" w:lineRule="auto"/>
        <w:jc w:val="both"/>
        <w:rPr>
          <w:b/>
          <w:bCs/>
          <w:lang w:eastAsia="x-none"/>
        </w:rPr>
      </w:pPr>
      <w:r>
        <w:rPr>
          <w:lang w:eastAsia="x-none"/>
        </w:rPr>
        <w:t xml:space="preserve">T-code: </w:t>
      </w:r>
      <w:r>
        <w:rPr>
          <w:b/>
          <w:bCs/>
          <w:lang w:eastAsia="x-none"/>
        </w:rPr>
        <w:t>Z</w:t>
      </w:r>
      <w:r w:rsidR="00C30679">
        <w:rPr>
          <w:b/>
          <w:bCs/>
          <w:lang w:eastAsia="x-none"/>
        </w:rPr>
        <w:t>THCD_SBV</w:t>
      </w:r>
    </w:p>
    <w:p w:rsidR="00813ED5" w:rsidP="00F97F5B" w:rsidRDefault="00C30679" w14:paraId="186AAB07" w14:textId="77777777">
      <w:pPr>
        <w:pStyle w:val="ListParagraph"/>
        <w:numPr>
          <w:ilvl w:val="0"/>
          <w:numId w:val="41"/>
        </w:numPr>
        <w:spacing w:line="295" w:lineRule="auto"/>
        <w:jc w:val="both"/>
        <w:rPr>
          <w:lang w:eastAsia="x-none"/>
        </w:rPr>
      </w:pPr>
      <w:r>
        <w:rPr>
          <w:lang w:eastAsia="x-none"/>
        </w:rPr>
        <w:t>Đơn vị</w:t>
      </w:r>
      <w:r w:rsidR="00813ED5">
        <w:rPr>
          <w:lang w:eastAsia="x-none"/>
        </w:rPr>
        <w:t xml:space="preserve">: Chọn chi nhánh cần chạy </w:t>
      </w:r>
      <w:r>
        <w:rPr>
          <w:lang w:eastAsia="x-none"/>
        </w:rPr>
        <w:t>tổng hợp</w:t>
      </w:r>
      <w:r w:rsidR="00813ED5">
        <w:rPr>
          <w:lang w:eastAsia="x-none"/>
        </w:rPr>
        <w:t>, chọn 0000 để chạy cho toàn hàng</w:t>
      </w:r>
    </w:p>
    <w:p w:rsidR="00813ED5" w:rsidP="00F97F5B" w:rsidRDefault="00C30679" w14:paraId="4F2FE217" w14:textId="77777777">
      <w:pPr>
        <w:pStyle w:val="ListParagraph"/>
        <w:numPr>
          <w:ilvl w:val="0"/>
          <w:numId w:val="41"/>
        </w:numPr>
        <w:spacing w:line="295" w:lineRule="auto"/>
        <w:jc w:val="both"/>
        <w:rPr>
          <w:lang w:eastAsia="x-none"/>
        </w:rPr>
      </w:pPr>
      <w:r>
        <w:rPr>
          <w:lang w:eastAsia="x-none"/>
        </w:rPr>
        <w:t>Ngày</w:t>
      </w:r>
      <w:r w:rsidR="00813ED5">
        <w:rPr>
          <w:lang w:eastAsia="x-none"/>
        </w:rPr>
        <w:t xml:space="preserve">: Chọn ngày </w:t>
      </w:r>
      <w:r>
        <w:rPr>
          <w:lang w:eastAsia="x-none"/>
        </w:rPr>
        <w:t>cần tổng hợp cân đối</w:t>
      </w:r>
      <w:r w:rsidR="00813ED5">
        <w:rPr>
          <w:lang w:eastAsia="x-none"/>
        </w:rPr>
        <w:t>.</w:t>
      </w:r>
    </w:p>
    <w:p w:rsidR="00C30679" w:rsidP="00F97F5B" w:rsidRDefault="00C30679" w14:paraId="7B016F2F" w14:textId="77777777">
      <w:pPr>
        <w:pStyle w:val="ListParagraph"/>
        <w:numPr>
          <w:ilvl w:val="0"/>
          <w:numId w:val="41"/>
        </w:numPr>
        <w:spacing w:line="295" w:lineRule="auto"/>
        <w:jc w:val="both"/>
        <w:rPr>
          <w:lang w:eastAsia="x-none"/>
        </w:rPr>
      </w:pPr>
      <w:r>
        <w:rPr>
          <w:lang w:eastAsia="x-none"/>
        </w:rPr>
        <w:t xml:space="preserve">Chạy 1 ngày: </w:t>
      </w:r>
    </w:p>
    <w:p w:rsidR="00C30679" w:rsidP="00C30679" w:rsidRDefault="00C30679" w14:paraId="01134E52" w14:textId="77777777">
      <w:pPr>
        <w:pStyle w:val="ListParagraph"/>
        <w:spacing w:line="295" w:lineRule="auto"/>
        <w:jc w:val="both"/>
        <w:rPr>
          <w:lang w:eastAsia="x-none"/>
        </w:rPr>
      </w:pPr>
      <w:r>
        <w:rPr>
          <w:lang w:eastAsia="x-none"/>
        </w:rPr>
        <w:t>+ Nếu chọn “Chạy 1 ngày” thì chương trình sẽ tổng hợp cân đối cho Posting Date = Ngày chọn ở trên.</w:t>
      </w:r>
    </w:p>
    <w:p w:rsidR="00C30679" w:rsidP="00C30679" w:rsidRDefault="00C30679" w14:paraId="5CB05729" w14:textId="49A195F9">
      <w:pPr>
        <w:pStyle w:val="ListParagraph"/>
        <w:spacing w:line="295" w:lineRule="auto"/>
        <w:jc w:val="both"/>
        <w:rPr>
          <w:lang w:eastAsia="x-none"/>
        </w:rPr>
      </w:pPr>
      <w:commentRangeStart w:id="250"/>
      <w:r>
        <w:rPr>
          <w:lang w:eastAsia="x-none"/>
        </w:rPr>
        <w:t xml:space="preserve">+ Nếu không chọn “Chạy 1 ngày” thì chương trình sẽ tổng hợp </w:t>
      </w:r>
      <w:r w:rsidR="00FB0114">
        <w:rPr>
          <w:lang w:eastAsia="x-none"/>
        </w:rPr>
        <w:t>từ ngày</w:t>
      </w:r>
      <w:r>
        <w:rPr>
          <w:lang w:eastAsia="x-none"/>
        </w:rPr>
        <w:t xml:space="preserve"> Posting Date </w:t>
      </w:r>
      <w:r w:rsidR="00FB0114">
        <w:rPr>
          <w:lang w:eastAsia="x-none"/>
        </w:rPr>
        <w:t xml:space="preserve">nhỏ nhất </w:t>
      </w:r>
      <w:r>
        <w:rPr>
          <w:lang w:eastAsia="x-none"/>
        </w:rPr>
        <w:t xml:space="preserve">có Document Date = Ngày chọn </w:t>
      </w:r>
      <w:r w:rsidR="00FB0114">
        <w:rPr>
          <w:lang w:eastAsia="x-none"/>
        </w:rPr>
        <w:t>tham số đến Ngày chọn ở tham số</w:t>
      </w:r>
      <w:r>
        <w:rPr>
          <w:lang w:eastAsia="x-none"/>
        </w:rPr>
        <w:t xml:space="preserve"> (Tổng hợp backdate).</w:t>
      </w:r>
      <w:commentRangeEnd w:id="250"/>
      <w:r w:rsidR="00AC5E5D">
        <w:rPr>
          <w:rStyle w:val="CommentReference"/>
          <w:lang w:val="x-none" w:eastAsia="x-none"/>
        </w:rPr>
        <w:commentReference w:id="250"/>
      </w:r>
    </w:p>
    <w:p w:rsidR="00813ED5" w:rsidP="00813ED5" w:rsidRDefault="00813ED5" w14:paraId="740CA2A6" w14:textId="77777777">
      <w:pPr>
        <w:spacing w:line="295" w:lineRule="auto"/>
        <w:jc w:val="both"/>
        <w:rPr>
          <w:lang w:eastAsia="x-none"/>
        </w:rPr>
      </w:pPr>
      <w:r w:rsidRPr="00B64292">
        <w:rPr>
          <w:b/>
          <w:bCs/>
          <w:u w:val="single"/>
          <w:lang w:eastAsia="x-none"/>
        </w:rPr>
        <w:t>Kết quả</w:t>
      </w:r>
      <w:r>
        <w:rPr>
          <w:lang w:eastAsia="x-none"/>
        </w:rPr>
        <w:t xml:space="preserve">: </w:t>
      </w:r>
    </w:p>
    <w:p w:rsidR="00813ED5" w:rsidP="00813ED5" w:rsidRDefault="00813ED5" w14:paraId="23C8AF0C" w14:textId="77777777">
      <w:pPr>
        <w:spacing w:line="295" w:lineRule="auto"/>
        <w:jc w:val="both"/>
        <w:rPr>
          <w:szCs w:val="26"/>
        </w:rPr>
      </w:pPr>
      <w:r>
        <w:rPr>
          <w:lang w:eastAsia="x-none"/>
        </w:rPr>
        <w:t xml:space="preserve">+ </w:t>
      </w:r>
      <w:r w:rsidRPr="005D3EFE">
        <w:rPr>
          <w:szCs w:val="26"/>
        </w:rPr>
        <w:t xml:space="preserve">Trên bảng cờ tích hợp của </w:t>
      </w:r>
      <w:r>
        <w:t>Z</w:t>
      </w:r>
      <w:r w:rsidR="00C30679">
        <w:t>THCD_SBV</w:t>
      </w:r>
      <w:r w:rsidRPr="005D3EFE">
        <w:rPr>
          <w:szCs w:val="26"/>
        </w:rPr>
        <w:t>, cờ ERP_FIS = Y</w:t>
      </w:r>
      <w:r>
        <w:rPr>
          <w:szCs w:val="26"/>
        </w:rPr>
        <w:t>.</w:t>
      </w:r>
    </w:p>
    <w:p w:rsidRPr="00FC25DB" w:rsidR="005D0C83" w:rsidP="00FC25DB" w:rsidRDefault="005D0C83" w14:paraId="64F012D5" w14:textId="5D20881B">
      <w:pPr>
        <w:pStyle w:val="Heading4"/>
        <w:numPr>
          <w:ilvl w:val="1"/>
          <w:numId w:val="35"/>
        </w:numPr>
        <w:spacing w:line="295" w:lineRule="auto"/>
        <w:jc w:val="both"/>
        <w:rPr>
          <w:sz w:val="26"/>
          <w:szCs w:val="26"/>
        </w:rPr>
      </w:pPr>
      <w:commentRangeStart w:id="251"/>
      <w:commentRangeStart w:id="252"/>
      <w:r w:rsidRPr="00FC25DB">
        <w:rPr>
          <w:sz w:val="26"/>
          <w:szCs w:val="26"/>
        </w:rPr>
        <w:t>Tích hợp chỉ tiêu báo cáo từ Core (</w:t>
      </w:r>
      <w:r w:rsidR="00DD4BBF">
        <w:rPr>
          <w:sz w:val="26"/>
          <w:szCs w:val="26"/>
          <w:lang w:val="en-US"/>
        </w:rPr>
        <w:t xml:space="preserve">ZC_MAP_0205 và </w:t>
      </w:r>
      <w:r w:rsidRPr="00FC25DB">
        <w:rPr>
          <w:sz w:val="26"/>
          <w:szCs w:val="26"/>
        </w:rPr>
        <w:t>Z_TH_0205) </w:t>
      </w:r>
      <w:commentRangeEnd w:id="251"/>
      <w:r w:rsidRPr="00FC25DB" w:rsidR="001C5E23">
        <w:rPr>
          <w:sz w:val="26"/>
          <w:szCs w:val="26"/>
        </w:rPr>
        <w:commentReference w:id="251"/>
      </w:r>
      <w:commentRangeEnd w:id="252"/>
      <w:r w:rsidRPr="00FC25DB" w:rsidR="00C57E93">
        <w:rPr>
          <w:sz w:val="26"/>
          <w:szCs w:val="26"/>
        </w:rPr>
        <w:commentReference w:id="252"/>
      </w:r>
    </w:p>
    <w:p w:rsidR="005D0C83" w:rsidP="005D0C83" w:rsidRDefault="005D0C83" w14:paraId="690F6D69" w14:textId="77777777">
      <w:pPr>
        <w:spacing w:line="295" w:lineRule="auto"/>
        <w:jc w:val="both"/>
        <w:rPr>
          <w:b/>
          <w:bCs/>
          <w:u w:val="single"/>
          <w:lang w:eastAsia="x-none"/>
        </w:rPr>
      </w:pPr>
      <w:r>
        <w:rPr>
          <w:b/>
          <w:bCs/>
          <w:u w:val="single"/>
          <w:lang w:eastAsia="x-none"/>
        </w:rPr>
        <w:t xml:space="preserve">Điều kiện: </w:t>
      </w:r>
      <w:r w:rsidRPr="005D3EFE">
        <w:rPr>
          <w:szCs w:val="26"/>
        </w:rPr>
        <w:t>Trên bảng cờ tích hợp của</w:t>
      </w:r>
      <w:r>
        <w:rPr>
          <w:szCs w:val="26"/>
        </w:rPr>
        <w:t xml:space="preserve"> giao dịch từ ERP về DWH (DW_DS)</w:t>
      </w:r>
      <w:r w:rsidRPr="005D3EFE">
        <w:rPr>
          <w:szCs w:val="26"/>
        </w:rPr>
        <w:t>, cờ ERP_FIS = Y</w:t>
      </w:r>
      <w:r>
        <w:rPr>
          <w:szCs w:val="26"/>
        </w:rPr>
        <w:t>.</w:t>
      </w:r>
    </w:p>
    <w:p w:rsidR="005D0C83" w:rsidP="005D0C83" w:rsidRDefault="005D0C83" w14:paraId="0FE554E7" w14:textId="77777777">
      <w:pPr>
        <w:spacing w:line="295" w:lineRule="auto"/>
        <w:jc w:val="both"/>
        <w:rPr>
          <w:lang w:eastAsia="x-none"/>
        </w:rPr>
      </w:pPr>
      <w:r>
        <w:rPr>
          <w:b/>
          <w:bCs/>
          <w:u w:val="single"/>
          <w:lang w:eastAsia="x-none"/>
        </w:rPr>
        <w:t>T</w:t>
      </w:r>
      <w:r w:rsidRPr="00B64292">
        <w:rPr>
          <w:b/>
          <w:bCs/>
          <w:u w:val="single"/>
          <w:lang w:eastAsia="x-none"/>
        </w:rPr>
        <w:t>hực hiện</w:t>
      </w:r>
      <w:r>
        <w:rPr>
          <w:lang w:eastAsia="x-none"/>
        </w:rPr>
        <w:t>:</w:t>
      </w:r>
    </w:p>
    <w:p w:rsidR="00B34635" w:rsidP="005D0C83" w:rsidRDefault="00B34635" w14:paraId="53EF69FB" w14:textId="6C1B7C4B">
      <w:pPr>
        <w:spacing w:line="295" w:lineRule="auto"/>
        <w:jc w:val="both"/>
        <w:rPr>
          <w:b/>
          <w:bCs/>
          <w:lang w:eastAsia="x-none"/>
        </w:rPr>
      </w:pPr>
      <w:r>
        <w:rPr>
          <w:lang w:eastAsia="x-none"/>
        </w:rPr>
        <w:t xml:space="preserve">T-code: </w:t>
      </w:r>
      <w:r w:rsidRPr="00B34635">
        <w:rPr>
          <w:b/>
          <w:bCs/>
          <w:lang w:eastAsia="x-none"/>
        </w:rPr>
        <w:t>ZC_MAP_0205</w:t>
      </w:r>
    </w:p>
    <w:p w:rsidR="00BC2D2A" w:rsidP="00BC2D2A" w:rsidRDefault="00BC2D2A" w14:paraId="32B2B5FC" w14:textId="0EABC72E">
      <w:pPr>
        <w:pStyle w:val="ListParagraph"/>
        <w:numPr>
          <w:ilvl w:val="0"/>
          <w:numId w:val="41"/>
        </w:numPr>
        <w:spacing w:line="295" w:lineRule="auto"/>
        <w:jc w:val="both"/>
        <w:rPr>
          <w:lang w:eastAsia="x-none"/>
        </w:rPr>
      </w:pPr>
      <w:r>
        <w:rPr>
          <w:lang w:eastAsia="x-none"/>
        </w:rPr>
        <w:t>Ngày cập nhập: Chọn ngày cần cập nhật mapping cho các mã chỉ tiêu từ Core.</w:t>
      </w:r>
    </w:p>
    <w:p w:rsidR="005D0C83" w:rsidP="005D0C83" w:rsidRDefault="005D0C83" w14:paraId="6BF6C9C7" w14:textId="39DC4FD5">
      <w:pPr>
        <w:spacing w:line="295" w:lineRule="auto"/>
        <w:jc w:val="both"/>
        <w:rPr>
          <w:b/>
          <w:bCs/>
          <w:lang w:eastAsia="x-none"/>
        </w:rPr>
      </w:pPr>
      <w:r>
        <w:rPr>
          <w:lang w:eastAsia="x-none"/>
        </w:rPr>
        <w:t xml:space="preserve">T-code: </w:t>
      </w:r>
      <w:r>
        <w:rPr>
          <w:b/>
          <w:bCs/>
          <w:lang w:eastAsia="x-none"/>
        </w:rPr>
        <w:t>Z_TH_0205</w:t>
      </w:r>
    </w:p>
    <w:p w:rsidR="005D0C83" w:rsidP="00F97F5B" w:rsidRDefault="005D0C83" w14:paraId="75A7C968" w14:textId="77777777">
      <w:pPr>
        <w:pStyle w:val="ListParagraph"/>
        <w:numPr>
          <w:ilvl w:val="0"/>
          <w:numId w:val="41"/>
        </w:numPr>
        <w:spacing w:line="295" w:lineRule="auto"/>
        <w:jc w:val="both"/>
        <w:rPr>
          <w:lang w:eastAsia="x-none"/>
        </w:rPr>
      </w:pPr>
      <w:r>
        <w:rPr>
          <w:lang w:eastAsia="x-none"/>
        </w:rPr>
        <w:t>Ngày: Chọn ngày cần tích hợp chỉ tiêu (là Ngày Posting date trên bảng STG).</w:t>
      </w:r>
    </w:p>
    <w:p w:rsidR="005D0C83" w:rsidP="00F97F5B" w:rsidRDefault="005D0C83" w14:paraId="40E68D32" w14:textId="77777777">
      <w:pPr>
        <w:pStyle w:val="ListParagraph"/>
        <w:numPr>
          <w:ilvl w:val="0"/>
          <w:numId w:val="41"/>
        </w:numPr>
        <w:spacing w:line="295" w:lineRule="auto"/>
        <w:jc w:val="both"/>
        <w:rPr>
          <w:lang w:eastAsia="x-none"/>
        </w:rPr>
      </w:pPr>
      <w:r>
        <w:rPr>
          <w:lang w:eastAsia="x-none"/>
        </w:rPr>
        <w:t xml:space="preserve">Chi nhánh: Chọn chi nhánh cần chạy </w:t>
      </w:r>
      <w:r w:rsidR="003E16BD">
        <w:rPr>
          <w:lang w:eastAsia="x-none"/>
        </w:rPr>
        <w:t>tích hợp</w:t>
      </w:r>
      <w:r>
        <w:rPr>
          <w:lang w:eastAsia="x-none"/>
        </w:rPr>
        <w:t>, chọn 0000 để chạy cho toàn hàng</w:t>
      </w:r>
    </w:p>
    <w:p w:rsidR="005D0C83" w:rsidP="005D0C83" w:rsidRDefault="005D0C83" w14:paraId="67C39F16" w14:textId="77777777">
      <w:pPr>
        <w:spacing w:line="295" w:lineRule="auto"/>
        <w:jc w:val="both"/>
        <w:rPr>
          <w:lang w:eastAsia="x-none"/>
        </w:rPr>
      </w:pPr>
      <w:r w:rsidRPr="00B64292">
        <w:rPr>
          <w:b/>
          <w:bCs/>
          <w:u w:val="single"/>
          <w:lang w:eastAsia="x-none"/>
        </w:rPr>
        <w:t>Kết quả</w:t>
      </w:r>
      <w:r>
        <w:rPr>
          <w:lang w:eastAsia="x-none"/>
        </w:rPr>
        <w:t xml:space="preserve">: </w:t>
      </w:r>
    </w:p>
    <w:p w:rsidR="005D0C83" w:rsidP="005D0C83" w:rsidRDefault="005D0C83" w14:paraId="56BB0CB9" w14:textId="77777777">
      <w:pPr>
        <w:spacing w:line="295" w:lineRule="auto"/>
        <w:jc w:val="both"/>
        <w:rPr>
          <w:szCs w:val="26"/>
        </w:rPr>
      </w:pPr>
      <w:r>
        <w:rPr>
          <w:lang w:eastAsia="x-none"/>
        </w:rPr>
        <w:t xml:space="preserve">+ </w:t>
      </w:r>
      <w:r w:rsidRPr="005D3EFE">
        <w:rPr>
          <w:szCs w:val="26"/>
        </w:rPr>
        <w:t xml:space="preserve">Trên bảng cờ tích hợp của </w:t>
      </w:r>
      <w:r>
        <w:t>Z</w:t>
      </w:r>
      <w:r w:rsidR="006C759E">
        <w:t>_</w:t>
      </w:r>
      <w:r>
        <w:t>TH</w:t>
      </w:r>
      <w:r w:rsidR="002A6590">
        <w:t>_</w:t>
      </w:r>
      <w:r w:rsidR="006C759E">
        <w:t>0205</w:t>
      </w:r>
      <w:r w:rsidRPr="005D3EFE">
        <w:rPr>
          <w:szCs w:val="26"/>
        </w:rPr>
        <w:t>, cờ ERP_FIS = Y</w:t>
      </w:r>
      <w:r>
        <w:rPr>
          <w:szCs w:val="26"/>
        </w:rPr>
        <w:t>.</w:t>
      </w:r>
    </w:p>
    <w:p w:rsidRPr="00911383" w:rsidR="00A06D08" w:rsidP="00FC25DB" w:rsidRDefault="00A06D08" w14:paraId="60E3E71A" w14:textId="77777777">
      <w:pPr>
        <w:pStyle w:val="Heading4"/>
        <w:numPr>
          <w:ilvl w:val="1"/>
          <w:numId w:val="35"/>
        </w:numPr>
        <w:spacing w:line="295" w:lineRule="auto"/>
        <w:jc w:val="both"/>
        <w:rPr>
          <w:sz w:val="26"/>
          <w:szCs w:val="26"/>
        </w:rPr>
      </w:pPr>
      <w:r w:rsidRPr="00911383">
        <w:rPr>
          <w:sz w:val="26"/>
          <w:szCs w:val="26"/>
        </w:rPr>
        <w:t>ZCGL</w:t>
      </w:r>
      <w:r w:rsidRPr="00FC25DB">
        <w:rPr>
          <w:sz w:val="26"/>
          <w:szCs w:val="26"/>
        </w:rPr>
        <w:t>27_1</w:t>
      </w:r>
      <w:r w:rsidRPr="00911383">
        <w:rPr>
          <w:sz w:val="26"/>
          <w:szCs w:val="26"/>
        </w:rPr>
        <w:t xml:space="preserve"> - Kết chuyển </w:t>
      </w:r>
      <w:r w:rsidRPr="00FC25DB">
        <w:rPr>
          <w:sz w:val="26"/>
          <w:szCs w:val="26"/>
        </w:rPr>
        <w:t>cam kết ngoại bảng từ DVGS về TSCN</w:t>
      </w:r>
    </w:p>
    <w:p w:rsidR="00A06D08" w:rsidP="00A06D08" w:rsidRDefault="00A06D08" w14:paraId="2225BEBE" w14:textId="77777777">
      <w:pPr>
        <w:spacing w:line="295" w:lineRule="auto"/>
        <w:jc w:val="both"/>
        <w:rPr>
          <w:szCs w:val="26"/>
        </w:rPr>
      </w:pPr>
      <w:r w:rsidRPr="00B64292">
        <w:rPr>
          <w:b/>
          <w:bCs/>
          <w:u w:val="single"/>
          <w:lang w:eastAsia="x-none"/>
        </w:rPr>
        <w:t>Điều kiện</w:t>
      </w:r>
      <w:r>
        <w:rPr>
          <w:b/>
          <w:bCs/>
          <w:lang w:eastAsia="x-none"/>
        </w:rPr>
        <w:t xml:space="preserve">: </w:t>
      </w:r>
      <w:r w:rsidRPr="005D3EFE">
        <w:rPr>
          <w:szCs w:val="26"/>
        </w:rPr>
        <w:t>Trên bảng cờ tích hợp</w:t>
      </w:r>
      <w:r>
        <w:rPr>
          <w:szCs w:val="26"/>
        </w:rPr>
        <w:t xml:space="preserve"> </w:t>
      </w:r>
      <w:r w:rsidRPr="005D3EFE">
        <w:rPr>
          <w:szCs w:val="26"/>
        </w:rPr>
        <w:t>của</w:t>
      </w:r>
      <w:r w:rsidRPr="005D3EFE">
        <w:t xml:space="preserve"> </w:t>
      </w:r>
      <w:r>
        <w:t>ZCGL13</w:t>
      </w:r>
      <w:r w:rsidRPr="005D3EFE">
        <w:rPr>
          <w:szCs w:val="26"/>
        </w:rPr>
        <w:t>, cờ ERP_FIS = Y</w:t>
      </w:r>
      <w:r>
        <w:rPr>
          <w:szCs w:val="26"/>
        </w:rPr>
        <w:t>.</w:t>
      </w:r>
    </w:p>
    <w:p w:rsidR="00A06D08" w:rsidP="00A06D08" w:rsidRDefault="00A06D08" w14:paraId="1D1340E3" w14:textId="77777777">
      <w:pPr>
        <w:spacing w:line="295" w:lineRule="auto"/>
        <w:jc w:val="both"/>
        <w:rPr>
          <w:lang w:eastAsia="x-none"/>
        </w:rPr>
      </w:pPr>
      <w:r>
        <w:rPr>
          <w:b/>
          <w:bCs/>
          <w:u w:val="single"/>
          <w:lang w:eastAsia="x-none"/>
        </w:rPr>
        <w:t>T</w:t>
      </w:r>
      <w:r w:rsidRPr="00B64292">
        <w:rPr>
          <w:b/>
          <w:bCs/>
          <w:u w:val="single"/>
          <w:lang w:eastAsia="x-none"/>
        </w:rPr>
        <w:t>hực hiện</w:t>
      </w:r>
      <w:r>
        <w:rPr>
          <w:lang w:eastAsia="x-none"/>
        </w:rPr>
        <w:t>:</w:t>
      </w:r>
    </w:p>
    <w:p w:rsidR="00A06D08" w:rsidP="00A06D08" w:rsidRDefault="00A06D08" w14:paraId="06AD1158" w14:textId="77777777">
      <w:pPr>
        <w:spacing w:line="295" w:lineRule="auto"/>
        <w:jc w:val="both"/>
        <w:rPr>
          <w:b/>
          <w:bCs/>
          <w:lang w:eastAsia="x-none"/>
        </w:rPr>
      </w:pPr>
      <w:r>
        <w:rPr>
          <w:lang w:eastAsia="x-none"/>
        </w:rPr>
        <w:t xml:space="preserve">T-code: </w:t>
      </w:r>
      <w:r w:rsidRPr="008763AC">
        <w:rPr>
          <w:b/>
          <w:bCs/>
          <w:lang w:eastAsia="x-none"/>
        </w:rPr>
        <w:t>Z</w:t>
      </w:r>
      <w:r>
        <w:rPr>
          <w:b/>
          <w:bCs/>
          <w:lang w:eastAsia="x-none"/>
        </w:rPr>
        <w:t>CGL27_1</w:t>
      </w:r>
    </w:p>
    <w:p w:rsidR="00A06D08" w:rsidP="00A06D08" w:rsidRDefault="00A06D08" w14:paraId="387F1E62" w14:textId="77777777">
      <w:pPr>
        <w:spacing w:line="295" w:lineRule="auto"/>
        <w:ind w:firstLine="720"/>
        <w:jc w:val="both"/>
        <w:rPr>
          <w:lang w:eastAsia="x-none"/>
        </w:rPr>
      </w:pPr>
      <w:r>
        <w:rPr>
          <w:b/>
          <w:bCs/>
          <w:lang w:eastAsia="x-none"/>
        </w:rPr>
        <w:t xml:space="preserve">+ Chi nhánh: </w:t>
      </w:r>
      <w:r>
        <w:rPr>
          <w:lang w:eastAsia="x-none"/>
        </w:rPr>
        <w:t>Chọn mã 0000 để chạy kết chuyển cho toàn hàng, hoặc chọn mã đơn vị cần kết chuyển.</w:t>
      </w:r>
    </w:p>
    <w:p w:rsidRPr="008763AC" w:rsidR="00A06D08" w:rsidP="00A06D08" w:rsidRDefault="00A06D08" w14:paraId="7FBD5F07" w14:textId="77777777">
      <w:pPr>
        <w:spacing w:line="295" w:lineRule="auto"/>
        <w:jc w:val="both"/>
        <w:rPr>
          <w:lang w:eastAsia="x-none"/>
        </w:rPr>
      </w:pPr>
      <w:r>
        <w:rPr>
          <w:lang w:eastAsia="x-none"/>
        </w:rPr>
        <w:tab/>
      </w:r>
      <w:r>
        <w:rPr>
          <w:lang w:eastAsia="x-none"/>
        </w:rPr>
        <w:t xml:space="preserve">+ </w:t>
      </w:r>
      <w:r w:rsidRPr="006A77EC">
        <w:rPr>
          <w:b/>
          <w:bCs/>
          <w:lang w:eastAsia="x-none"/>
        </w:rPr>
        <w:t>Ngày</w:t>
      </w:r>
      <w:r>
        <w:rPr>
          <w:b/>
          <w:bCs/>
          <w:lang w:eastAsia="x-none"/>
        </w:rPr>
        <w:t xml:space="preserve"> kết chuyển</w:t>
      </w:r>
      <w:r>
        <w:rPr>
          <w:lang w:eastAsia="x-none"/>
        </w:rPr>
        <w:t>: Chọn ngày cần lấy dữ liệu kết chuyển (cũng là ngày giá trị của bút toán kết chuyển).</w:t>
      </w:r>
    </w:p>
    <w:p w:rsidR="00A06D08" w:rsidP="00A06D08" w:rsidRDefault="00A06D08" w14:paraId="1EF3900C" w14:textId="77777777">
      <w:pPr>
        <w:spacing w:line="295" w:lineRule="auto"/>
        <w:jc w:val="both"/>
        <w:rPr>
          <w:lang w:eastAsia="x-none"/>
        </w:rPr>
      </w:pPr>
      <w:r w:rsidRPr="00B64292">
        <w:rPr>
          <w:b/>
          <w:bCs/>
          <w:u w:val="single"/>
          <w:lang w:eastAsia="x-none"/>
        </w:rPr>
        <w:t>Kết quả</w:t>
      </w:r>
      <w:r>
        <w:rPr>
          <w:lang w:eastAsia="x-none"/>
        </w:rPr>
        <w:t xml:space="preserve">: </w:t>
      </w:r>
    </w:p>
    <w:p w:rsidR="00A06D08" w:rsidP="00A06D08" w:rsidRDefault="00A06D08" w14:paraId="00E9E39F" w14:textId="77777777">
      <w:pPr>
        <w:spacing w:line="295" w:lineRule="auto"/>
        <w:jc w:val="both"/>
        <w:rPr>
          <w:szCs w:val="26"/>
        </w:rPr>
      </w:pPr>
      <w:r>
        <w:rPr>
          <w:lang w:eastAsia="x-none"/>
        </w:rPr>
        <w:t xml:space="preserve">+ </w:t>
      </w:r>
      <w:r w:rsidRPr="005D3EFE">
        <w:rPr>
          <w:szCs w:val="26"/>
        </w:rPr>
        <w:t xml:space="preserve">Trên bảng cờ tích hợp của </w:t>
      </w:r>
      <w:r>
        <w:rPr>
          <w:szCs w:val="26"/>
        </w:rPr>
        <w:t>ZCGL27_1</w:t>
      </w:r>
      <w:r w:rsidRPr="005D3EFE">
        <w:rPr>
          <w:szCs w:val="26"/>
        </w:rPr>
        <w:t>, cờ ERP_</w:t>
      </w:r>
      <w:r>
        <w:rPr>
          <w:szCs w:val="26"/>
        </w:rPr>
        <w:t>FIS</w:t>
      </w:r>
      <w:r w:rsidRPr="005D3EFE">
        <w:rPr>
          <w:szCs w:val="26"/>
        </w:rPr>
        <w:t xml:space="preserve"> = Y</w:t>
      </w:r>
    </w:p>
    <w:p w:rsidR="00A06D08" w:rsidP="00A06D08" w:rsidRDefault="00A06D08" w14:paraId="27CDF446" w14:textId="77777777">
      <w:pPr>
        <w:spacing w:line="295" w:lineRule="auto"/>
        <w:jc w:val="both"/>
        <w:rPr>
          <w:szCs w:val="26"/>
        </w:rPr>
      </w:pPr>
      <w:r>
        <w:rPr>
          <w:szCs w:val="26"/>
        </w:rPr>
        <w:t>+ Cán bộ phụ trách kiểm tra giao dịch sinh ra tại FB03 (Document Type = DA).</w:t>
      </w:r>
    </w:p>
    <w:p w:rsidRPr="00911383" w:rsidR="00A06D08" w:rsidP="00BC2D2A" w:rsidRDefault="00A06D08" w14:paraId="2320ED09" w14:textId="77777777">
      <w:pPr>
        <w:pStyle w:val="Heading4"/>
        <w:numPr>
          <w:ilvl w:val="1"/>
          <w:numId w:val="35"/>
        </w:numPr>
        <w:spacing w:line="295" w:lineRule="auto"/>
        <w:jc w:val="both"/>
        <w:rPr>
          <w:sz w:val="26"/>
          <w:szCs w:val="26"/>
        </w:rPr>
      </w:pPr>
      <w:r w:rsidRPr="00911383">
        <w:rPr>
          <w:sz w:val="26"/>
          <w:szCs w:val="26"/>
        </w:rPr>
        <w:t>ZCGL</w:t>
      </w:r>
      <w:r w:rsidRPr="00BC2D2A">
        <w:rPr>
          <w:sz w:val="26"/>
          <w:szCs w:val="26"/>
        </w:rPr>
        <w:t>27</w:t>
      </w:r>
      <w:r w:rsidRPr="00911383">
        <w:rPr>
          <w:sz w:val="26"/>
          <w:szCs w:val="26"/>
        </w:rPr>
        <w:t xml:space="preserve"> - Kết chuyển </w:t>
      </w:r>
      <w:r w:rsidRPr="00BC2D2A">
        <w:rPr>
          <w:sz w:val="26"/>
          <w:szCs w:val="26"/>
        </w:rPr>
        <w:t>cam kết ngoại bảng từ TSCN về TSC</w:t>
      </w:r>
    </w:p>
    <w:p w:rsidR="00A06D08" w:rsidP="00A06D08" w:rsidRDefault="00A06D08" w14:paraId="41323BD0" w14:textId="77777777">
      <w:pPr>
        <w:spacing w:line="295" w:lineRule="auto"/>
        <w:jc w:val="both"/>
        <w:rPr>
          <w:szCs w:val="26"/>
        </w:rPr>
      </w:pPr>
      <w:r w:rsidRPr="00B64292">
        <w:rPr>
          <w:b/>
          <w:bCs/>
          <w:u w:val="single"/>
          <w:lang w:eastAsia="x-none"/>
        </w:rPr>
        <w:t>Điều kiện</w:t>
      </w:r>
      <w:r>
        <w:rPr>
          <w:b/>
          <w:bCs/>
          <w:lang w:eastAsia="x-none"/>
        </w:rPr>
        <w:t xml:space="preserve">: </w:t>
      </w:r>
      <w:r w:rsidRPr="005D3EFE">
        <w:rPr>
          <w:szCs w:val="26"/>
        </w:rPr>
        <w:t>Trên bảng cờ tích hợp</w:t>
      </w:r>
      <w:r>
        <w:rPr>
          <w:szCs w:val="26"/>
        </w:rPr>
        <w:t xml:space="preserve"> </w:t>
      </w:r>
      <w:r w:rsidRPr="005D3EFE">
        <w:rPr>
          <w:szCs w:val="26"/>
        </w:rPr>
        <w:t>của</w:t>
      </w:r>
      <w:r w:rsidRPr="005D3EFE">
        <w:t xml:space="preserve"> </w:t>
      </w:r>
      <w:r>
        <w:t>ZCGL27_1</w:t>
      </w:r>
      <w:r w:rsidRPr="005D3EFE">
        <w:rPr>
          <w:szCs w:val="26"/>
        </w:rPr>
        <w:t>, cờ ERP_FIS = Y</w:t>
      </w:r>
      <w:r>
        <w:rPr>
          <w:szCs w:val="26"/>
        </w:rPr>
        <w:t>.</w:t>
      </w:r>
    </w:p>
    <w:p w:rsidR="00A06D08" w:rsidP="00A06D08" w:rsidRDefault="00A06D08" w14:paraId="3F2D6BF9" w14:textId="77777777">
      <w:pPr>
        <w:spacing w:line="295" w:lineRule="auto"/>
        <w:jc w:val="both"/>
        <w:rPr>
          <w:lang w:eastAsia="x-none"/>
        </w:rPr>
      </w:pPr>
      <w:r>
        <w:rPr>
          <w:b/>
          <w:bCs/>
          <w:u w:val="single"/>
          <w:lang w:eastAsia="x-none"/>
        </w:rPr>
        <w:t>T</w:t>
      </w:r>
      <w:r w:rsidRPr="00B64292">
        <w:rPr>
          <w:b/>
          <w:bCs/>
          <w:u w:val="single"/>
          <w:lang w:eastAsia="x-none"/>
        </w:rPr>
        <w:t>hực hiện</w:t>
      </w:r>
      <w:r>
        <w:rPr>
          <w:lang w:eastAsia="x-none"/>
        </w:rPr>
        <w:t>:</w:t>
      </w:r>
    </w:p>
    <w:p w:rsidR="00A06D08" w:rsidP="00A06D08" w:rsidRDefault="00A06D08" w14:paraId="4C9403AD" w14:textId="77777777">
      <w:pPr>
        <w:spacing w:line="295" w:lineRule="auto"/>
        <w:jc w:val="both"/>
        <w:rPr>
          <w:b/>
          <w:bCs/>
          <w:lang w:eastAsia="x-none"/>
        </w:rPr>
      </w:pPr>
      <w:r>
        <w:rPr>
          <w:lang w:eastAsia="x-none"/>
        </w:rPr>
        <w:t xml:space="preserve">T-code: </w:t>
      </w:r>
      <w:r w:rsidRPr="008763AC">
        <w:rPr>
          <w:b/>
          <w:bCs/>
          <w:lang w:eastAsia="x-none"/>
        </w:rPr>
        <w:t>Z</w:t>
      </w:r>
      <w:r>
        <w:rPr>
          <w:b/>
          <w:bCs/>
          <w:lang w:eastAsia="x-none"/>
        </w:rPr>
        <w:t>CGL27</w:t>
      </w:r>
      <w:r>
        <w:rPr>
          <w:b/>
          <w:bCs/>
          <w:lang w:eastAsia="x-none"/>
        </w:rPr>
        <w:tab/>
      </w:r>
    </w:p>
    <w:p w:rsidR="00A06D08" w:rsidP="00A06D08" w:rsidRDefault="00A06D08" w14:paraId="655DE3FB" w14:textId="77777777">
      <w:pPr>
        <w:spacing w:line="295" w:lineRule="auto"/>
        <w:ind w:firstLine="720"/>
        <w:jc w:val="both"/>
        <w:rPr>
          <w:lang w:eastAsia="x-none"/>
        </w:rPr>
      </w:pPr>
      <w:r>
        <w:rPr>
          <w:b/>
          <w:bCs/>
          <w:lang w:eastAsia="x-none"/>
        </w:rPr>
        <w:t xml:space="preserve">+ Chi nhánh: </w:t>
      </w:r>
      <w:r>
        <w:rPr>
          <w:lang w:eastAsia="x-none"/>
        </w:rPr>
        <w:t>Chọn mã 0000 để chạy kết chuyển cho toàn hàng, hoặc chọn mã đơn vị cần kết chuyển.</w:t>
      </w:r>
    </w:p>
    <w:p w:rsidRPr="008763AC" w:rsidR="00A06D08" w:rsidP="00A06D08" w:rsidRDefault="00A06D08" w14:paraId="5DFFEFBF" w14:textId="77777777">
      <w:pPr>
        <w:spacing w:line="295" w:lineRule="auto"/>
        <w:jc w:val="both"/>
        <w:rPr>
          <w:lang w:eastAsia="x-none"/>
        </w:rPr>
      </w:pPr>
      <w:r>
        <w:rPr>
          <w:lang w:eastAsia="x-none"/>
        </w:rPr>
        <w:tab/>
      </w:r>
      <w:r>
        <w:rPr>
          <w:lang w:eastAsia="x-none"/>
        </w:rPr>
        <w:t xml:space="preserve">+ </w:t>
      </w:r>
      <w:r w:rsidRPr="006A77EC">
        <w:rPr>
          <w:b/>
          <w:bCs/>
          <w:lang w:eastAsia="x-none"/>
        </w:rPr>
        <w:t>Ngày</w:t>
      </w:r>
      <w:r>
        <w:rPr>
          <w:b/>
          <w:bCs/>
          <w:lang w:eastAsia="x-none"/>
        </w:rPr>
        <w:t xml:space="preserve"> kết chuyển</w:t>
      </w:r>
      <w:r>
        <w:rPr>
          <w:lang w:eastAsia="x-none"/>
        </w:rPr>
        <w:t>: Chọn ngày cần lấy dữ liệu kết chuyển (cũng là ngày giá trị của bút toán kết chuyển).</w:t>
      </w:r>
    </w:p>
    <w:p w:rsidR="00A06D08" w:rsidP="00A06D08" w:rsidRDefault="00A06D08" w14:paraId="3E9D4AE1" w14:textId="77777777">
      <w:pPr>
        <w:spacing w:line="295" w:lineRule="auto"/>
        <w:jc w:val="both"/>
        <w:rPr>
          <w:lang w:eastAsia="x-none"/>
        </w:rPr>
      </w:pPr>
      <w:r w:rsidRPr="00B64292">
        <w:rPr>
          <w:b/>
          <w:bCs/>
          <w:u w:val="single"/>
          <w:lang w:eastAsia="x-none"/>
        </w:rPr>
        <w:t>Kết quả</w:t>
      </w:r>
      <w:r>
        <w:rPr>
          <w:lang w:eastAsia="x-none"/>
        </w:rPr>
        <w:t xml:space="preserve">: </w:t>
      </w:r>
    </w:p>
    <w:p w:rsidR="00A06D08" w:rsidP="00A06D08" w:rsidRDefault="00A06D08" w14:paraId="334E6112" w14:textId="77777777">
      <w:pPr>
        <w:spacing w:line="295" w:lineRule="auto"/>
        <w:jc w:val="both"/>
        <w:rPr>
          <w:szCs w:val="26"/>
        </w:rPr>
      </w:pPr>
      <w:r>
        <w:rPr>
          <w:lang w:eastAsia="x-none"/>
        </w:rPr>
        <w:t xml:space="preserve">+ </w:t>
      </w:r>
      <w:r w:rsidRPr="005D3EFE">
        <w:rPr>
          <w:szCs w:val="26"/>
        </w:rPr>
        <w:t xml:space="preserve">Trên bảng cờ tích hợp của </w:t>
      </w:r>
      <w:r>
        <w:rPr>
          <w:szCs w:val="26"/>
        </w:rPr>
        <w:t>ZCGL27</w:t>
      </w:r>
      <w:r w:rsidRPr="005D3EFE">
        <w:rPr>
          <w:szCs w:val="26"/>
        </w:rPr>
        <w:t>, cờ ERP_</w:t>
      </w:r>
      <w:r>
        <w:rPr>
          <w:szCs w:val="26"/>
        </w:rPr>
        <w:t>FIS</w:t>
      </w:r>
      <w:r w:rsidRPr="005D3EFE">
        <w:rPr>
          <w:szCs w:val="26"/>
        </w:rPr>
        <w:t xml:space="preserve"> = Y</w:t>
      </w:r>
    </w:p>
    <w:p w:rsidR="00A06D08" w:rsidP="00A06D08" w:rsidRDefault="00A06D08" w14:paraId="60EEC661" w14:textId="77777777">
      <w:pPr>
        <w:spacing w:line="295" w:lineRule="auto"/>
        <w:jc w:val="both"/>
        <w:rPr>
          <w:szCs w:val="26"/>
        </w:rPr>
      </w:pPr>
      <w:r>
        <w:rPr>
          <w:szCs w:val="26"/>
        </w:rPr>
        <w:t>+ Cán bộ phụ trách kiểm tra giao dịch sinh ra tại FB03 (Document Type = DB).</w:t>
      </w:r>
    </w:p>
    <w:p w:rsidRPr="00911383" w:rsidR="00A06D08" w:rsidP="00BC2D2A" w:rsidRDefault="00A06D08" w14:paraId="433D6515" w14:textId="77777777">
      <w:pPr>
        <w:pStyle w:val="Heading4"/>
        <w:numPr>
          <w:ilvl w:val="1"/>
          <w:numId w:val="35"/>
        </w:numPr>
        <w:spacing w:line="295" w:lineRule="auto"/>
        <w:jc w:val="both"/>
        <w:rPr>
          <w:sz w:val="26"/>
          <w:szCs w:val="26"/>
        </w:rPr>
      </w:pPr>
      <w:commentRangeStart w:id="253"/>
      <w:r w:rsidRPr="00911383">
        <w:rPr>
          <w:sz w:val="26"/>
          <w:szCs w:val="26"/>
        </w:rPr>
        <w:t>ZCGL</w:t>
      </w:r>
      <w:r w:rsidRPr="00BC2D2A">
        <w:rPr>
          <w:sz w:val="26"/>
          <w:szCs w:val="26"/>
        </w:rPr>
        <w:t>28</w:t>
      </w:r>
      <w:r w:rsidRPr="00911383">
        <w:rPr>
          <w:sz w:val="26"/>
          <w:szCs w:val="26"/>
        </w:rPr>
        <w:t xml:space="preserve"> - </w:t>
      </w:r>
      <w:r w:rsidRPr="00BC2D2A">
        <w:rPr>
          <w:sz w:val="26"/>
          <w:szCs w:val="26"/>
        </w:rPr>
        <w:t>Điều hòa cuối ngày giữa FX Sales và FX Trading</w:t>
      </w:r>
      <w:commentRangeEnd w:id="253"/>
      <w:r w:rsidR="00207639">
        <w:rPr>
          <w:rStyle w:val="CommentReference"/>
          <w:rFonts w:eastAsia="Times New Roman"/>
          <w:b w:val="0"/>
          <w:bCs w:val="0"/>
        </w:rPr>
        <w:commentReference w:id="253"/>
      </w:r>
    </w:p>
    <w:p w:rsidR="00A06D08" w:rsidP="00A06D08" w:rsidRDefault="00A06D08" w14:paraId="255BBB69" w14:textId="77777777">
      <w:pPr>
        <w:spacing w:line="295" w:lineRule="auto"/>
        <w:jc w:val="both"/>
        <w:rPr>
          <w:szCs w:val="26"/>
        </w:rPr>
      </w:pPr>
      <w:r w:rsidRPr="00B64292">
        <w:rPr>
          <w:b/>
          <w:bCs/>
          <w:u w:val="single"/>
          <w:lang w:eastAsia="x-none"/>
        </w:rPr>
        <w:t>Điều kiện</w:t>
      </w:r>
      <w:r>
        <w:rPr>
          <w:b/>
          <w:bCs/>
          <w:lang w:eastAsia="x-none"/>
        </w:rPr>
        <w:t xml:space="preserve">: </w:t>
      </w:r>
      <w:r w:rsidRPr="005D3EFE">
        <w:rPr>
          <w:szCs w:val="26"/>
        </w:rPr>
        <w:t>Trên bảng cờ tích hợp</w:t>
      </w:r>
      <w:r>
        <w:rPr>
          <w:szCs w:val="26"/>
        </w:rPr>
        <w:t xml:space="preserve"> </w:t>
      </w:r>
      <w:r w:rsidRPr="005D3EFE">
        <w:rPr>
          <w:szCs w:val="26"/>
        </w:rPr>
        <w:t>của</w:t>
      </w:r>
      <w:r w:rsidRPr="005D3EFE">
        <w:t xml:space="preserve"> </w:t>
      </w:r>
      <w:r>
        <w:t>ZCGL27</w:t>
      </w:r>
      <w:r w:rsidR="003C43CD">
        <w:t xml:space="preserve"> và ZCGL07</w:t>
      </w:r>
      <w:r w:rsidRPr="005D3EFE">
        <w:rPr>
          <w:szCs w:val="26"/>
        </w:rPr>
        <w:t>, cờ ERP_FIS = Y</w:t>
      </w:r>
      <w:r>
        <w:rPr>
          <w:szCs w:val="26"/>
        </w:rPr>
        <w:t>.</w:t>
      </w:r>
    </w:p>
    <w:p w:rsidR="00A06D08" w:rsidP="00A06D08" w:rsidRDefault="00A06D08" w14:paraId="4B316A62" w14:textId="77777777">
      <w:pPr>
        <w:spacing w:line="295" w:lineRule="auto"/>
        <w:jc w:val="both"/>
        <w:rPr>
          <w:lang w:eastAsia="x-none"/>
        </w:rPr>
      </w:pPr>
      <w:r>
        <w:rPr>
          <w:b/>
          <w:bCs/>
          <w:u w:val="single"/>
          <w:lang w:eastAsia="x-none"/>
        </w:rPr>
        <w:t>T</w:t>
      </w:r>
      <w:r w:rsidRPr="00B64292">
        <w:rPr>
          <w:b/>
          <w:bCs/>
          <w:u w:val="single"/>
          <w:lang w:eastAsia="x-none"/>
        </w:rPr>
        <w:t>hực hiện</w:t>
      </w:r>
      <w:r>
        <w:rPr>
          <w:lang w:eastAsia="x-none"/>
        </w:rPr>
        <w:t>:</w:t>
      </w:r>
    </w:p>
    <w:p w:rsidR="00A06D08" w:rsidP="00A06D08" w:rsidRDefault="00A06D08" w14:paraId="41CB1721" w14:textId="77777777">
      <w:pPr>
        <w:spacing w:line="295" w:lineRule="auto"/>
        <w:jc w:val="both"/>
        <w:rPr>
          <w:b/>
          <w:bCs/>
          <w:lang w:eastAsia="x-none"/>
        </w:rPr>
      </w:pPr>
      <w:r>
        <w:rPr>
          <w:lang w:eastAsia="x-none"/>
        </w:rPr>
        <w:t xml:space="preserve">T-code: </w:t>
      </w:r>
      <w:r w:rsidRPr="008763AC">
        <w:rPr>
          <w:b/>
          <w:bCs/>
          <w:lang w:eastAsia="x-none"/>
        </w:rPr>
        <w:t>Z</w:t>
      </w:r>
      <w:r w:rsidR="003C43CD">
        <w:rPr>
          <w:b/>
          <w:bCs/>
          <w:lang w:eastAsia="x-none"/>
        </w:rPr>
        <w:t>CGL28</w:t>
      </w:r>
    </w:p>
    <w:p w:rsidR="00A06D08" w:rsidP="00A06D08" w:rsidRDefault="00A06D08" w14:paraId="27432B8D" w14:textId="1D1EC9B5">
      <w:pPr>
        <w:spacing w:line="295" w:lineRule="auto"/>
        <w:ind w:firstLine="720"/>
        <w:jc w:val="both"/>
        <w:rPr>
          <w:lang w:eastAsia="x-none"/>
        </w:rPr>
      </w:pPr>
      <w:r>
        <w:rPr>
          <w:b/>
          <w:bCs/>
          <w:lang w:eastAsia="x-none"/>
        </w:rPr>
        <w:t xml:space="preserve">+ </w:t>
      </w:r>
      <w:r w:rsidR="003C43CD">
        <w:rPr>
          <w:b/>
          <w:bCs/>
          <w:lang w:eastAsia="x-none"/>
        </w:rPr>
        <w:t>Đơn vị</w:t>
      </w:r>
      <w:r>
        <w:rPr>
          <w:b/>
          <w:bCs/>
          <w:lang w:eastAsia="x-none"/>
        </w:rPr>
        <w:t xml:space="preserve">: </w:t>
      </w:r>
      <w:r>
        <w:rPr>
          <w:lang w:eastAsia="x-none"/>
        </w:rPr>
        <w:t xml:space="preserve">Chọn mã </w:t>
      </w:r>
      <w:del w:author="013254" w:date="2021-07-09T10:51:00Z" w:id="254">
        <w:r w:rsidDel="00034C8B">
          <w:rPr>
            <w:lang w:eastAsia="x-none"/>
          </w:rPr>
          <w:delText>0000</w:delText>
        </w:r>
        <w:commentRangeStart w:id="255"/>
        <w:r w:rsidDel="00034C8B">
          <w:rPr>
            <w:lang w:eastAsia="x-none"/>
          </w:rPr>
          <w:delText xml:space="preserve"> </w:delText>
        </w:r>
      </w:del>
      <w:ins w:author="013254" w:date="2021-07-09T10:51:00Z" w:id="256">
        <w:r w:rsidR="00034C8B">
          <w:rPr>
            <w:lang w:eastAsia="x-none"/>
          </w:rPr>
          <w:t xml:space="preserve">0680 </w:t>
        </w:r>
      </w:ins>
      <w:ins w:author="013254" w:date="2021-07-09T11:05:00Z" w:id="257">
        <w:commentRangeEnd w:id="255"/>
        <w:r w:rsidR="00A576BC">
          <w:rPr>
            <w:rStyle w:val="CommentReference"/>
            <w:lang w:val="x-none" w:eastAsia="x-none"/>
          </w:rPr>
          <w:commentReference w:id="255"/>
        </w:r>
      </w:ins>
      <w:r>
        <w:rPr>
          <w:lang w:eastAsia="x-none"/>
        </w:rPr>
        <w:t xml:space="preserve">để chạy kết chuyển cho </w:t>
      </w:r>
      <w:del w:author="013254" w:date="2021-07-09T11:05:00Z" w:id="258">
        <w:r w:rsidDel="00A576BC">
          <w:rPr>
            <w:lang w:eastAsia="x-none"/>
          </w:rPr>
          <w:delText>toàn hàng</w:delText>
        </w:r>
      </w:del>
      <w:ins w:author="013254" w:date="2021-07-09T11:05:00Z" w:id="259">
        <w:r w:rsidR="00A576BC">
          <w:rPr>
            <w:lang w:eastAsia="x-none"/>
          </w:rPr>
          <w:t>TSC</w:t>
        </w:r>
      </w:ins>
      <w:r w:rsidR="00BC2D2A">
        <w:rPr>
          <w:lang w:eastAsia="x-none"/>
        </w:rPr>
        <w:t xml:space="preserve"> (Chỉ chạy cho mã 0680)</w:t>
      </w:r>
      <w:del w:author="013254" w:date="2021-07-09T11:05:00Z" w:id="260">
        <w:r w:rsidDel="00A576BC">
          <w:rPr>
            <w:lang w:eastAsia="x-none"/>
          </w:rPr>
          <w:delText>, hoặc chọn mã đơn vị cần kết chuyển.</w:delText>
        </w:r>
      </w:del>
    </w:p>
    <w:p w:rsidRPr="008763AC" w:rsidR="00A06D08" w:rsidP="00A06D08" w:rsidRDefault="00A06D08" w14:paraId="56EA7C8A" w14:textId="77777777">
      <w:pPr>
        <w:spacing w:line="295" w:lineRule="auto"/>
        <w:jc w:val="both"/>
        <w:rPr>
          <w:lang w:eastAsia="x-none"/>
        </w:rPr>
      </w:pPr>
      <w:r>
        <w:rPr>
          <w:lang w:eastAsia="x-none"/>
        </w:rPr>
        <w:tab/>
      </w:r>
      <w:r>
        <w:rPr>
          <w:lang w:eastAsia="x-none"/>
        </w:rPr>
        <w:t xml:space="preserve">+ </w:t>
      </w:r>
      <w:r w:rsidRPr="006A77EC">
        <w:rPr>
          <w:b/>
          <w:bCs/>
          <w:lang w:eastAsia="x-none"/>
        </w:rPr>
        <w:t>Ngày</w:t>
      </w:r>
      <w:r>
        <w:rPr>
          <w:b/>
          <w:bCs/>
          <w:lang w:eastAsia="x-none"/>
        </w:rPr>
        <w:t xml:space="preserve"> kết chuyển</w:t>
      </w:r>
      <w:r>
        <w:rPr>
          <w:lang w:eastAsia="x-none"/>
        </w:rPr>
        <w:t>: Chọn ngày cần lấy dữ liệu kết chuyển (cũng là ngày giá trị của bút toán kết chuyển).</w:t>
      </w:r>
    </w:p>
    <w:p w:rsidR="00A06D08" w:rsidP="00A06D08" w:rsidRDefault="00A06D08" w14:paraId="7CB89C6F" w14:textId="77777777">
      <w:pPr>
        <w:spacing w:line="295" w:lineRule="auto"/>
        <w:jc w:val="both"/>
        <w:rPr>
          <w:lang w:eastAsia="x-none"/>
        </w:rPr>
      </w:pPr>
      <w:r w:rsidRPr="00B64292">
        <w:rPr>
          <w:b/>
          <w:bCs/>
          <w:u w:val="single"/>
          <w:lang w:eastAsia="x-none"/>
        </w:rPr>
        <w:t>Kết quả</w:t>
      </w:r>
      <w:r>
        <w:rPr>
          <w:lang w:eastAsia="x-none"/>
        </w:rPr>
        <w:t xml:space="preserve">: </w:t>
      </w:r>
    </w:p>
    <w:p w:rsidR="00A06D08" w:rsidP="00A06D08" w:rsidRDefault="00A06D08" w14:paraId="51565A84" w14:textId="77777777">
      <w:pPr>
        <w:spacing w:line="295" w:lineRule="auto"/>
        <w:jc w:val="both"/>
        <w:rPr>
          <w:szCs w:val="26"/>
        </w:rPr>
      </w:pPr>
      <w:r>
        <w:rPr>
          <w:lang w:eastAsia="x-none"/>
        </w:rPr>
        <w:t xml:space="preserve">+ </w:t>
      </w:r>
      <w:r w:rsidRPr="005D3EFE">
        <w:rPr>
          <w:szCs w:val="26"/>
        </w:rPr>
        <w:t xml:space="preserve">Trên bảng cờ tích hợp của </w:t>
      </w:r>
      <w:r>
        <w:rPr>
          <w:szCs w:val="26"/>
        </w:rPr>
        <w:t>ZCGL2</w:t>
      </w:r>
      <w:r w:rsidR="003C43CD">
        <w:rPr>
          <w:szCs w:val="26"/>
        </w:rPr>
        <w:t>8</w:t>
      </w:r>
      <w:r w:rsidRPr="005D3EFE">
        <w:rPr>
          <w:szCs w:val="26"/>
        </w:rPr>
        <w:t>, cờ ERP_</w:t>
      </w:r>
      <w:r>
        <w:rPr>
          <w:szCs w:val="26"/>
        </w:rPr>
        <w:t>FIS</w:t>
      </w:r>
      <w:r w:rsidRPr="005D3EFE">
        <w:rPr>
          <w:szCs w:val="26"/>
        </w:rPr>
        <w:t xml:space="preserve"> = Y</w:t>
      </w:r>
    </w:p>
    <w:p w:rsidR="00A06D08" w:rsidP="00A06D08" w:rsidRDefault="00A06D08" w14:paraId="78DB4E18" w14:textId="77777777">
      <w:pPr>
        <w:spacing w:line="295" w:lineRule="auto"/>
        <w:jc w:val="both"/>
        <w:rPr>
          <w:szCs w:val="26"/>
        </w:rPr>
      </w:pPr>
      <w:r>
        <w:rPr>
          <w:szCs w:val="26"/>
        </w:rPr>
        <w:t>+ Cán bộ phụ trách kiểm tra giao dịch sinh ra tại FB03 (Document Type = D</w:t>
      </w:r>
      <w:r w:rsidR="003C43CD">
        <w:rPr>
          <w:szCs w:val="26"/>
        </w:rPr>
        <w:t>C/DD</w:t>
      </w:r>
      <w:r>
        <w:rPr>
          <w:szCs w:val="26"/>
        </w:rPr>
        <w:t>).</w:t>
      </w:r>
    </w:p>
    <w:p w:rsidRPr="00911383" w:rsidR="00A00E0B" w:rsidP="00BC2D2A" w:rsidRDefault="00A00E0B" w14:paraId="104FEE40" w14:textId="77777777">
      <w:pPr>
        <w:pStyle w:val="Heading4"/>
        <w:numPr>
          <w:ilvl w:val="1"/>
          <w:numId w:val="35"/>
        </w:numPr>
        <w:spacing w:line="295" w:lineRule="auto"/>
        <w:jc w:val="both"/>
        <w:rPr>
          <w:sz w:val="26"/>
          <w:szCs w:val="26"/>
        </w:rPr>
      </w:pPr>
      <w:r w:rsidRPr="00911383">
        <w:rPr>
          <w:sz w:val="26"/>
          <w:szCs w:val="26"/>
        </w:rPr>
        <w:t>ZCGL</w:t>
      </w:r>
      <w:r w:rsidRPr="00BC2D2A">
        <w:rPr>
          <w:sz w:val="26"/>
          <w:szCs w:val="26"/>
        </w:rPr>
        <w:t>15</w:t>
      </w:r>
      <w:r w:rsidRPr="00911383">
        <w:rPr>
          <w:sz w:val="26"/>
          <w:szCs w:val="26"/>
        </w:rPr>
        <w:t xml:space="preserve"> </w:t>
      </w:r>
      <w:r>
        <w:rPr>
          <w:sz w:val="26"/>
          <w:szCs w:val="26"/>
        </w:rPr>
        <w:t>–</w:t>
      </w:r>
      <w:r w:rsidRPr="00911383">
        <w:rPr>
          <w:sz w:val="26"/>
          <w:szCs w:val="26"/>
        </w:rPr>
        <w:t xml:space="preserve"> </w:t>
      </w:r>
      <w:r w:rsidRPr="00BC2D2A">
        <w:rPr>
          <w:sz w:val="26"/>
          <w:szCs w:val="26"/>
        </w:rPr>
        <w:t>Đánh giá lãi/lỗ kinh doanh ngoại tệ cuối tháng</w:t>
      </w:r>
    </w:p>
    <w:p w:rsidR="00A00E0B" w:rsidP="00A00E0B" w:rsidRDefault="00A00E0B" w14:paraId="6573C6B8" w14:textId="77777777">
      <w:pPr>
        <w:spacing w:line="295" w:lineRule="auto"/>
        <w:jc w:val="both"/>
        <w:rPr>
          <w:szCs w:val="26"/>
        </w:rPr>
      </w:pPr>
      <w:r w:rsidRPr="00B64292">
        <w:rPr>
          <w:b/>
          <w:bCs/>
          <w:u w:val="single"/>
          <w:lang w:eastAsia="x-none"/>
        </w:rPr>
        <w:t>Điều kiện</w:t>
      </w:r>
      <w:r>
        <w:rPr>
          <w:b/>
          <w:bCs/>
          <w:lang w:eastAsia="x-none"/>
        </w:rPr>
        <w:t xml:space="preserve">: </w:t>
      </w:r>
      <w:r w:rsidRPr="005D3EFE">
        <w:rPr>
          <w:szCs w:val="26"/>
        </w:rPr>
        <w:t>Trên bảng cờ tích hợp</w:t>
      </w:r>
      <w:r>
        <w:rPr>
          <w:szCs w:val="26"/>
        </w:rPr>
        <w:t xml:space="preserve"> </w:t>
      </w:r>
      <w:r w:rsidRPr="005D3EFE">
        <w:rPr>
          <w:szCs w:val="26"/>
        </w:rPr>
        <w:t>của</w:t>
      </w:r>
      <w:r w:rsidRPr="005D3EFE">
        <w:t xml:space="preserve"> </w:t>
      </w:r>
      <w:r>
        <w:t>ZCGL09</w:t>
      </w:r>
      <w:r w:rsidRPr="005D3EFE">
        <w:rPr>
          <w:szCs w:val="26"/>
        </w:rPr>
        <w:t>, cờ ERP_FIS = Y</w:t>
      </w:r>
      <w:r>
        <w:rPr>
          <w:szCs w:val="26"/>
        </w:rPr>
        <w:t>.</w:t>
      </w:r>
    </w:p>
    <w:p w:rsidR="00A00E0B" w:rsidP="00A00E0B" w:rsidRDefault="00A00E0B" w14:paraId="259B66E6" w14:textId="77777777">
      <w:pPr>
        <w:spacing w:line="295" w:lineRule="auto"/>
        <w:jc w:val="both"/>
        <w:rPr>
          <w:lang w:eastAsia="x-none"/>
        </w:rPr>
      </w:pPr>
      <w:r>
        <w:rPr>
          <w:b/>
          <w:bCs/>
          <w:u w:val="single"/>
          <w:lang w:eastAsia="x-none"/>
        </w:rPr>
        <w:t>T</w:t>
      </w:r>
      <w:r w:rsidRPr="00B64292">
        <w:rPr>
          <w:b/>
          <w:bCs/>
          <w:u w:val="single"/>
          <w:lang w:eastAsia="x-none"/>
        </w:rPr>
        <w:t>hực hiện</w:t>
      </w:r>
      <w:r>
        <w:rPr>
          <w:lang w:eastAsia="x-none"/>
        </w:rPr>
        <w:t>:</w:t>
      </w:r>
    </w:p>
    <w:p w:rsidR="00A00E0B" w:rsidP="00A00E0B" w:rsidRDefault="00A00E0B" w14:paraId="55C7482A" w14:textId="77777777">
      <w:pPr>
        <w:spacing w:line="295" w:lineRule="auto"/>
        <w:jc w:val="both"/>
        <w:rPr>
          <w:b/>
          <w:bCs/>
          <w:lang w:eastAsia="x-none"/>
        </w:rPr>
      </w:pPr>
      <w:r>
        <w:rPr>
          <w:lang w:eastAsia="x-none"/>
        </w:rPr>
        <w:t xml:space="preserve">T-code: </w:t>
      </w:r>
      <w:r w:rsidRPr="008763AC">
        <w:rPr>
          <w:b/>
          <w:bCs/>
          <w:lang w:eastAsia="x-none"/>
        </w:rPr>
        <w:t>Z</w:t>
      </w:r>
      <w:r>
        <w:rPr>
          <w:b/>
          <w:bCs/>
          <w:lang w:eastAsia="x-none"/>
        </w:rPr>
        <w:t>CGL15</w:t>
      </w:r>
    </w:p>
    <w:p w:rsidR="00A00E0B" w:rsidP="00A00E0B" w:rsidRDefault="00A00E0B" w14:paraId="59285F74" w14:textId="0FBC7E7D">
      <w:pPr>
        <w:spacing w:line="295" w:lineRule="auto"/>
        <w:ind w:firstLine="720"/>
        <w:jc w:val="both"/>
        <w:rPr>
          <w:lang w:eastAsia="x-none"/>
        </w:rPr>
      </w:pPr>
      <w:r>
        <w:rPr>
          <w:b/>
          <w:bCs/>
          <w:lang w:eastAsia="x-none"/>
        </w:rPr>
        <w:t xml:space="preserve">+ Đơn vị: </w:t>
      </w:r>
      <w:r>
        <w:rPr>
          <w:lang w:eastAsia="x-none"/>
        </w:rPr>
        <w:t>Chọn mã 0000 để chạy kết chuyển cho toàn hàng</w:t>
      </w:r>
      <w:r w:rsidR="00BC2D2A">
        <w:rPr>
          <w:lang w:eastAsia="x-none"/>
        </w:rPr>
        <w:t xml:space="preserve"> hoặc chọn mã đơn vị cần kết chuyển</w:t>
      </w:r>
      <w:ins w:author="013254" w:date="2021-07-09T11:06:00Z" w:id="261">
        <w:r w:rsidR="00A576BC">
          <w:rPr>
            <w:lang w:eastAsia="x-none"/>
          </w:rPr>
          <w:t xml:space="preserve"> (đối với sổ Sale), chọn mã 0680 để chạy kết chuyển cho </w:t>
        </w:r>
      </w:ins>
      <w:ins w:author="013254" w:date="2021-07-09T11:07:00Z" w:id="262">
        <w:r w:rsidR="00A576BC">
          <w:rPr>
            <w:lang w:eastAsia="x-none"/>
          </w:rPr>
          <w:t>TSC (đối với sổ Trading</w:t>
        </w:r>
      </w:ins>
      <w:r w:rsidR="00BC2D2A">
        <w:rPr>
          <w:lang w:eastAsia="x-none"/>
        </w:rPr>
        <w:t>, chỉ chạy cho mã 0680</w:t>
      </w:r>
      <w:ins w:author="013254" w:date="2021-07-09T11:07:00Z" w:id="263">
        <w:r w:rsidR="00A576BC">
          <w:rPr>
            <w:lang w:eastAsia="x-none"/>
          </w:rPr>
          <w:t>)</w:t>
        </w:r>
      </w:ins>
      <w:r w:rsidR="00BC2D2A">
        <w:rPr>
          <w:lang w:eastAsia="x-none"/>
        </w:rPr>
        <w:t>.</w:t>
      </w:r>
    </w:p>
    <w:p w:rsidR="00A00E0B" w:rsidP="00A00E0B" w:rsidRDefault="00A00E0B" w14:paraId="7CE2CA11" w14:textId="77777777">
      <w:pPr>
        <w:spacing w:line="295" w:lineRule="auto"/>
        <w:ind w:firstLine="720"/>
        <w:jc w:val="both"/>
        <w:rPr>
          <w:lang w:eastAsia="x-none"/>
        </w:rPr>
      </w:pPr>
      <w:r>
        <w:rPr>
          <w:lang w:eastAsia="x-none"/>
        </w:rPr>
        <w:t xml:space="preserve">+ </w:t>
      </w:r>
      <w:r w:rsidRPr="00A00E0B">
        <w:rPr>
          <w:b/>
          <w:bCs/>
          <w:lang w:eastAsia="x-none"/>
        </w:rPr>
        <w:t>Năm/Tháng</w:t>
      </w:r>
      <w:r>
        <w:rPr>
          <w:lang w:eastAsia="x-none"/>
        </w:rPr>
        <w:t>: Chọn kỳ cần thực hiện đánh giá</w:t>
      </w:r>
    </w:p>
    <w:p w:rsidR="00A00E0B" w:rsidP="00A00E0B" w:rsidRDefault="00A00E0B" w14:paraId="236EE1B8" w14:textId="77777777">
      <w:pPr>
        <w:spacing w:line="295" w:lineRule="auto"/>
        <w:jc w:val="both"/>
        <w:rPr>
          <w:lang w:eastAsia="x-none"/>
        </w:rPr>
      </w:pPr>
      <w:r>
        <w:rPr>
          <w:lang w:eastAsia="x-none"/>
        </w:rPr>
        <w:tab/>
      </w:r>
      <w:r>
        <w:rPr>
          <w:lang w:eastAsia="x-none"/>
        </w:rPr>
        <w:t xml:space="preserve">+ </w:t>
      </w:r>
      <w:r>
        <w:rPr>
          <w:b/>
          <w:bCs/>
          <w:lang w:eastAsia="x-none"/>
        </w:rPr>
        <w:t>Đơn vị loại trừ</w:t>
      </w:r>
      <w:r>
        <w:rPr>
          <w:lang w:eastAsia="x-none"/>
        </w:rPr>
        <w:t>: Thể hiện các mã đơn vị không thực hiện đánh giá.</w:t>
      </w:r>
    </w:p>
    <w:p w:rsidR="00A00E0B" w:rsidP="00A00E0B" w:rsidRDefault="00A00E0B" w14:paraId="6FD606EA" w14:textId="77777777">
      <w:pPr>
        <w:spacing w:line="295" w:lineRule="auto"/>
        <w:jc w:val="both"/>
        <w:rPr>
          <w:lang w:eastAsia="x-none"/>
        </w:rPr>
      </w:pPr>
      <w:r>
        <w:rPr>
          <w:lang w:eastAsia="x-none"/>
        </w:rPr>
        <w:tab/>
      </w:r>
      <w:r>
        <w:rPr>
          <w:lang w:eastAsia="x-none"/>
        </w:rPr>
        <w:t xml:space="preserve">+ </w:t>
      </w:r>
      <w:r w:rsidRPr="00A00E0B">
        <w:rPr>
          <w:b/>
          <w:bCs/>
          <w:lang w:eastAsia="x-none"/>
        </w:rPr>
        <w:t>Sổ Sales</w:t>
      </w:r>
      <w:r>
        <w:rPr>
          <w:lang w:eastAsia="x-none"/>
        </w:rPr>
        <w:t>: Chọn để thực hiện đánh giá cho sổ Sales</w:t>
      </w:r>
    </w:p>
    <w:p w:rsidRPr="008763AC" w:rsidR="00A00E0B" w:rsidP="00A00E0B" w:rsidRDefault="00A00E0B" w14:paraId="00D42C42" w14:textId="77777777">
      <w:pPr>
        <w:spacing w:line="295" w:lineRule="auto"/>
        <w:jc w:val="both"/>
        <w:rPr>
          <w:lang w:eastAsia="x-none"/>
        </w:rPr>
      </w:pPr>
      <w:r>
        <w:rPr>
          <w:lang w:eastAsia="x-none"/>
        </w:rPr>
        <w:tab/>
      </w:r>
      <w:r>
        <w:rPr>
          <w:lang w:eastAsia="x-none"/>
        </w:rPr>
        <w:t xml:space="preserve">+ </w:t>
      </w:r>
      <w:r w:rsidRPr="00A00E0B">
        <w:rPr>
          <w:b/>
          <w:bCs/>
          <w:lang w:eastAsia="x-none"/>
        </w:rPr>
        <w:t>Sổ Trading</w:t>
      </w:r>
      <w:r>
        <w:rPr>
          <w:lang w:eastAsia="x-none"/>
        </w:rPr>
        <w:t>: Chọn để thực hiện đánh giá cho sổ Trading.</w:t>
      </w:r>
    </w:p>
    <w:p w:rsidR="00A00E0B" w:rsidP="00A00E0B" w:rsidRDefault="00A00E0B" w14:paraId="66B28D28" w14:textId="77777777">
      <w:pPr>
        <w:spacing w:line="295" w:lineRule="auto"/>
        <w:jc w:val="both"/>
        <w:rPr>
          <w:lang w:eastAsia="x-none"/>
        </w:rPr>
      </w:pPr>
      <w:r w:rsidRPr="00B64292">
        <w:rPr>
          <w:b/>
          <w:bCs/>
          <w:u w:val="single"/>
          <w:lang w:eastAsia="x-none"/>
        </w:rPr>
        <w:t>Kết quả</w:t>
      </w:r>
      <w:r>
        <w:rPr>
          <w:lang w:eastAsia="x-none"/>
        </w:rPr>
        <w:t xml:space="preserve">: </w:t>
      </w:r>
    </w:p>
    <w:p w:rsidR="00A00E0B" w:rsidP="00A00E0B" w:rsidRDefault="00A00E0B" w14:paraId="6ADE25AD" w14:textId="77777777">
      <w:pPr>
        <w:spacing w:line="295" w:lineRule="auto"/>
        <w:jc w:val="both"/>
        <w:rPr>
          <w:szCs w:val="26"/>
        </w:rPr>
      </w:pPr>
      <w:r>
        <w:rPr>
          <w:lang w:eastAsia="x-none"/>
        </w:rPr>
        <w:t xml:space="preserve">+ </w:t>
      </w:r>
      <w:r w:rsidRPr="005D3EFE">
        <w:rPr>
          <w:szCs w:val="26"/>
        </w:rPr>
        <w:t xml:space="preserve">Trên bảng cờ tích hợp của </w:t>
      </w:r>
      <w:r>
        <w:rPr>
          <w:szCs w:val="26"/>
        </w:rPr>
        <w:t>ZCGL15</w:t>
      </w:r>
      <w:r w:rsidRPr="005D3EFE">
        <w:rPr>
          <w:szCs w:val="26"/>
        </w:rPr>
        <w:t>, cờ ERP_</w:t>
      </w:r>
      <w:r>
        <w:rPr>
          <w:szCs w:val="26"/>
        </w:rPr>
        <w:t>FIS</w:t>
      </w:r>
      <w:r w:rsidRPr="005D3EFE">
        <w:rPr>
          <w:szCs w:val="26"/>
        </w:rPr>
        <w:t xml:space="preserve"> = Y</w:t>
      </w:r>
    </w:p>
    <w:p w:rsidR="00A06D08" w:rsidP="00A00E0B" w:rsidRDefault="00A00E0B" w14:paraId="67584399" w14:textId="77777777">
      <w:pPr>
        <w:spacing w:line="295" w:lineRule="auto"/>
        <w:jc w:val="both"/>
        <w:rPr>
          <w:szCs w:val="26"/>
        </w:rPr>
      </w:pPr>
      <w:r>
        <w:rPr>
          <w:szCs w:val="26"/>
        </w:rPr>
        <w:t>+ Cán bộ phụ trách kiểm tra giao dịch sinh ra tại FB03 (Document Type = M1/M2).</w:t>
      </w:r>
    </w:p>
    <w:p w:rsidRPr="00157A57" w:rsidR="001A34A1" w:rsidP="00BC2D2A" w:rsidRDefault="001A34A1" w14:paraId="7E3104AE" w14:textId="644EBB9D">
      <w:pPr>
        <w:pStyle w:val="Heading4"/>
        <w:numPr>
          <w:ilvl w:val="1"/>
          <w:numId w:val="35"/>
        </w:numPr>
        <w:spacing w:line="295" w:lineRule="auto"/>
        <w:jc w:val="both"/>
        <w:rPr>
          <w:sz w:val="26"/>
          <w:szCs w:val="26"/>
        </w:rPr>
      </w:pPr>
      <w:r>
        <w:rPr>
          <w:sz w:val="26"/>
          <w:szCs w:val="26"/>
          <w:lang w:val="en-US"/>
        </w:rPr>
        <w:t>ZCGL11 – Đánh giá lại số dư TK ngoại tệ kinh doanh</w:t>
      </w:r>
    </w:p>
    <w:p w:rsidR="00157A57" w:rsidP="00157A57" w:rsidRDefault="00157A57" w14:paraId="3B805738" w14:textId="11A6D05C">
      <w:pPr>
        <w:spacing w:line="295" w:lineRule="auto"/>
        <w:jc w:val="both"/>
        <w:rPr>
          <w:szCs w:val="26"/>
        </w:rPr>
      </w:pPr>
      <w:r w:rsidRPr="00157A57">
        <w:rPr>
          <w:b/>
          <w:bCs/>
          <w:u w:val="single"/>
          <w:lang w:eastAsia="x-none"/>
        </w:rPr>
        <w:t xml:space="preserve">Điều kiện: </w:t>
      </w:r>
      <w:r w:rsidRPr="005D3EFE" w:rsidR="008F2755">
        <w:rPr>
          <w:szCs w:val="26"/>
        </w:rPr>
        <w:t>Trên bảng cờ tích hợp</w:t>
      </w:r>
      <w:r w:rsidR="008F2755">
        <w:rPr>
          <w:szCs w:val="26"/>
        </w:rPr>
        <w:t xml:space="preserve"> </w:t>
      </w:r>
      <w:r w:rsidRPr="005D3EFE" w:rsidR="008F2755">
        <w:rPr>
          <w:szCs w:val="26"/>
        </w:rPr>
        <w:t>của</w:t>
      </w:r>
      <w:r w:rsidRPr="005D3EFE" w:rsidR="008F2755">
        <w:t xml:space="preserve"> </w:t>
      </w:r>
      <w:r w:rsidR="008F2755">
        <w:t>ZCGL15</w:t>
      </w:r>
      <w:r w:rsidRPr="005D3EFE" w:rsidR="008F2755">
        <w:rPr>
          <w:szCs w:val="26"/>
        </w:rPr>
        <w:t>, cờ ERP_FIS = Y</w:t>
      </w:r>
      <w:r w:rsidR="008F2755">
        <w:rPr>
          <w:szCs w:val="26"/>
        </w:rPr>
        <w:t>.</w:t>
      </w:r>
    </w:p>
    <w:p w:rsidR="008F2755" w:rsidP="008F2755" w:rsidRDefault="008F2755" w14:paraId="41AA6820" w14:textId="77777777">
      <w:pPr>
        <w:spacing w:line="295" w:lineRule="auto"/>
        <w:jc w:val="both"/>
        <w:rPr>
          <w:lang w:eastAsia="x-none"/>
        </w:rPr>
      </w:pPr>
      <w:r>
        <w:rPr>
          <w:b/>
          <w:bCs/>
          <w:u w:val="single"/>
          <w:lang w:eastAsia="x-none"/>
        </w:rPr>
        <w:t>T</w:t>
      </w:r>
      <w:r w:rsidRPr="00B64292">
        <w:rPr>
          <w:b/>
          <w:bCs/>
          <w:u w:val="single"/>
          <w:lang w:eastAsia="x-none"/>
        </w:rPr>
        <w:t>hực hiện</w:t>
      </w:r>
      <w:r>
        <w:rPr>
          <w:lang w:eastAsia="x-none"/>
        </w:rPr>
        <w:t>:</w:t>
      </w:r>
    </w:p>
    <w:p w:rsidR="008F2755" w:rsidP="008F2755" w:rsidRDefault="008F2755" w14:paraId="41697E2C" w14:textId="77777777">
      <w:pPr>
        <w:spacing w:line="295" w:lineRule="auto"/>
        <w:jc w:val="both"/>
        <w:rPr>
          <w:b/>
          <w:bCs/>
          <w:lang w:eastAsia="x-none"/>
        </w:rPr>
      </w:pPr>
      <w:r>
        <w:rPr>
          <w:lang w:eastAsia="x-none"/>
        </w:rPr>
        <w:t xml:space="preserve">T-code: </w:t>
      </w:r>
      <w:r w:rsidRPr="008763AC">
        <w:rPr>
          <w:b/>
          <w:bCs/>
          <w:lang w:eastAsia="x-none"/>
        </w:rPr>
        <w:t>Z</w:t>
      </w:r>
      <w:r>
        <w:rPr>
          <w:b/>
          <w:bCs/>
          <w:lang w:eastAsia="x-none"/>
        </w:rPr>
        <w:t>CGL11</w:t>
      </w:r>
    </w:p>
    <w:p w:rsidR="008F2755" w:rsidP="008F2755" w:rsidRDefault="008F2755" w14:paraId="071A4311" w14:textId="77777777">
      <w:pPr>
        <w:spacing w:line="295" w:lineRule="auto"/>
        <w:ind w:firstLine="720"/>
        <w:jc w:val="both"/>
        <w:rPr>
          <w:lang w:eastAsia="x-none"/>
        </w:rPr>
      </w:pPr>
      <w:r>
        <w:rPr>
          <w:b/>
          <w:bCs/>
          <w:lang w:eastAsia="x-none"/>
        </w:rPr>
        <w:t xml:space="preserve">+ Chi nhánh: </w:t>
      </w:r>
      <w:r>
        <w:rPr>
          <w:lang w:eastAsia="x-none"/>
        </w:rPr>
        <w:t>Chọn mã 0000 để chạy kết chuyển cho toàn hàng hoặc chọn mã đơn vị cần kết chuyển</w:t>
      </w:r>
      <w:ins w:author="013254" w:date="2021-07-09T11:06:00Z" w:id="264">
        <w:r>
          <w:rPr>
            <w:lang w:eastAsia="x-none"/>
          </w:rPr>
          <w:t xml:space="preserve"> (đối với sổ Sale), chọn mã 0680 để chạy kết chuyển cho </w:t>
        </w:r>
      </w:ins>
      <w:ins w:author="013254" w:date="2021-07-09T11:07:00Z" w:id="265">
        <w:r>
          <w:rPr>
            <w:lang w:eastAsia="x-none"/>
          </w:rPr>
          <w:t>TSC (đối với sổ Trading</w:t>
        </w:r>
      </w:ins>
      <w:r>
        <w:rPr>
          <w:lang w:eastAsia="x-none"/>
        </w:rPr>
        <w:t>, chỉ chạy cho mã 0680</w:t>
      </w:r>
      <w:ins w:author="013254" w:date="2021-07-09T11:07:00Z" w:id="266">
        <w:r>
          <w:rPr>
            <w:lang w:eastAsia="x-none"/>
          </w:rPr>
          <w:t>)</w:t>
        </w:r>
      </w:ins>
      <w:r>
        <w:rPr>
          <w:lang w:eastAsia="x-none"/>
        </w:rPr>
        <w:t>.</w:t>
      </w:r>
    </w:p>
    <w:p w:rsidR="008F2755" w:rsidP="008F2755" w:rsidRDefault="008F2755" w14:paraId="158B97EE" w14:textId="77777777">
      <w:pPr>
        <w:spacing w:line="295" w:lineRule="auto"/>
        <w:ind w:firstLine="720"/>
        <w:jc w:val="both"/>
        <w:rPr>
          <w:lang w:eastAsia="x-none"/>
        </w:rPr>
      </w:pPr>
      <w:r>
        <w:rPr>
          <w:lang w:eastAsia="x-none"/>
        </w:rPr>
        <w:t xml:space="preserve">+ </w:t>
      </w:r>
      <w:r>
        <w:rPr>
          <w:b/>
          <w:bCs/>
          <w:lang w:eastAsia="x-none"/>
        </w:rPr>
        <w:t>Ngày</w:t>
      </w:r>
      <w:r>
        <w:rPr>
          <w:lang w:eastAsia="x-none"/>
        </w:rPr>
        <w:t xml:space="preserve">: Chọn ngày </w:t>
      </w:r>
      <w:ins w:author="013254" w:date="2021-07-09T11:07:00Z" w:id="267">
        <w:r>
          <w:rPr>
            <w:lang w:eastAsia="x-none"/>
          </w:rPr>
          <w:t xml:space="preserve">cuối cùng của tháng </w:t>
        </w:r>
      </w:ins>
      <w:r>
        <w:rPr>
          <w:lang w:eastAsia="x-none"/>
        </w:rPr>
        <w:t>cần thực hiện đánh giá</w:t>
      </w:r>
    </w:p>
    <w:p w:rsidR="008F2755" w:rsidP="008F2755" w:rsidRDefault="008F2755" w14:paraId="27503425" w14:textId="77777777">
      <w:pPr>
        <w:spacing w:line="295" w:lineRule="auto"/>
        <w:jc w:val="both"/>
        <w:rPr>
          <w:lang w:eastAsia="x-none"/>
        </w:rPr>
      </w:pPr>
      <w:r>
        <w:rPr>
          <w:lang w:eastAsia="x-none"/>
        </w:rPr>
        <w:tab/>
      </w:r>
      <w:r>
        <w:rPr>
          <w:lang w:eastAsia="x-none"/>
        </w:rPr>
        <w:t xml:space="preserve">+ </w:t>
      </w:r>
      <w:r>
        <w:rPr>
          <w:b/>
          <w:bCs/>
          <w:lang w:eastAsia="x-none"/>
        </w:rPr>
        <w:t>Đơn vị loại trừ</w:t>
      </w:r>
      <w:r>
        <w:rPr>
          <w:lang w:eastAsia="x-none"/>
        </w:rPr>
        <w:t>: Thể hiện các mã đơn vị không thực hiện đánh giá.</w:t>
      </w:r>
    </w:p>
    <w:p w:rsidR="008F2755" w:rsidP="008F2755" w:rsidRDefault="008F2755" w14:paraId="4AED2923" w14:textId="77777777">
      <w:pPr>
        <w:spacing w:line="295" w:lineRule="auto"/>
        <w:jc w:val="both"/>
        <w:rPr>
          <w:lang w:eastAsia="x-none"/>
        </w:rPr>
      </w:pPr>
      <w:r>
        <w:rPr>
          <w:lang w:eastAsia="x-none"/>
        </w:rPr>
        <w:tab/>
      </w:r>
      <w:r>
        <w:rPr>
          <w:lang w:eastAsia="x-none"/>
        </w:rPr>
        <w:t xml:space="preserve">+ </w:t>
      </w:r>
      <w:r w:rsidRPr="00A00E0B">
        <w:rPr>
          <w:b/>
          <w:bCs/>
          <w:lang w:eastAsia="x-none"/>
        </w:rPr>
        <w:t>Sổ Sales</w:t>
      </w:r>
      <w:r>
        <w:rPr>
          <w:lang w:eastAsia="x-none"/>
        </w:rPr>
        <w:t>: Chọn để thực hiện đánh giá cho sổ Sales</w:t>
      </w:r>
    </w:p>
    <w:p w:rsidRPr="008763AC" w:rsidR="008F2755" w:rsidP="008F2755" w:rsidRDefault="008F2755" w14:paraId="074FF850" w14:textId="77777777">
      <w:pPr>
        <w:spacing w:line="295" w:lineRule="auto"/>
        <w:jc w:val="both"/>
        <w:rPr>
          <w:lang w:eastAsia="x-none"/>
        </w:rPr>
      </w:pPr>
      <w:r>
        <w:rPr>
          <w:lang w:eastAsia="x-none"/>
        </w:rPr>
        <w:tab/>
      </w:r>
      <w:r>
        <w:rPr>
          <w:lang w:eastAsia="x-none"/>
        </w:rPr>
        <w:t xml:space="preserve">+ </w:t>
      </w:r>
      <w:r w:rsidRPr="00A00E0B">
        <w:rPr>
          <w:b/>
          <w:bCs/>
          <w:lang w:eastAsia="x-none"/>
        </w:rPr>
        <w:t>Sổ Trading</w:t>
      </w:r>
      <w:r>
        <w:rPr>
          <w:lang w:eastAsia="x-none"/>
        </w:rPr>
        <w:t>: Chọn để thực hiện đánh giá cho sổ Trading.</w:t>
      </w:r>
    </w:p>
    <w:p w:rsidR="008F2755" w:rsidP="008F2755" w:rsidRDefault="008F2755" w14:paraId="21F5CB50" w14:textId="77777777">
      <w:pPr>
        <w:spacing w:line="295" w:lineRule="auto"/>
        <w:jc w:val="both"/>
        <w:rPr>
          <w:lang w:eastAsia="x-none"/>
        </w:rPr>
      </w:pPr>
      <w:r w:rsidRPr="00B64292">
        <w:rPr>
          <w:b/>
          <w:bCs/>
          <w:u w:val="single"/>
          <w:lang w:eastAsia="x-none"/>
        </w:rPr>
        <w:t>Kết quả</w:t>
      </w:r>
      <w:r>
        <w:rPr>
          <w:lang w:eastAsia="x-none"/>
        </w:rPr>
        <w:t xml:space="preserve">: </w:t>
      </w:r>
    </w:p>
    <w:p w:rsidR="008F2755" w:rsidP="008F2755" w:rsidRDefault="008F2755" w14:paraId="6D858304" w14:textId="77777777">
      <w:pPr>
        <w:spacing w:line="295" w:lineRule="auto"/>
        <w:jc w:val="both"/>
        <w:rPr>
          <w:szCs w:val="26"/>
        </w:rPr>
      </w:pPr>
      <w:r>
        <w:rPr>
          <w:lang w:eastAsia="x-none"/>
        </w:rPr>
        <w:t xml:space="preserve">+ </w:t>
      </w:r>
      <w:r w:rsidRPr="005D3EFE">
        <w:rPr>
          <w:szCs w:val="26"/>
        </w:rPr>
        <w:t xml:space="preserve">Trên bảng cờ tích hợp của </w:t>
      </w:r>
      <w:r>
        <w:rPr>
          <w:szCs w:val="26"/>
        </w:rPr>
        <w:t>ZCGL11</w:t>
      </w:r>
      <w:r w:rsidRPr="005D3EFE">
        <w:rPr>
          <w:szCs w:val="26"/>
        </w:rPr>
        <w:t>, cờ ERP_</w:t>
      </w:r>
      <w:r>
        <w:rPr>
          <w:szCs w:val="26"/>
        </w:rPr>
        <w:t>FIS</w:t>
      </w:r>
      <w:r w:rsidRPr="005D3EFE">
        <w:rPr>
          <w:szCs w:val="26"/>
        </w:rPr>
        <w:t xml:space="preserve"> = Y</w:t>
      </w:r>
    </w:p>
    <w:p w:rsidRPr="00157A57" w:rsidR="008F2755" w:rsidP="008F2755" w:rsidRDefault="008F2755" w14:paraId="47941763" w14:textId="1607C71B">
      <w:pPr>
        <w:spacing w:line="295" w:lineRule="auto"/>
        <w:jc w:val="both"/>
        <w:rPr>
          <w:b/>
          <w:bCs/>
          <w:u w:val="single"/>
          <w:lang w:eastAsia="x-none"/>
        </w:rPr>
      </w:pPr>
      <w:r>
        <w:rPr>
          <w:szCs w:val="26"/>
        </w:rPr>
        <w:t>+ Cán bộ phụ trách kiểm tra giao dịch sinh ra tại FB03 (Document Type = T1/T2).</w:t>
      </w:r>
    </w:p>
    <w:p w:rsidRPr="00911383" w:rsidR="00A00E0B" w:rsidP="00BC2D2A" w:rsidRDefault="00D26217" w14:paraId="40263832" w14:textId="13CAD304">
      <w:pPr>
        <w:pStyle w:val="Heading4"/>
        <w:numPr>
          <w:ilvl w:val="1"/>
          <w:numId w:val="35"/>
        </w:numPr>
        <w:spacing w:line="295" w:lineRule="auto"/>
        <w:jc w:val="both"/>
        <w:rPr>
          <w:sz w:val="26"/>
          <w:szCs w:val="26"/>
        </w:rPr>
      </w:pPr>
      <w:r>
        <w:rPr>
          <w:sz w:val="26"/>
          <w:szCs w:val="26"/>
          <w:lang w:val="en-US"/>
        </w:rPr>
        <w:t>Tích hợp tỷ giá Online (ZCGL16)</w:t>
      </w:r>
    </w:p>
    <w:p w:rsidR="00A00E0B" w:rsidP="00A00E0B" w:rsidRDefault="00A00E0B" w14:paraId="1546BA6C" w14:textId="4E1D97F1">
      <w:pPr>
        <w:spacing w:line="295" w:lineRule="auto"/>
        <w:jc w:val="both"/>
        <w:rPr>
          <w:szCs w:val="26"/>
        </w:rPr>
      </w:pPr>
      <w:r w:rsidRPr="00B64292">
        <w:rPr>
          <w:b/>
          <w:bCs/>
          <w:u w:val="single"/>
          <w:lang w:eastAsia="x-none"/>
        </w:rPr>
        <w:t>Điều kiện</w:t>
      </w:r>
      <w:r>
        <w:rPr>
          <w:b/>
          <w:bCs/>
          <w:lang w:eastAsia="x-none"/>
        </w:rPr>
        <w:t xml:space="preserve">: </w:t>
      </w:r>
      <w:r w:rsidR="00404532">
        <w:rPr>
          <w:szCs w:val="26"/>
        </w:rPr>
        <w:t xml:space="preserve">Chương trình tích hợp tỷ giá Online được kích hoạt khi kế toán tác nghiệp giao dịch hạch toán đa tệ (Tcode: </w:t>
      </w:r>
      <w:r w:rsidRPr="00AE544B" w:rsidR="00404532">
        <w:rPr>
          <w:b/>
          <w:bCs/>
          <w:szCs w:val="26"/>
        </w:rPr>
        <w:t>ZCGL16</w:t>
      </w:r>
      <w:r w:rsidR="00404532">
        <w:rPr>
          <w:szCs w:val="26"/>
        </w:rPr>
        <w:t>)</w:t>
      </w:r>
      <w:r>
        <w:rPr>
          <w:szCs w:val="26"/>
        </w:rPr>
        <w:t>.</w:t>
      </w:r>
    </w:p>
    <w:p w:rsidR="00404532" w:rsidP="00A00E0B" w:rsidRDefault="00404532" w14:paraId="0F5C43AF" w14:textId="77777777">
      <w:pPr>
        <w:spacing w:line="295" w:lineRule="auto"/>
        <w:jc w:val="both"/>
        <w:rPr>
          <w:szCs w:val="26"/>
        </w:rPr>
      </w:pPr>
      <w:r>
        <w:rPr>
          <w:szCs w:val="26"/>
        </w:rPr>
        <w:t xml:space="preserve">Điều kiện để kích hoạt chương trình tích hợp: </w:t>
      </w:r>
    </w:p>
    <w:p w:rsidR="00404532" w:rsidP="00A00E0B" w:rsidRDefault="00404532" w14:paraId="0F615AE0" w14:textId="51180B7F">
      <w:pPr>
        <w:spacing w:line="295" w:lineRule="auto"/>
        <w:jc w:val="both"/>
        <w:rPr>
          <w:szCs w:val="26"/>
        </w:rPr>
      </w:pPr>
      <w:r>
        <w:rPr>
          <w:szCs w:val="26"/>
        </w:rPr>
        <w:t xml:space="preserve">+ Có thông tin tại cột </w:t>
      </w:r>
      <w:r w:rsidRPr="00404532">
        <w:rPr>
          <w:b/>
          <w:bCs/>
          <w:szCs w:val="26"/>
        </w:rPr>
        <w:t>Currency</w:t>
      </w:r>
    </w:p>
    <w:p w:rsidR="00404532" w:rsidP="00A00E0B" w:rsidRDefault="00404532" w14:paraId="605AD696" w14:textId="5F8F1208">
      <w:pPr>
        <w:spacing w:line="295" w:lineRule="auto"/>
        <w:jc w:val="both"/>
        <w:rPr>
          <w:szCs w:val="26"/>
        </w:rPr>
      </w:pPr>
      <w:r>
        <w:rPr>
          <w:szCs w:val="26"/>
        </w:rPr>
        <w:t xml:space="preserve">+ Có thông tin tại cột </w:t>
      </w:r>
      <w:r w:rsidRPr="00404532">
        <w:rPr>
          <w:b/>
          <w:bCs/>
          <w:szCs w:val="26"/>
        </w:rPr>
        <w:t>Rate Type</w:t>
      </w:r>
      <w:r>
        <w:rPr>
          <w:szCs w:val="26"/>
        </w:rPr>
        <w:t xml:space="preserve"> (Trong đó Loại tỷ giá Rate Type phải tồn tại trong bảng map loại tỷ giá với Core: ZTB_MAP_TYGIA_ON).</w:t>
      </w:r>
    </w:p>
    <w:p w:rsidR="00404532" w:rsidP="00A00E0B" w:rsidRDefault="00404532" w14:paraId="0EB3B372" w14:textId="3264DE42">
      <w:pPr>
        <w:spacing w:line="295" w:lineRule="auto"/>
        <w:jc w:val="both"/>
        <w:rPr>
          <w:szCs w:val="26"/>
        </w:rPr>
      </w:pPr>
      <w:r>
        <w:rPr>
          <w:szCs w:val="26"/>
        </w:rPr>
        <w:t xml:space="preserve">+ </w:t>
      </w:r>
      <w:r w:rsidRPr="00AE544B">
        <w:rPr>
          <w:b/>
          <w:bCs/>
          <w:szCs w:val="26"/>
        </w:rPr>
        <w:t>Posting date</w:t>
      </w:r>
      <w:r>
        <w:rPr>
          <w:szCs w:val="26"/>
        </w:rPr>
        <w:t xml:space="preserve"> là ngày hiện tại.</w:t>
      </w:r>
    </w:p>
    <w:p w:rsidR="00A00E0B" w:rsidP="00A00E0B" w:rsidRDefault="00A00E0B" w14:paraId="556A760F" w14:textId="77777777">
      <w:pPr>
        <w:spacing w:line="295" w:lineRule="auto"/>
        <w:jc w:val="both"/>
        <w:rPr>
          <w:lang w:eastAsia="x-none"/>
        </w:rPr>
      </w:pPr>
      <w:r>
        <w:rPr>
          <w:b/>
          <w:bCs/>
          <w:u w:val="single"/>
          <w:lang w:eastAsia="x-none"/>
        </w:rPr>
        <w:t>T</w:t>
      </w:r>
      <w:r w:rsidRPr="00B64292">
        <w:rPr>
          <w:b/>
          <w:bCs/>
          <w:u w:val="single"/>
          <w:lang w:eastAsia="x-none"/>
        </w:rPr>
        <w:t>hực hiện</w:t>
      </w:r>
      <w:r>
        <w:rPr>
          <w:lang w:eastAsia="x-none"/>
        </w:rPr>
        <w:t>:</w:t>
      </w:r>
    </w:p>
    <w:p w:rsidR="00A00E0B" w:rsidP="00A00E0B" w:rsidRDefault="00A00E0B" w14:paraId="703FF975" w14:textId="2CF9A07F">
      <w:pPr>
        <w:spacing w:line="295" w:lineRule="auto"/>
        <w:jc w:val="both"/>
        <w:rPr>
          <w:b/>
          <w:bCs/>
          <w:lang w:eastAsia="x-none"/>
        </w:rPr>
      </w:pPr>
      <w:r>
        <w:rPr>
          <w:lang w:eastAsia="x-none"/>
        </w:rPr>
        <w:t xml:space="preserve">T-code: </w:t>
      </w:r>
      <w:r w:rsidRPr="008763AC">
        <w:rPr>
          <w:b/>
          <w:bCs/>
          <w:lang w:eastAsia="x-none"/>
        </w:rPr>
        <w:t>Z</w:t>
      </w:r>
      <w:r>
        <w:rPr>
          <w:b/>
          <w:bCs/>
          <w:lang w:eastAsia="x-none"/>
        </w:rPr>
        <w:t>CGL1</w:t>
      </w:r>
      <w:r w:rsidR="00404532">
        <w:rPr>
          <w:b/>
          <w:bCs/>
          <w:lang w:eastAsia="x-none"/>
        </w:rPr>
        <w:t>6</w:t>
      </w:r>
    </w:p>
    <w:p w:rsidR="00A00E0B" w:rsidP="00A00E0B" w:rsidRDefault="00404532" w14:paraId="575C2100" w14:textId="73BD27C2">
      <w:pPr>
        <w:spacing w:line="295" w:lineRule="auto"/>
        <w:jc w:val="both"/>
        <w:rPr>
          <w:lang w:eastAsia="x-none"/>
        </w:rPr>
      </w:pPr>
      <w:r>
        <w:rPr>
          <w:lang w:eastAsia="x-none"/>
        </w:rPr>
        <w:t xml:space="preserve">Kế toán </w:t>
      </w:r>
      <w:r>
        <w:rPr>
          <w:szCs w:val="26"/>
        </w:rPr>
        <w:t>nhập liệu các dòng hạch toán</w:t>
      </w:r>
      <w:r w:rsidR="00A00E0B">
        <w:rPr>
          <w:lang w:eastAsia="x-none"/>
        </w:rPr>
        <w:t>.</w:t>
      </w:r>
    </w:p>
    <w:p w:rsidR="00404532" w:rsidP="00404532" w:rsidRDefault="00AE544B" w14:paraId="3AAB32E4" w14:textId="6C93C4AC">
      <w:pPr>
        <w:spacing w:line="295" w:lineRule="auto"/>
        <w:jc w:val="both"/>
        <w:rPr>
          <w:szCs w:val="26"/>
        </w:rPr>
      </w:pPr>
      <w:r>
        <w:rPr>
          <w:szCs w:val="26"/>
        </w:rPr>
        <w:t xml:space="preserve">+ </w:t>
      </w:r>
      <w:r w:rsidR="00404532">
        <w:rPr>
          <w:szCs w:val="26"/>
        </w:rPr>
        <w:t xml:space="preserve">Khi ấn </w:t>
      </w:r>
      <w:r w:rsidRPr="003E14D3" w:rsidR="00404532">
        <w:rPr>
          <w:b/>
          <w:bCs/>
          <w:szCs w:val="26"/>
        </w:rPr>
        <w:t>Enter</w:t>
      </w:r>
      <w:r w:rsidR="00404532">
        <w:rPr>
          <w:szCs w:val="26"/>
        </w:rPr>
        <w:t xml:space="preserve"> hoặc </w:t>
      </w:r>
      <w:r w:rsidRPr="003E14D3" w:rsidR="00404532">
        <w:rPr>
          <w:b/>
          <w:bCs/>
          <w:szCs w:val="26"/>
        </w:rPr>
        <w:t>Park</w:t>
      </w:r>
      <w:r w:rsidR="00404532">
        <w:rPr>
          <w:b/>
          <w:bCs/>
          <w:szCs w:val="26"/>
        </w:rPr>
        <w:t xml:space="preserve">, </w:t>
      </w:r>
      <w:r w:rsidRPr="002E1BE0" w:rsidR="00404532">
        <w:rPr>
          <w:szCs w:val="26"/>
        </w:rPr>
        <w:t>hệ thống kiểm tra</w:t>
      </w:r>
      <w:r w:rsidR="00404532">
        <w:rPr>
          <w:szCs w:val="26"/>
        </w:rPr>
        <w:t xml:space="preserve"> các thông tin </w:t>
      </w:r>
      <w:r w:rsidRPr="00404532" w:rsidR="00404532">
        <w:rPr>
          <w:b/>
          <w:bCs/>
          <w:szCs w:val="26"/>
        </w:rPr>
        <w:t>Currency</w:t>
      </w:r>
      <w:r w:rsidR="00404532">
        <w:rPr>
          <w:szCs w:val="26"/>
        </w:rPr>
        <w:t xml:space="preserve">; </w:t>
      </w:r>
      <w:r w:rsidRPr="00404532" w:rsidR="00404532">
        <w:rPr>
          <w:b/>
          <w:bCs/>
          <w:szCs w:val="26"/>
        </w:rPr>
        <w:t>Rate Type</w:t>
      </w:r>
      <w:r w:rsidR="00404532">
        <w:rPr>
          <w:b/>
          <w:bCs/>
          <w:szCs w:val="26"/>
        </w:rPr>
        <w:t xml:space="preserve">, Posting Date. </w:t>
      </w:r>
      <w:r w:rsidR="00404532">
        <w:rPr>
          <w:szCs w:val="26"/>
        </w:rPr>
        <w:t>Nếu thỏa mãn điều kiện sẽ thực hiện tích hợp tỷ giá về ERP.</w:t>
      </w:r>
    </w:p>
    <w:p w:rsidRPr="008763AC" w:rsidR="00AE544B" w:rsidP="00404532" w:rsidRDefault="00AE544B" w14:paraId="7BECDA9D" w14:textId="40BBEF4C">
      <w:pPr>
        <w:spacing w:line="295" w:lineRule="auto"/>
        <w:jc w:val="both"/>
        <w:rPr>
          <w:lang w:eastAsia="x-none"/>
        </w:rPr>
      </w:pPr>
      <w:r>
        <w:rPr>
          <w:szCs w:val="26"/>
        </w:rPr>
        <w:t>+ Nếu không thỏa mãn điều kiện tích hợp, hệ thống s</w:t>
      </w:r>
      <w:r w:rsidR="00A81EC1">
        <w:rPr>
          <w:szCs w:val="26"/>
        </w:rPr>
        <w:t>ẽ có các thông báo chi tiết. Kế toán viên có thể để trống trường Rate Type và nhập thủ công tỷ giá.</w:t>
      </w:r>
    </w:p>
    <w:p w:rsidR="00A00E0B" w:rsidP="00A00E0B" w:rsidRDefault="00A00E0B" w14:paraId="046AEA53" w14:textId="77777777">
      <w:pPr>
        <w:spacing w:line="295" w:lineRule="auto"/>
        <w:jc w:val="both"/>
        <w:rPr>
          <w:lang w:eastAsia="x-none"/>
        </w:rPr>
      </w:pPr>
      <w:r w:rsidRPr="00B64292">
        <w:rPr>
          <w:b/>
          <w:bCs/>
          <w:u w:val="single"/>
          <w:lang w:eastAsia="x-none"/>
        </w:rPr>
        <w:t>Kết quả</w:t>
      </w:r>
      <w:r>
        <w:rPr>
          <w:lang w:eastAsia="x-none"/>
        </w:rPr>
        <w:t xml:space="preserve">: </w:t>
      </w:r>
    </w:p>
    <w:p w:rsidR="00A00E0B" w:rsidP="00A00E0B" w:rsidRDefault="00A00E0B" w14:paraId="14AC2628" w14:textId="23B72D53">
      <w:pPr>
        <w:spacing w:line="295" w:lineRule="auto"/>
        <w:jc w:val="both"/>
        <w:rPr>
          <w:szCs w:val="26"/>
        </w:rPr>
      </w:pPr>
      <w:r>
        <w:rPr>
          <w:lang w:eastAsia="x-none"/>
        </w:rPr>
        <w:t xml:space="preserve">+ </w:t>
      </w:r>
      <w:r w:rsidR="00404532">
        <w:rPr>
          <w:szCs w:val="26"/>
        </w:rPr>
        <w:t xml:space="preserve">Tỷ giá tích hợp về được insert vào trường </w:t>
      </w:r>
      <w:r w:rsidRPr="002E1BE0" w:rsidR="00404532">
        <w:rPr>
          <w:b/>
          <w:bCs/>
          <w:szCs w:val="26"/>
        </w:rPr>
        <w:t>Exchange Rate</w:t>
      </w:r>
      <w:r w:rsidR="00404532">
        <w:rPr>
          <w:szCs w:val="26"/>
        </w:rPr>
        <w:t>.</w:t>
      </w:r>
    </w:p>
    <w:p w:rsidR="001A34A1" w:rsidP="00A00E0B" w:rsidRDefault="00A00E0B" w14:paraId="3B9085AA" w14:textId="12BAE4D4">
      <w:pPr>
        <w:spacing w:line="295" w:lineRule="auto"/>
        <w:jc w:val="both"/>
        <w:rPr>
          <w:szCs w:val="26"/>
        </w:rPr>
      </w:pPr>
      <w:r>
        <w:rPr>
          <w:szCs w:val="26"/>
        </w:rPr>
        <w:t xml:space="preserve">+ </w:t>
      </w:r>
      <w:r w:rsidR="00404532">
        <w:rPr>
          <w:szCs w:val="26"/>
        </w:rPr>
        <w:t xml:space="preserve">Đồng thời dữ liệu mỗi lần </w:t>
      </w:r>
      <w:r w:rsidRPr="000A2E47" w:rsidR="00404532">
        <w:rPr>
          <w:szCs w:val="26"/>
        </w:rPr>
        <w:t>tích hợp về được insert vào bảng lưu dữ liệu tích hợp</w:t>
      </w:r>
      <w:r w:rsidR="00404532">
        <w:rPr>
          <w:b/>
          <w:bCs/>
          <w:szCs w:val="26"/>
        </w:rPr>
        <w:t xml:space="preserve"> (ZTB_LUU_TYGIA_ON)</w:t>
      </w:r>
      <w:r w:rsidR="001A34A1">
        <w:rPr>
          <w:szCs w:val="26"/>
        </w:rPr>
        <w:t>.</w:t>
      </w:r>
    </w:p>
    <w:p w:rsidRPr="00157A57" w:rsidR="007D40E2" w:rsidP="007D40E2" w:rsidRDefault="007D40E2" w14:paraId="6163B8AF" w14:textId="0D688F5B">
      <w:pPr>
        <w:pStyle w:val="Heading4"/>
        <w:numPr>
          <w:ilvl w:val="1"/>
          <w:numId w:val="35"/>
        </w:numPr>
        <w:spacing w:line="295" w:lineRule="auto"/>
        <w:jc w:val="both"/>
        <w:rPr>
          <w:sz w:val="26"/>
          <w:szCs w:val="26"/>
        </w:rPr>
      </w:pPr>
      <w:r>
        <w:rPr>
          <w:sz w:val="26"/>
          <w:szCs w:val="26"/>
          <w:lang w:val="en-US"/>
        </w:rPr>
        <w:t xml:space="preserve">ZCGL03_1 – </w:t>
      </w:r>
      <w:r>
        <w:rPr>
          <w:szCs w:val="24"/>
          <w:lang w:val="en-US"/>
        </w:rPr>
        <w:t>K</w:t>
      </w:r>
      <w:r w:rsidRPr="000656AC">
        <w:rPr>
          <w:szCs w:val="24"/>
        </w:rPr>
        <w:t>ết chuyển</w:t>
      </w:r>
      <w:r w:rsidR="00F326EC">
        <w:rPr>
          <w:szCs w:val="24"/>
          <w:lang w:val="en-US"/>
        </w:rPr>
        <w:t xml:space="preserve"> TK</w:t>
      </w:r>
      <w:r w:rsidRPr="000656AC">
        <w:rPr>
          <w:szCs w:val="24"/>
        </w:rPr>
        <w:t xml:space="preserve"> chênh l</w:t>
      </w:r>
      <w:r w:rsidR="00F326EC">
        <w:rPr>
          <w:szCs w:val="24"/>
          <w:lang w:val="en-US"/>
        </w:rPr>
        <w:t>ệ</w:t>
      </w:r>
      <w:r w:rsidRPr="000656AC">
        <w:rPr>
          <w:szCs w:val="24"/>
        </w:rPr>
        <w:t>ch tỷ giá ngoại tệ vào TK thu nhập/chi ph</w:t>
      </w:r>
      <w:r>
        <w:rPr>
          <w:sz w:val="26"/>
          <w:szCs w:val="26"/>
          <w:lang w:val="en-US"/>
        </w:rPr>
        <w:t>í</w:t>
      </w:r>
    </w:p>
    <w:p w:rsidR="007D40E2" w:rsidP="007D40E2" w:rsidRDefault="007D40E2" w14:paraId="49B0EF29" w14:textId="4FEE6F0F">
      <w:pPr>
        <w:spacing w:line="295" w:lineRule="auto"/>
        <w:jc w:val="both"/>
        <w:rPr>
          <w:szCs w:val="26"/>
        </w:rPr>
      </w:pPr>
      <w:r w:rsidRPr="00157A57">
        <w:rPr>
          <w:b/>
          <w:bCs/>
          <w:u w:val="single"/>
          <w:lang w:eastAsia="x-none"/>
        </w:rPr>
        <w:t xml:space="preserve">Điều kiện: </w:t>
      </w:r>
      <w:r w:rsidRPr="005D3EFE">
        <w:rPr>
          <w:szCs w:val="26"/>
        </w:rPr>
        <w:t>Trên bảng cờ tích hợp</w:t>
      </w:r>
      <w:r>
        <w:rPr>
          <w:szCs w:val="26"/>
        </w:rPr>
        <w:t xml:space="preserve"> </w:t>
      </w:r>
      <w:r w:rsidRPr="005D3EFE">
        <w:rPr>
          <w:szCs w:val="26"/>
        </w:rPr>
        <w:t>của</w:t>
      </w:r>
      <w:r w:rsidRPr="005D3EFE">
        <w:t xml:space="preserve"> </w:t>
      </w:r>
      <w:r>
        <w:t>ZCGL11</w:t>
      </w:r>
      <w:r w:rsidRPr="005D3EFE">
        <w:rPr>
          <w:szCs w:val="26"/>
        </w:rPr>
        <w:t>, cờ ERP_FIS = Y</w:t>
      </w:r>
      <w:r>
        <w:rPr>
          <w:szCs w:val="26"/>
        </w:rPr>
        <w:t>.</w:t>
      </w:r>
    </w:p>
    <w:p w:rsidR="007D40E2" w:rsidP="007D40E2" w:rsidRDefault="007D40E2" w14:paraId="23D3CCB7" w14:textId="5232C713">
      <w:pPr>
        <w:spacing w:line="295" w:lineRule="auto"/>
        <w:jc w:val="both"/>
        <w:rPr>
          <w:lang w:eastAsia="x-none"/>
        </w:rPr>
      </w:pPr>
      <w:r>
        <w:rPr>
          <w:b/>
          <w:bCs/>
          <w:u w:val="single"/>
          <w:lang w:eastAsia="x-none"/>
        </w:rPr>
        <w:t>T</w:t>
      </w:r>
      <w:r w:rsidRPr="00B64292">
        <w:rPr>
          <w:b/>
          <w:bCs/>
          <w:u w:val="single"/>
          <w:lang w:eastAsia="x-none"/>
        </w:rPr>
        <w:t>hực hiện</w:t>
      </w:r>
      <w:r>
        <w:rPr>
          <w:lang w:eastAsia="x-none"/>
        </w:rPr>
        <w:t>:</w:t>
      </w:r>
    </w:p>
    <w:p w:rsidR="007D40E2" w:rsidP="007D40E2" w:rsidRDefault="007D40E2" w14:paraId="0F6153A3" w14:textId="032C5C7E">
      <w:pPr>
        <w:spacing w:line="295" w:lineRule="auto"/>
        <w:jc w:val="both"/>
        <w:rPr>
          <w:b/>
          <w:bCs/>
          <w:lang w:eastAsia="x-none"/>
        </w:rPr>
      </w:pPr>
      <w:r>
        <w:rPr>
          <w:lang w:eastAsia="x-none"/>
        </w:rPr>
        <w:t xml:space="preserve">T-code: </w:t>
      </w:r>
      <w:r w:rsidRPr="008763AC">
        <w:rPr>
          <w:b/>
          <w:bCs/>
          <w:lang w:eastAsia="x-none"/>
        </w:rPr>
        <w:t>Z</w:t>
      </w:r>
      <w:r>
        <w:rPr>
          <w:b/>
          <w:bCs/>
          <w:lang w:eastAsia="x-none"/>
        </w:rPr>
        <w:t>CGL03_1</w:t>
      </w:r>
    </w:p>
    <w:p w:rsidR="007D40E2" w:rsidP="007D40E2" w:rsidRDefault="007D40E2" w14:paraId="23D24ED0" w14:textId="73A806DD">
      <w:pPr>
        <w:spacing w:line="295" w:lineRule="auto"/>
        <w:ind w:firstLine="720"/>
        <w:jc w:val="both"/>
        <w:rPr>
          <w:lang w:eastAsia="x-none"/>
        </w:rPr>
      </w:pPr>
      <w:r>
        <w:rPr>
          <w:b/>
          <w:bCs/>
          <w:lang w:eastAsia="x-none"/>
        </w:rPr>
        <w:t xml:space="preserve">+ Đơn vị: </w:t>
      </w:r>
      <w:r>
        <w:rPr>
          <w:lang w:eastAsia="x-none"/>
        </w:rPr>
        <w:t>Chọn mã 0000 để chạy kết chuyển cho toàn hàng hoặc chọn mã đơn vị cần kết chuyển.</w:t>
      </w:r>
    </w:p>
    <w:p w:rsidR="007D40E2" w:rsidP="007D40E2" w:rsidRDefault="007D40E2" w14:paraId="562636B0" w14:textId="1034E1C1">
      <w:pPr>
        <w:spacing w:line="295" w:lineRule="auto"/>
        <w:ind w:firstLine="720"/>
        <w:jc w:val="both"/>
        <w:rPr>
          <w:lang w:eastAsia="x-none"/>
        </w:rPr>
      </w:pPr>
      <w:r>
        <w:rPr>
          <w:lang w:eastAsia="x-none"/>
        </w:rPr>
        <w:t xml:space="preserve">+ </w:t>
      </w:r>
      <w:r>
        <w:rPr>
          <w:b/>
          <w:bCs/>
          <w:lang w:eastAsia="x-none"/>
        </w:rPr>
        <w:t>Ngày</w:t>
      </w:r>
      <w:r>
        <w:rPr>
          <w:lang w:eastAsia="x-none"/>
        </w:rPr>
        <w:t>: Chọn ngày để tổng hợp dữ liệu kết chuyển, cũng là ngày giá trị của bút toán kết chuyển.</w:t>
      </w:r>
      <w:r w:rsidR="00C71FC4">
        <w:rPr>
          <w:lang w:eastAsia="x-none"/>
        </w:rPr>
        <w:t xml:space="preserve"> </w:t>
      </w:r>
      <w:r w:rsidRPr="000656AC" w:rsidR="00C71FC4">
        <w:t xml:space="preserve">Nếu không nhập ngày được hiểu là ngày cuối của năm 31/12/XXXX </w:t>
      </w:r>
      <w:r w:rsidRPr="00C030CB" w:rsidR="00C71FC4">
        <w:t>(XXXX là năm sysdate-1)</w:t>
      </w:r>
      <w:r w:rsidR="00C71FC4">
        <w:t>.</w:t>
      </w:r>
    </w:p>
    <w:p w:rsidR="007D40E2" w:rsidP="007D40E2" w:rsidRDefault="007D40E2" w14:paraId="7CEF2420" w14:textId="67924C1B">
      <w:pPr>
        <w:spacing w:line="295" w:lineRule="auto"/>
        <w:jc w:val="both"/>
        <w:rPr>
          <w:lang w:eastAsia="x-none"/>
        </w:rPr>
      </w:pPr>
      <w:r w:rsidRPr="00B64292">
        <w:rPr>
          <w:b/>
          <w:bCs/>
          <w:u w:val="single"/>
          <w:lang w:eastAsia="x-none"/>
        </w:rPr>
        <w:t>Kết quả</w:t>
      </w:r>
      <w:r>
        <w:rPr>
          <w:lang w:eastAsia="x-none"/>
        </w:rPr>
        <w:t xml:space="preserve">: </w:t>
      </w:r>
    </w:p>
    <w:p w:rsidR="007D40E2" w:rsidP="007D40E2" w:rsidRDefault="007D40E2" w14:paraId="7D49E6F1" w14:textId="30C9FAB2">
      <w:pPr>
        <w:spacing w:line="295" w:lineRule="auto"/>
        <w:jc w:val="both"/>
        <w:rPr>
          <w:szCs w:val="26"/>
        </w:rPr>
      </w:pPr>
      <w:r>
        <w:rPr>
          <w:lang w:eastAsia="x-none"/>
        </w:rPr>
        <w:t xml:space="preserve">+ </w:t>
      </w:r>
      <w:r w:rsidRPr="005D3EFE">
        <w:rPr>
          <w:szCs w:val="26"/>
        </w:rPr>
        <w:t xml:space="preserve">Trên bảng cờ tích hợp của </w:t>
      </w:r>
      <w:r>
        <w:rPr>
          <w:szCs w:val="26"/>
        </w:rPr>
        <w:t>ZCGL03_1</w:t>
      </w:r>
      <w:r w:rsidRPr="005D3EFE">
        <w:rPr>
          <w:szCs w:val="26"/>
        </w:rPr>
        <w:t>, cờ ERP_</w:t>
      </w:r>
      <w:r>
        <w:rPr>
          <w:szCs w:val="26"/>
        </w:rPr>
        <w:t>FIS</w:t>
      </w:r>
      <w:r w:rsidRPr="005D3EFE">
        <w:rPr>
          <w:szCs w:val="26"/>
        </w:rPr>
        <w:t xml:space="preserve"> = Y</w:t>
      </w:r>
    </w:p>
    <w:p w:rsidR="007D40E2" w:rsidP="007D40E2" w:rsidRDefault="007D40E2" w14:paraId="26E96020" w14:textId="2D5446F3">
      <w:pPr>
        <w:spacing w:line="295" w:lineRule="auto"/>
        <w:jc w:val="both"/>
        <w:rPr>
          <w:szCs w:val="26"/>
        </w:rPr>
      </w:pPr>
      <w:r>
        <w:rPr>
          <w:szCs w:val="26"/>
        </w:rPr>
        <w:t>+ Cán bộ phụ trách kiểm tra giao dịch sinh ra tại FB03 (Document Type = Y4).</w:t>
      </w:r>
    </w:p>
    <w:p w:rsidRPr="007D40E2" w:rsidR="007D40E2" w:rsidP="007D40E2" w:rsidRDefault="007D40E2" w14:paraId="325D0006" w14:textId="41AC2025">
      <w:pPr>
        <w:pStyle w:val="Heading4"/>
        <w:numPr>
          <w:ilvl w:val="1"/>
          <w:numId w:val="35"/>
        </w:numPr>
        <w:spacing w:line="295" w:lineRule="auto"/>
        <w:jc w:val="both"/>
        <w:rPr>
          <w:sz w:val="26"/>
          <w:szCs w:val="26"/>
          <w:lang w:val="en-US"/>
        </w:rPr>
      </w:pPr>
      <w:r>
        <w:rPr>
          <w:sz w:val="26"/>
          <w:szCs w:val="26"/>
          <w:lang w:val="en-US"/>
        </w:rPr>
        <w:t xml:space="preserve">ZCGL03_3 – </w:t>
      </w:r>
      <w:r w:rsidR="00F326EC">
        <w:rPr>
          <w:szCs w:val="24"/>
          <w:lang w:val="en-US"/>
        </w:rPr>
        <w:t>K</w:t>
      </w:r>
      <w:r w:rsidRPr="000656AC" w:rsidR="00F326EC">
        <w:rPr>
          <w:szCs w:val="24"/>
        </w:rPr>
        <w:t>ết chuyển</w:t>
      </w:r>
      <w:r w:rsidR="00F326EC">
        <w:rPr>
          <w:szCs w:val="24"/>
          <w:lang w:val="en-US"/>
        </w:rPr>
        <w:t xml:space="preserve"> </w:t>
      </w:r>
      <w:r w:rsidRPr="000656AC" w:rsidR="00F326EC">
        <w:rPr>
          <w:szCs w:val="24"/>
        </w:rPr>
        <w:t>TK thu nhập/chi ph</w:t>
      </w:r>
      <w:r w:rsidR="00F326EC">
        <w:rPr>
          <w:szCs w:val="24"/>
          <w:lang w:val="en-US"/>
        </w:rPr>
        <w:t>í sang TK lợi nhuận tại TSCN</w:t>
      </w:r>
    </w:p>
    <w:p w:rsidR="00F326EC" w:rsidP="007D40E2" w:rsidRDefault="007D40E2" w14:paraId="41106BC3" w14:textId="77777777">
      <w:pPr>
        <w:spacing w:line="295" w:lineRule="auto"/>
        <w:jc w:val="both"/>
        <w:rPr>
          <w:b/>
          <w:bCs/>
          <w:u w:val="single"/>
          <w:lang w:eastAsia="x-none"/>
        </w:rPr>
      </w:pPr>
      <w:r w:rsidRPr="00157A57">
        <w:rPr>
          <w:b/>
          <w:bCs/>
          <w:u w:val="single"/>
          <w:lang w:eastAsia="x-none"/>
        </w:rPr>
        <w:t xml:space="preserve">Điều kiện: </w:t>
      </w:r>
    </w:p>
    <w:p w:rsidR="007D40E2" w:rsidP="007D40E2" w:rsidRDefault="00F326EC" w14:paraId="34D6A831" w14:textId="1BF927CD">
      <w:pPr>
        <w:spacing w:line="295" w:lineRule="auto"/>
        <w:jc w:val="both"/>
        <w:rPr>
          <w:szCs w:val="26"/>
        </w:rPr>
      </w:pPr>
      <w:r>
        <w:rPr>
          <w:b/>
          <w:bCs/>
          <w:lang w:eastAsia="x-none"/>
        </w:rPr>
        <w:t xml:space="preserve">+ </w:t>
      </w:r>
      <w:r>
        <w:rPr>
          <w:lang w:eastAsia="x-none"/>
        </w:rPr>
        <w:t xml:space="preserve">Khi thực hiện đóng ngày 31/12: Thực hiện khi </w:t>
      </w:r>
      <w:r>
        <w:rPr>
          <w:szCs w:val="26"/>
        </w:rPr>
        <w:t>t</w:t>
      </w:r>
      <w:r w:rsidRPr="005D3EFE" w:rsidR="007D40E2">
        <w:rPr>
          <w:szCs w:val="26"/>
        </w:rPr>
        <w:t>rên bảng cờ tích hợp</w:t>
      </w:r>
      <w:r w:rsidR="007D40E2">
        <w:rPr>
          <w:szCs w:val="26"/>
        </w:rPr>
        <w:t xml:space="preserve"> </w:t>
      </w:r>
      <w:r w:rsidRPr="005D3EFE" w:rsidR="007D40E2">
        <w:rPr>
          <w:szCs w:val="26"/>
        </w:rPr>
        <w:t>của</w:t>
      </w:r>
      <w:r w:rsidRPr="005D3EFE" w:rsidR="007D40E2">
        <w:t xml:space="preserve"> </w:t>
      </w:r>
      <w:r w:rsidR="007D40E2">
        <w:t>ZCGL</w:t>
      </w:r>
      <w:r>
        <w:t xml:space="preserve">09 có </w:t>
      </w:r>
      <w:r w:rsidRPr="005D3EFE" w:rsidR="007D40E2">
        <w:rPr>
          <w:szCs w:val="26"/>
        </w:rPr>
        <w:t>cờ ERP_FIS = Y</w:t>
      </w:r>
      <w:r>
        <w:rPr>
          <w:szCs w:val="26"/>
        </w:rPr>
        <w:t xml:space="preserve">, và cờ của </w:t>
      </w:r>
      <w:r w:rsidRPr="00F326EC">
        <w:rPr>
          <w:szCs w:val="26"/>
        </w:rPr>
        <w:t>Z_TH_PHAC</w:t>
      </w:r>
      <w:r>
        <w:rPr>
          <w:szCs w:val="26"/>
        </w:rPr>
        <w:t xml:space="preserve"> có cờ </w:t>
      </w:r>
      <w:r w:rsidRPr="005D3EFE">
        <w:rPr>
          <w:szCs w:val="26"/>
        </w:rPr>
        <w:t>ERP_FIS</w:t>
      </w:r>
      <w:r>
        <w:rPr>
          <w:szCs w:val="26"/>
        </w:rPr>
        <w:t>=E hoặc Y.</w:t>
      </w:r>
    </w:p>
    <w:p w:rsidR="00F326EC" w:rsidP="007D40E2" w:rsidRDefault="00F326EC" w14:paraId="4078B765" w14:textId="255FC5D4">
      <w:pPr>
        <w:spacing w:line="295" w:lineRule="auto"/>
        <w:jc w:val="both"/>
        <w:rPr>
          <w:szCs w:val="26"/>
        </w:rPr>
      </w:pPr>
      <w:r>
        <w:rPr>
          <w:szCs w:val="26"/>
        </w:rPr>
        <w:t xml:space="preserve">+ </w:t>
      </w:r>
      <w:r>
        <w:rPr>
          <w:lang w:eastAsia="x-none"/>
        </w:rPr>
        <w:t xml:space="preserve">Khi thực hiện đóng ngày 01/01: Thực hiện khi </w:t>
      </w:r>
      <w:r>
        <w:rPr>
          <w:szCs w:val="26"/>
        </w:rPr>
        <w:t>t</w:t>
      </w:r>
      <w:r w:rsidRPr="005D3EFE">
        <w:rPr>
          <w:szCs w:val="26"/>
        </w:rPr>
        <w:t>rên bảng cờ tích hợp</w:t>
      </w:r>
      <w:r>
        <w:rPr>
          <w:szCs w:val="26"/>
        </w:rPr>
        <w:t xml:space="preserve"> </w:t>
      </w:r>
      <w:r w:rsidRPr="005D3EFE">
        <w:rPr>
          <w:szCs w:val="26"/>
        </w:rPr>
        <w:t>của</w:t>
      </w:r>
      <w:r w:rsidRPr="005D3EFE">
        <w:t xml:space="preserve"> </w:t>
      </w:r>
      <w:r>
        <w:t xml:space="preserve">ZCGL03_1 có </w:t>
      </w:r>
      <w:r w:rsidRPr="005D3EFE">
        <w:rPr>
          <w:szCs w:val="26"/>
        </w:rPr>
        <w:t>cờ ERP_FIS = Y</w:t>
      </w:r>
      <w:r>
        <w:rPr>
          <w:szCs w:val="26"/>
        </w:rPr>
        <w:t>.</w:t>
      </w:r>
    </w:p>
    <w:p w:rsidR="00F326EC" w:rsidP="00F326EC" w:rsidRDefault="00F326EC" w14:paraId="286BEC1E" w14:textId="4ED2E554">
      <w:pPr>
        <w:spacing w:line="295" w:lineRule="auto"/>
        <w:jc w:val="both"/>
        <w:rPr>
          <w:szCs w:val="26"/>
        </w:rPr>
      </w:pPr>
      <w:r>
        <w:rPr>
          <w:szCs w:val="26"/>
        </w:rPr>
        <w:t xml:space="preserve">+ </w:t>
      </w:r>
      <w:r>
        <w:rPr>
          <w:lang w:eastAsia="x-none"/>
        </w:rPr>
        <w:t xml:space="preserve">Khi thực hiện đóng ngày 02/01 đến 07/01: Thực hiện khi </w:t>
      </w:r>
      <w:r>
        <w:rPr>
          <w:szCs w:val="26"/>
        </w:rPr>
        <w:t>t</w:t>
      </w:r>
      <w:r w:rsidRPr="005D3EFE">
        <w:rPr>
          <w:szCs w:val="26"/>
        </w:rPr>
        <w:t>rên bảng cờ tích hợp</w:t>
      </w:r>
      <w:r>
        <w:rPr>
          <w:szCs w:val="26"/>
        </w:rPr>
        <w:t xml:space="preserve"> </w:t>
      </w:r>
      <w:r w:rsidRPr="005D3EFE">
        <w:rPr>
          <w:szCs w:val="26"/>
        </w:rPr>
        <w:t>của</w:t>
      </w:r>
      <w:r w:rsidRPr="005D3EFE">
        <w:t xml:space="preserve"> </w:t>
      </w:r>
      <w:r w:rsidRPr="00F326EC">
        <w:t>Z_TH_CORE_New (BD)</w:t>
      </w:r>
      <w:r>
        <w:t xml:space="preserve"> có </w:t>
      </w:r>
      <w:r w:rsidRPr="005D3EFE">
        <w:rPr>
          <w:szCs w:val="26"/>
        </w:rPr>
        <w:t>cờ ERP_FIS = Y</w:t>
      </w:r>
      <w:r>
        <w:rPr>
          <w:szCs w:val="26"/>
        </w:rPr>
        <w:t>.</w:t>
      </w:r>
    </w:p>
    <w:p w:rsidR="007D40E2" w:rsidP="007D40E2" w:rsidRDefault="007D40E2" w14:paraId="29FF3A9E" w14:textId="77777777">
      <w:pPr>
        <w:spacing w:line="295" w:lineRule="auto"/>
        <w:jc w:val="both"/>
        <w:rPr>
          <w:lang w:eastAsia="x-none"/>
        </w:rPr>
      </w:pPr>
      <w:r>
        <w:rPr>
          <w:b/>
          <w:bCs/>
          <w:u w:val="single"/>
          <w:lang w:eastAsia="x-none"/>
        </w:rPr>
        <w:t>T</w:t>
      </w:r>
      <w:r w:rsidRPr="00B64292">
        <w:rPr>
          <w:b/>
          <w:bCs/>
          <w:u w:val="single"/>
          <w:lang w:eastAsia="x-none"/>
        </w:rPr>
        <w:t>hực hiện</w:t>
      </w:r>
      <w:r>
        <w:rPr>
          <w:lang w:eastAsia="x-none"/>
        </w:rPr>
        <w:t>:</w:t>
      </w:r>
    </w:p>
    <w:p w:rsidR="00C71FC4" w:rsidP="00C71FC4" w:rsidRDefault="00C71FC4" w14:paraId="07D5B002" w14:textId="17721053">
      <w:pPr>
        <w:spacing w:line="295" w:lineRule="auto"/>
        <w:jc w:val="both"/>
        <w:rPr>
          <w:b/>
          <w:bCs/>
          <w:lang w:eastAsia="x-none"/>
        </w:rPr>
      </w:pPr>
      <w:r>
        <w:rPr>
          <w:lang w:eastAsia="x-none"/>
        </w:rPr>
        <w:t xml:space="preserve">T-code: </w:t>
      </w:r>
      <w:r w:rsidRPr="008763AC">
        <w:rPr>
          <w:b/>
          <w:bCs/>
          <w:lang w:eastAsia="x-none"/>
        </w:rPr>
        <w:t>Z</w:t>
      </w:r>
      <w:r>
        <w:rPr>
          <w:b/>
          <w:bCs/>
          <w:lang w:eastAsia="x-none"/>
        </w:rPr>
        <w:t>CGL03_3</w:t>
      </w:r>
    </w:p>
    <w:p w:rsidR="00C71FC4" w:rsidP="00C71FC4" w:rsidRDefault="00C71FC4" w14:paraId="2BCDF23A" w14:textId="77777777">
      <w:pPr>
        <w:spacing w:line="295" w:lineRule="auto"/>
        <w:ind w:firstLine="720"/>
        <w:jc w:val="both"/>
        <w:rPr>
          <w:lang w:eastAsia="x-none"/>
        </w:rPr>
      </w:pPr>
      <w:r>
        <w:rPr>
          <w:b/>
          <w:bCs/>
          <w:lang w:eastAsia="x-none"/>
        </w:rPr>
        <w:t xml:space="preserve">+ Đơn vị: </w:t>
      </w:r>
      <w:r>
        <w:rPr>
          <w:lang w:eastAsia="x-none"/>
        </w:rPr>
        <w:t>Chọn mã 0000 để chạy kết chuyển cho toàn hàng hoặc chọn mã đơn vị cần kết chuyển.</w:t>
      </w:r>
    </w:p>
    <w:p w:rsidR="00C71FC4" w:rsidP="00C71FC4" w:rsidRDefault="00C71FC4" w14:paraId="16D26913" w14:textId="77777777">
      <w:pPr>
        <w:spacing w:line="295" w:lineRule="auto"/>
        <w:ind w:firstLine="720"/>
        <w:jc w:val="both"/>
        <w:rPr>
          <w:lang w:eastAsia="x-none"/>
        </w:rPr>
      </w:pPr>
      <w:r>
        <w:rPr>
          <w:lang w:eastAsia="x-none"/>
        </w:rPr>
        <w:t xml:space="preserve">+ </w:t>
      </w:r>
      <w:r>
        <w:rPr>
          <w:b/>
          <w:bCs/>
          <w:lang w:eastAsia="x-none"/>
        </w:rPr>
        <w:t>Ngày</w:t>
      </w:r>
      <w:r>
        <w:rPr>
          <w:lang w:eastAsia="x-none"/>
        </w:rPr>
        <w:t xml:space="preserve">: Chọn ngày để tổng hợp dữ liệu kết chuyển, cũng là ngày giá trị của bút toán kết chuyển. </w:t>
      </w:r>
      <w:r w:rsidRPr="000656AC">
        <w:t xml:space="preserve">Nếu không nhập ngày được hiểu là ngày cuối của năm 31/12/XXXX </w:t>
      </w:r>
      <w:r w:rsidRPr="00C030CB">
        <w:t>(XXXX là năm sysdate-1)</w:t>
      </w:r>
      <w:r>
        <w:t>.</w:t>
      </w:r>
    </w:p>
    <w:p w:rsidR="007D40E2" w:rsidP="007D40E2" w:rsidRDefault="007D40E2" w14:paraId="74754BDB" w14:textId="77777777">
      <w:pPr>
        <w:spacing w:line="295" w:lineRule="auto"/>
        <w:jc w:val="both"/>
        <w:rPr>
          <w:lang w:eastAsia="x-none"/>
        </w:rPr>
      </w:pPr>
      <w:r w:rsidRPr="00B64292">
        <w:rPr>
          <w:b/>
          <w:bCs/>
          <w:u w:val="single"/>
          <w:lang w:eastAsia="x-none"/>
        </w:rPr>
        <w:t>Kết quả</w:t>
      </w:r>
      <w:r>
        <w:rPr>
          <w:lang w:eastAsia="x-none"/>
        </w:rPr>
        <w:t xml:space="preserve">: </w:t>
      </w:r>
    </w:p>
    <w:p w:rsidR="007D40E2" w:rsidP="007D40E2" w:rsidRDefault="007D40E2" w14:paraId="52EC0FF0" w14:textId="510B9249">
      <w:pPr>
        <w:spacing w:line="295" w:lineRule="auto"/>
        <w:jc w:val="both"/>
        <w:rPr>
          <w:szCs w:val="26"/>
        </w:rPr>
      </w:pPr>
      <w:r>
        <w:rPr>
          <w:lang w:eastAsia="x-none"/>
        </w:rPr>
        <w:t xml:space="preserve">+ </w:t>
      </w:r>
      <w:r w:rsidRPr="005D3EFE">
        <w:rPr>
          <w:szCs w:val="26"/>
        </w:rPr>
        <w:t xml:space="preserve">Trên bảng cờ tích hợp của </w:t>
      </w:r>
      <w:r w:rsidR="00C71FC4">
        <w:rPr>
          <w:szCs w:val="26"/>
        </w:rPr>
        <w:t>ZCGL03_3</w:t>
      </w:r>
      <w:r w:rsidRPr="005D3EFE">
        <w:rPr>
          <w:szCs w:val="26"/>
        </w:rPr>
        <w:t>, cờ ERP_</w:t>
      </w:r>
      <w:r>
        <w:rPr>
          <w:szCs w:val="26"/>
        </w:rPr>
        <w:t>FIS</w:t>
      </w:r>
      <w:r w:rsidRPr="005D3EFE">
        <w:rPr>
          <w:szCs w:val="26"/>
        </w:rPr>
        <w:t xml:space="preserve"> = Y</w:t>
      </w:r>
    </w:p>
    <w:p w:rsidR="007D40E2" w:rsidP="007D40E2" w:rsidRDefault="007D40E2" w14:paraId="6A9B7A37" w14:textId="6E3AAB69">
      <w:pPr>
        <w:spacing w:line="295" w:lineRule="auto"/>
        <w:jc w:val="both"/>
        <w:rPr>
          <w:szCs w:val="26"/>
        </w:rPr>
      </w:pPr>
      <w:r>
        <w:rPr>
          <w:szCs w:val="26"/>
        </w:rPr>
        <w:t xml:space="preserve">+ Cán bộ phụ trách kiểm tra giao dịch sinh ra tại FB03 (Document Type = </w:t>
      </w:r>
      <w:r w:rsidR="00C71FC4">
        <w:rPr>
          <w:szCs w:val="26"/>
        </w:rPr>
        <w:t>Y7</w:t>
      </w:r>
      <w:r>
        <w:rPr>
          <w:szCs w:val="26"/>
        </w:rPr>
        <w:t>).</w:t>
      </w:r>
    </w:p>
    <w:p w:rsidRPr="007D40E2" w:rsidR="007D40E2" w:rsidP="007D40E2" w:rsidRDefault="007D40E2" w14:paraId="571550CC" w14:textId="08489B7B">
      <w:pPr>
        <w:pStyle w:val="Heading4"/>
        <w:numPr>
          <w:ilvl w:val="1"/>
          <w:numId w:val="35"/>
        </w:numPr>
        <w:spacing w:line="295" w:lineRule="auto"/>
        <w:jc w:val="both"/>
        <w:rPr>
          <w:sz w:val="26"/>
          <w:szCs w:val="26"/>
          <w:lang w:val="en-US"/>
        </w:rPr>
      </w:pPr>
      <w:r>
        <w:rPr>
          <w:sz w:val="26"/>
          <w:szCs w:val="26"/>
          <w:lang w:val="en-US"/>
        </w:rPr>
        <w:t xml:space="preserve">ZCGL03_6 – </w:t>
      </w:r>
      <w:r w:rsidR="00F14044">
        <w:rPr>
          <w:sz w:val="26"/>
          <w:szCs w:val="26"/>
          <w:lang w:val="en-US"/>
        </w:rPr>
        <w:t xml:space="preserve">Kết chuyển </w:t>
      </w:r>
      <w:r w:rsidRPr="00F07ECE" w:rsidR="00F14044">
        <w:rPr>
          <w:szCs w:val="24"/>
          <w:lang w:val="vi-VN"/>
        </w:rPr>
        <w:t>TK lợi nhuậ</w:t>
      </w:r>
      <w:r w:rsidR="00F14044">
        <w:rPr>
          <w:szCs w:val="24"/>
          <w:lang w:val="vi-VN"/>
        </w:rPr>
        <w:t>n</w:t>
      </w:r>
      <w:r w:rsidR="00F14044">
        <w:rPr>
          <w:szCs w:val="24"/>
          <w:lang w:val="en-US"/>
        </w:rPr>
        <w:t xml:space="preserve"> PGD </w:t>
      </w:r>
      <w:r w:rsidRPr="00F07ECE" w:rsidR="00F14044">
        <w:rPr>
          <w:szCs w:val="24"/>
          <w:lang w:val="vi-VN"/>
        </w:rPr>
        <w:t>về tài khoản lợi nhuận củ</w:t>
      </w:r>
      <w:r w:rsidR="00F14044">
        <w:rPr>
          <w:szCs w:val="24"/>
          <w:lang w:val="vi-VN"/>
        </w:rPr>
        <w:t xml:space="preserve">a </w:t>
      </w:r>
      <w:r w:rsidR="00F14044">
        <w:rPr>
          <w:szCs w:val="24"/>
          <w:lang w:val="en-US"/>
        </w:rPr>
        <w:t>TSCN</w:t>
      </w:r>
    </w:p>
    <w:p w:rsidR="007D40E2" w:rsidP="007D40E2" w:rsidRDefault="007D40E2" w14:paraId="67C9767A" w14:textId="58D7F249">
      <w:pPr>
        <w:spacing w:line="295" w:lineRule="auto"/>
        <w:jc w:val="both"/>
        <w:rPr>
          <w:szCs w:val="26"/>
        </w:rPr>
      </w:pPr>
      <w:r w:rsidRPr="00157A57">
        <w:rPr>
          <w:b/>
          <w:bCs/>
          <w:u w:val="single"/>
          <w:lang w:eastAsia="x-none"/>
        </w:rPr>
        <w:t xml:space="preserve">Điều kiện: </w:t>
      </w:r>
      <w:r w:rsidR="00D66E5F">
        <w:rPr>
          <w:szCs w:val="26"/>
        </w:rPr>
        <w:t xml:space="preserve"> </w:t>
      </w:r>
      <w:r w:rsidR="004C138F">
        <w:rPr>
          <w:szCs w:val="26"/>
        </w:rPr>
        <w:t>Sau khi thực hiện xong các bước kết chuyển liên quan đến Tài khoản lợi nhuận của Phòng giao dịch</w:t>
      </w:r>
      <w:r>
        <w:rPr>
          <w:szCs w:val="26"/>
        </w:rPr>
        <w:t>.</w:t>
      </w:r>
    </w:p>
    <w:p w:rsidR="007D40E2" w:rsidP="007D40E2" w:rsidRDefault="007D40E2" w14:paraId="36D31464" w14:textId="77777777">
      <w:pPr>
        <w:spacing w:line="295" w:lineRule="auto"/>
        <w:jc w:val="both"/>
        <w:rPr>
          <w:lang w:eastAsia="x-none"/>
        </w:rPr>
      </w:pPr>
      <w:r>
        <w:rPr>
          <w:b/>
          <w:bCs/>
          <w:u w:val="single"/>
          <w:lang w:eastAsia="x-none"/>
        </w:rPr>
        <w:t>T</w:t>
      </w:r>
      <w:r w:rsidRPr="00B64292">
        <w:rPr>
          <w:b/>
          <w:bCs/>
          <w:u w:val="single"/>
          <w:lang w:eastAsia="x-none"/>
        </w:rPr>
        <w:t>hực hiện</w:t>
      </w:r>
      <w:r>
        <w:rPr>
          <w:lang w:eastAsia="x-none"/>
        </w:rPr>
        <w:t>:</w:t>
      </w:r>
    </w:p>
    <w:p w:rsidR="007D40E2" w:rsidP="007D40E2" w:rsidRDefault="007D40E2" w14:paraId="5AC213A6" w14:textId="1738D417">
      <w:pPr>
        <w:spacing w:line="295" w:lineRule="auto"/>
        <w:jc w:val="both"/>
        <w:rPr>
          <w:b/>
          <w:bCs/>
          <w:lang w:eastAsia="x-none"/>
        </w:rPr>
      </w:pPr>
      <w:r>
        <w:rPr>
          <w:lang w:eastAsia="x-none"/>
        </w:rPr>
        <w:t xml:space="preserve">T-code: </w:t>
      </w:r>
      <w:r w:rsidRPr="008763AC">
        <w:rPr>
          <w:b/>
          <w:bCs/>
          <w:lang w:eastAsia="x-none"/>
        </w:rPr>
        <w:t>Z</w:t>
      </w:r>
      <w:r w:rsidR="004C138F">
        <w:rPr>
          <w:b/>
          <w:bCs/>
          <w:lang w:eastAsia="x-none"/>
        </w:rPr>
        <w:t>CGL03_6</w:t>
      </w:r>
    </w:p>
    <w:p w:rsidR="007D40E2" w:rsidP="007D40E2" w:rsidRDefault="007D40E2" w14:paraId="6278A08B" w14:textId="6464B773">
      <w:pPr>
        <w:spacing w:line="295" w:lineRule="auto"/>
        <w:ind w:firstLine="720"/>
        <w:jc w:val="both"/>
        <w:rPr>
          <w:lang w:eastAsia="x-none"/>
        </w:rPr>
      </w:pPr>
      <w:r>
        <w:rPr>
          <w:b/>
          <w:bCs/>
          <w:lang w:eastAsia="x-none"/>
        </w:rPr>
        <w:t xml:space="preserve">+ </w:t>
      </w:r>
      <w:r w:rsidR="004C138F">
        <w:rPr>
          <w:b/>
          <w:bCs/>
          <w:lang w:eastAsia="x-none"/>
        </w:rPr>
        <w:t>Đơn vị</w:t>
      </w:r>
      <w:r>
        <w:rPr>
          <w:b/>
          <w:bCs/>
          <w:lang w:eastAsia="x-none"/>
        </w:rPr>
        <w:t xml:space="preserve">: </w:t>
      </w:r>
      <w:r w:rsidR="004C138F">
        <w:rPr>
          <w:lang w:eastAsia="x-none"/>
        </w:rPr>
        <w:t>Chọn mã 0000 để chạy kết chuyển cho toàn hàng hoặc chọn mã đơn vị cần kết chuyển</w:t>
      </w:r>
      <w:r>
        <w:rPr>
          <w:lang w:eastAsia="x-none"/>
        </w:rPr>
        <w:t>.</w:t>
      </w:r>
    </w:p>
    <w:p w:rsidR="007D40E2" w:rsidP="007D40E2" w:rsidRDefault="007D40E2" w14:paraId="48B3DB26" w14:textId="77736DCE">
      <w:pPr>
        <w:spacing w:line="295" w:lineRule="auto"/>
        <w:ind w:firstLine="720"/>
        <w:jc w:val="both"/>
        <w:rPr>
          <w:lang w:eastAsia="x-none"/>
        </w:rPr>
      </w:pPr>
      <w:r>
        <w:rPr>
          <w:lang w:eastAsia="x-none"/>
        </w:rPr>
        <w:t xml:space="preserve">+ </w:t>
      </w:r>
      <w:r>
        <w:rPr>
          <w:b/>
          <w:bCs/>
          <w:lang w:eastAsia="x-none"/>
        </w:rPr>
        <w:t>N</w:t>
      </w:r>
      <w:r w:rsidR="004C138F">
        <w:rPr>
          <w:b/>
          <w:bCs/>
          <w:lang w:eastAsia="x-none"/>
        </w:rPr>
        <w:t>ăm</w:t>
      </w:r>
      <w:r>
        <w:rPr>
          <w:lang w:eastAsia="x-none"/>
        </w:rPr>
        <w:t xml:space="preserve">: </w:t>
      </w:r>
      <w:r w:rsidR="004C138F">
        <w:rPr>
          <w:lang w:eastAsia="x-none"/>
        </w:rPr>
        <w:t xml:space="preserve">Năm thực hiện tổng hợp số liệu để kết chuyển. </w:t>
      </w:r>
      <w:r w:rsidR="004C138F">
        <w:t>Mặc định là năm của sysdate -1</w:t>
      </w:r>
      <w:r w:rsidRPr="000656AC" w:rsidR="004C138F">
        <w:t xml:space="preserve">. Nếu không nhập hiểu là </w:t>
      </w:r>
      <w:r w:rsidRPr="00DE020D" w:rsidR="004C138F">
        <w:t>năm sysdate-1</w:t>
      </w:r>
      <w:r w:rsidR="00E90643">
        <w:t>.</w:t>
      </w:r>
    </w:p>
    <w:p w:rsidR="007D40E2" w:rsidP="007D40E2" w:rsidRDefault="007D40E2" w14:paraId="46543915" w14:textId="5CBC9194">
      <w:pPr>
        <w:spacing w:line="295" w:lineRule="auto"/>
        <w:jc w:val="both"/>
        <w:rPr>
          <w:lang w:eastAsia="x-none"/>
        </w:rPr>
      </w:pPr>
      <w:r w:rsidRPr="00B64292">
        <w:rPr>
          <w:b/>
          <w:bCs/>
          <w:u w:val="single"/>
          <w:lang w:eastAsia="x-none"/>
        </w:rPr>
        <w:t>Kết quả</w:t>
      </w:r>
      <w:r>
        <w:rPr>
          <w:lang w:eastAsia="x-none"/>
        </w:rPr>
        <w:t xml:space="preserve">: </w:t>
      </w:r>
    </w:p>
    <w:p w:rsidR="007D40E2" w:rsidP="007D40E2" w:rsidRDefault="007D40E2" w14:paraId="69BC99D1" w14:textId="09F618AA">
      <w:pPr>
        <w:spacing w:line="295" w:lineRule="auto"/>
        <w:jc w:val="both"/>
        <w:rPr>
          <w:szCs w:val="26"/>
        </w:rPr>
      </w:pPr>
      <w:r>
        <w:rPr>
          <w:szCs w:val="26"/>
        </w:rPr>
        <w:t xml:space="preserve">+ Cán bộ phụ trách kiểm tra giao dịch sinh ra tại FB03 (Document Type = </w:t>
      </w:r>
      <w:r w:rsidR="004C138F">
        <w:rPr>
          <w:szCs w:val="26"/>
        </w:rPr>
        <w:t>Y</w:t>
      </w:r>
      <w:r w:rsidR="00662B91">
        <w:rPr>
          <w:szCs w:val="26"/>
        </w:rPr>
        <w:t>8</w:t>
      </w:r>
      <w:r>
        <w:rPr>
          <w:szCs w:val="26"/>
        </w:rPr>
        <w:t>)</w:t>
      </w:r>
      <w:r w:rsidR="00E90643">
        <w:rPr>
          <w:szCs w:val="26"/>
        </w:rPr>
        <w:t>.</w:t>
      </w:r>
    </w:p>
    <w:p w:rsidR="00BC2D2A" w:rsidP="00E90643" w:rsidRDefault="00BC2D2A" w14:paraId="6292B19F" w14:textId="4CE20750">
      <w:pPr>
        <w:pStyle w:val="Heading3"/>
        <w:numPr>
          <w:ilvl w:val="0"/>
          <w:numId w:val="35"/>
        </w:numPr>
      </w:pPr>
      <w:bookmarkStart w:name="_Toc76981754" w:id="268"/>
      <w:bookmarkStart w:name="_Toc101880864" w:id="269"/>
      <w:r>
        <w:t>HƯỚNG DẪN VẬN HÀNH THỦ CÔNG CHƯƠNG TRÌNH TÍCH HỢP ẤN CHỈ (CORE MỚI)</w:t>
      </w:r>
      <w:bookmarkEnd w:id="268"/>
      <w:bookmarkEnd w:id="269"/>
    </w:p>
    <w:p w:rsidRPr="002E626F" w:rsidR="00BC2D2A" w:rsidP="00E90643" w:rsidRDefault="00BC2D2A" w14:paraId="30B5162E" w14:textId="77777777">
      <w:pPr>
        <w:pStyle w:val="Heading4"/>
        <w:numPr>
          <w:ilvl w:val="1"/>
          <w:numId w:val="35"/>
        </w:numPr>
        <w:spacing w:line="295" w:lineRule="auto"/>
        <w:jc w:val="both"/>
        <w:rPr>
          <w:sz w:val="26"/>
          <w:szCs w:val="26"/>
        </w:rPr>
      </w:pPr>
      <w:r w:rsidRPr="00E90643">
        <w:rPr>
          <w:sz w:val="26"/>
          <w:szCs w:val="26"/>
        </w:rPr>
        <w:t>Tích hợp Tạm ứng ấn chỉ cho PGD</w:t>
      </w:r>
    </w:p>
    <w:p w:rsidR="00BC2D2A" w:rsidP="00BC2D2A" w:rsidRDefault="00BC2D2A" w14:paraId="2E209F08" w14:textId="77777777">
      <w:pPr>
        <w:pStyle w:val="ListParagraph"/>
        <w:numPr>
          <w:ilvl w:val="0"/>
          <w:numId w:val="44"/>
        </w:numPr>
        <w:spacing w:line="276" w:lineRule="auto"/>
        <w:rPr>
          <w:lang w:eastAsia="x-none"/>
        </w:rPr>
      </w:pPr>
      <w:r w:rsidRPr="00923816">
        <w:rPr>
          <w:b/>
          <w:bCs/>
          <w:lang w:eastAsia="x-none"/>
        </w:rPr>
        <w:t>Điều kiện:</w:t>
      </w:r>
      <w:r w:rsidRPr="00923816">
        <w:rPr>
          <w:lang w:eastAsia="x-none"/>
        </w:rPr>
        <w:t xml:space="preserve"> </w:t>
      </w:r>
    </w:p>
    <w:p w:rsidR="00BC2D2A" w:rsidP="004575E4" w:rsidRDefault="00BC2D2A" w14:paraId="3481B1DA" w14:textId="77777777">
      <w:pPr>
        <w:pStyle w:val="ContentTable"/>
        <w:numPr>
          <w:ilvl w:val="0"/>
          <w:numId w:val="46"/>
        </w:numPr>
        <w:spacing w:line="276" w:lineRule="auto"/>
        <w:rPr>
          <w:lang w:val="vi-VN"/>
        </w:rPr>
      </w:pPr>
      <w:r>
        <w:rPr>
          <w:lang w:val="vi-VN"/>
        </w:rPr>
        <w:t>Serial Number đã được khai báo trên hệ thống và được nhập vào kho lưu</w:t>
      </w:r>
    </w:p>
    <w:p w:rsidR="00BC2D2A" w:rsidP="004575E4" w:rsidRDefault="00BC2D2A" w14:paraId="6E90B7A8" w14:textId="77777777">
      <w:pPr>
        <w:pStyle w:val="ContentTable"/>
        <w:numPr>
          <w:ilvl w:val="0"/>
          <w:numId w:val="46"/>
        </w:numPr>
        <w:spacing w:line="276" w:lineRule="auto"/>
        <w:rPr>
          <w:lang w:val="vi-VN"/>
        </w:rPr>
      </w:pPr>
      <w:r>
        <w:rPr>
          <w:lang w:val="vi-VN"/>
        </w:rPr>
        <w:t>Kế toán viên và kiểm soát viên được truy cập vào hệ thống và có quyền vào T-code MIGO</w:t>
      </w:r>
    </w:p>
    <w:p w:rsidR="00BC2D2A" w:rsidP="004575E4" w:rsidRDefault="00BC2D2A" w14:paraId="40E2A277" w14:textId="77777777">
      <w:pPr>
        <w:pStyle w:val="ListParagraph"/>
        <w:numPr>
          <w:ilvl w:val="0"/>
          <w:numId w:val="46"/>
        </w:numPr>
        <w:spacing w:line="276" w:lineRule="auto"/>
        <w:rPr>
          <w:lang w:val="vi-VN" w:eastAsia="x-none"/>
        </w:rPr>
      </w:pPr>
      <w:r>
        <w:rPr>
          <w:lang w:val="vi-VN"/>
        </w:rPr>
        <w:t>Các thông tin của bảng map được thực hiện mapping đầy đủ</w:t>
      </w:r>
      <w:r w:rsidRPr="00617439">
        <w:rPr>
          <w:lang w:val="vi-VN"/>
        </w:rPr>
        <w:t xml:space="preserve"> tại các tocde</w:t>
      </w:r>
    </w:p>
    <w:p w:rsidR="00BC2D2A" w:rsidP="00BC2D2A" w:rsidRDefault="00BC2D2A" w14:paraId="517F8193" w14:textId="77777777">
      <w:pPr>
        <w:spacing w:line="276" w:lineRule="auto"/>
        <w:ind w:left="720" w:firstLine="720"/>
        <w:rPr>
          <w:lang w:val="vi-VN"/>
        </w:rPr>
      </w:pPr>
      <w:r w:rsidRPr="00617439">
        <w:rPr>
          <w:lang w:val="vi-VN" w:eastAsia="x-none"/>
        </w:rPr>
        <w:t xml:space="preserve">+ </w:t>
      </w:r>
      <w:r>
        <w:rPr>
          <w:rFonts w:eastAsia="Times New Roman,Times New Roman"/>
          <w:lang w:val="vi-VN"/>
        </w:rPr>
        <w:t>ZPBAC</w:t>
      </w:r>
      <w:r w:rsidRPr="00617439">
        <w:rPr>
          <w:rFonts w:eastAsia="Times New Roman,Times New Roman"/>
          <w:lang w:val="vi-VN"/>
        </w:rPr>
        <w:t xml:space="preserve">: </w:t>
      </w:r>
      <w:r w:rsidRPr="00617439">
        <w:rPr>
          <w:lang w:val="vi-VN"/>
        </w:rPr>
        <w:t>Khai báo bảng map phòng ban core – kho ấn chỉ</w:t>
      </w:r>
    </w:p>
    <w:p w:rsidR="00BC2D2A" w:rsidP="00BC2D2A" w:rsidRDefault="00BC2D2A" w14:paraId="239AD625" w14:textId="77777777">
      <w:pPr>
        <w:spacing w:line="276" w:lineRule="auto"/>
        <w:ind w:left="1440"/>
      </w:pPr>
      <w:r>
        <w:t xml:space="preserve">+ </w:t>
      </w:r>
      <w:r>
        <w:rPr>
          <w:rFonts w:eastAsia="Times New Roman,Times New Roman"/>
          <w:lang w:val="vi-VN"/>
        </w:rPr>
        <w:t>ZAC</w:t>
      </w:r>
      <w:r>
        <w:rPr>
          <w:rFonts w:eastAsia="Times New Roman,Times New Roman"/>
        </w:rPr>
        <w:t xml:space="preserve">: </w:t>
      </w:r>
      <w:r w:rsidRPr="00617439">
        <w:t>Khai báo bảng map VLAC ERP – CORE</w:t>
      </w:r>
    </w:p>
    <w:p w:rsidR="00BC2D2A" w:rsidP="00BC2D2A" w:rsidRDefault="00BC2D2A" w14:paraId="061618F2" w14:textId="77777777">
      <w:pPr>
        <w:spacing w:line="276" w:lineRule="auto"/>
        <w:ind w:left="720" w:firstLine="720"/>
        <w:rPr>
          <w:rFonts w:eastAsia="Times New Roman,Times New Roman"/>
        </w:rPr>
      </w:pPr>
      <w:r>
        <w:t xml:space="preserve">+ </w:t>
      </w:r>
      <w:r>
        <w:rPr>
          <w:rFonts w:eastAsia="Times New Roman,Times New Roman"/>
          <w:lang w:val="vi-VN"/>
        </w:rPr>
        <w:t>ZMAPRH</w:t>
      </w:r>
      <w:r>
        <w:rPr>
          <w:rFonts w:eastAsia="Times New Roman,Times New Roman"/>
        </w:rPr>
        <w:t>: Khai báo bảng map VL AC rách hỏng</w:t>
      </w:r>
    </w:p>
    <w:p w:rsidR="00BC2D2A" w:rsidP="00BC2D2A" w:rsidRDefault="00BC2D2A" w14:paraId="18C7A4AE" w14:textId="77777777">
      <w:pPr>
        <w:spacing w:line="276" w:lineRule="auto"/>
        <w:ind w:left="720" w:firstLine="720"/>
        <w:rPr>
          <w:rFonts w:eastAsia="Times New Roman,Times New Roman"/>
        </w:rPr>
      </w:pPr>
      <w:r>
        <w:rPr>
          <w:rFonts w:eastAsia="Times New Roman,Times New Roman"/>
        </w:rPr>
        <w:t xml:space="preserve">+ </w:t>
      </w:r>
      <w:r>
        <w:rPr>
          <w:rFonts w:eastAsia="Times New Roman,Times New Roman"/>
          <w:lang w:val="vi-VN"/>
        </w:rPr>
        <w:t>ZTTPH</w:t>
      </w:r>
      <w:r>
        <w:rPr>
          <w:rFonts w:eastAsia="Times New Roman,Times New Roman"/>
        </w:rPr>
        <w:t>: Map trạng thái ấn chỉ</w:t>
      </w:r>
    </w:p>
    <w:p w:rsidRPr="00C53039" w:rsidR="00BC2D2A" w:rsidP="00BC2D2A" w:rsidRDefault="00BC2D2A" w14:paraId="3E05537E" w14:textId="77777777">
      <w:pPr>
        <w:spacing w:line="276" w:lineRule="auto"/>
        <w:ind w:left="720" w:firstLine="720"/>
        <w:rPr>
          <w:lang w:eastAsia="x-none"/>
        </w:rPr>
      </w:pPr>
      <w:r>
        <w:rPr>
          <w:rFonts w:eastAsia="Times New Roman,Times New Roman"/>
        </w:rPr>
        <w:t xml:space="preserve">+ </w:t>
      </w:r>
      <w:r>
        <w:rPr>
          <w:rFonts w:eastAsia="Times New Roman,Times New Roman"/>
          <w:lang w:val="vi-VN"/>
        </w:rPr>
        <w:t>ZCMM02</w:t>
      </w:r>
      <w:r>
        <w:rPr>
          <w:rFonts w:eastAsia="Times New Roman,Times New Roman"/>
        </w:rPr>
        <w:t xml:space="preserve">: Map </w:t>
      </w:r>
      <w:r w:rsidRPr="00C53039">
        <w:t>Khai báo phòng</w:t>
      </w:r>
      <w:r w:rsidRPr="00C53039">
        <w:rPr>
          <w:lang w:val="vi-VN"/>
        </w:rPr>
        <w:t xml:space="preserve"> ban ghi nhận chi phí</w:t>
      </w:r>
    </w:p>
    <w:p w:rsidRPr="00923816" w:rsidR="00BC2D2A" w:rsidP="00BC2D2A" w:rsidRDefault="00BC2D2A" w14:paraId="6D60F006" w14:textId="77777777">
      <w:pPr>
        <w:pStyle w:val="ListParagraph"/>
        <w:numPr>
          <w:ilvl w:val="0"/>
          <w:numId w:val="44"/>
        </w:numPr>
        <w:spacing w:line="276" w:lineRule="auto"/>
        <w:rPr>
          <w:b/>
          <w:bCs/>
          <w:lang w:eastAsia="x-none"/>
        </w:rPr>
      </w:pPr>
      <w:r w:rsidRPr="00923816">
        <w:rPr>
          <w:b/>
          <w:bCs/>
          <w:lang w:eastAsia="x-none"/>
        </w:rPr>
        <w:t>Thực hiện:</w:t>
      </w:r>
    </w:p>
    <w:p w:rsidRPr="00C53039" w:rsidR="00BC2D2A" w:rsidP="00BC2D2A" w:rsidRDefault="00BC2D2A" w14:paraId="3AE4FB8F" w14:textId="77777777">
      <w:pPr>
        <w:pStyle w:val="ListParagraph"/>
        <w:spacing w:line="276" w:lineRule="auto"/>
        <w:rPr>
          <w:lang w:val="fr-FR" w:eastAsia="x-none"/>
        </w:rPr>
      </w:pPr>
      <w:r w:rsidRPr="00C53039">
        <w:rPr>
          <w:lang w:val="fr-FR" w:eastAsia="x-none"/>
        </w:rPr>
        <w:t xml:space="preserve">T-code: </w:t>
      </w:r>
      <w:r>
        <w:rPr>
          <w:lang w:val="fr-FR" w:eastAsia="x-none"/>
        </w:rPr>
        <w:t>MIGO</w:t>
      </w:r>
      <w:r w:rsidRPr="00C53039">
        <w:rPr>
          <w:lang w:val="fr-FR" w:eastAsia="x-none"/>
        </w:rPr>
        <w:t>.</w:t>
      </w:r>
    </w:p>
    <w:p w:rsidRPr="00C53039" w:rsidR="00BC2D2A" w:rsidP="00BC2D2A" w:rsidRDefault="00BC2D2A" w14:paraId="7D936DA5" w14:textId="77777777">
      <w:pPr>
        <w:pStyle w:val="ListParagraph"/>
        <w:spacing w:line="276" w:lineRule="auto"/>
        <w:rPr>
          <w:lang w:val="fr-FR" w:eastAsia="x-none"/>
        </w:rPr>
      </w:pPr>
      <w:r>
        <w:rPr>
          <w:lang w:val="fr-FR" w:eastAsia="x-none"/>
        </w:rPr>
        <w:t>Thực hiện post giao dịch tạm ứng ấn chỉ</w:t>
      </w:r>
      <w:r w:rsidRPr="00C53039">
        <w:rPr>
          <w:lang w:val="fr-FR" w:eastAsia="x-none"/>
        </w:rPr>
        <w:t>.</w:t>
      </w:r>
    </w:p>
    <w:p w:rsidRPr="00923816" w:rsidR="00BC2D2A" w:rsidP="00BC2D2A" w:rsidRDefault="00BC2D2A" w14:paraId="1BE244D6" w14:textId="77777777">
      <w:pPr>
        <w:pStyle w:val="ListParagraph"/>
        <w:numPr>
          <w:ilvl w:val="0"/>
          <w:numId w:val="44"/>
        </w:numPr>
        <w:spacing w:line="276" w:lineRule="auto"/>
        <w:rPr>
          <w:b/>
          <w:bCs/>
          <w:lang w:eastAsia="x-none"/>
        </w:rPr>
      </w:pPr>
      <w:r w:rsidRPr="00923816">
        <w:rPr>
          <w:b/>
          <w:bCs/>
          <w:lang w:eastAsia="x-none"/>
        </w:rPr>
        <w:t xml:space="preserve">Kết quả: </w:t>
      </w:r>
    </w:p>
    <w:p w:rsidR="00BC2D2A" w:rsidP="00BC2D2A" w:rsidRDefault="00BC2D2A" w14:paraId="52777CD0" w14:textId="77777777">
      <w:pPr>
        <w:pStyle w:val="NoSpacing"/>
        <w:spacing w:line="276" w:lineRule="auto"/>
        <w:ind w:firstLine="720"/>
        <w:rPr>
          <w:lang w:val="vi-VN"/>
        </w:rPr>
      </w:pPr>
      <w:r w:rsidRPr="00680D84">
        <w:t xml:space="preserve">Dữ liệu được đẩy ra bảng: </w:t>
      </w:r>
      <w:r w:rsidRPr="00680D84">
        <w:rPr>
          <w:lang w:val="vi-VN"/>
        </w:rPr>
        <w:t>ZTB_SIG_STG_TUAC</w:t>
      </w:r>
      <w:r w:rsidRPr="00680D84">
        <w:t xml:space="preserve"> và </w:t>
      </w:r>
      <w:r w:rsidRPr="00680D84">
        <w:rPr>
          <w:lang w:val="vi-VN"/>
        </w:rPr>
        <w:t>ZTB_CHECK_SERIAL</w:t>
      </w:r>
    </w:p>
    <w:p w:rsidRPr="002E626F" w:rsidR="00BC2D2A" w:rsidP="00E90643" w:rsidRDefault="00BC2D2A" w14:paraId="4CFC24CF" w14:textId="77777777">
      <w:pPr>
        <w:pStyle w:val="Heading4"/>
        <w:numPr>
          <w:ilvl w:val="1"/>
          <w:numId w:val="35"/>
        </w:numPr>
        <w:spacing w:line="295" w:lineRule="auto"/>
        <w:jc w:val="both"/>
        <w:rPr>
          <w:sz w:val="26"/>
          <w:szCs w:val="26"/>
        </w:rPr>
      </w:pPr>
      <w:r w:rsidRPr="00E90643">
        <w:rPr>
          <w:sz w:val="26"/>
          <w:szCs w:val="26"/>
        </w:rPr>
        <w:t>Tích hợp Xuất hoàn ứng ấn chỉ</w:t>
      </w:r>
    </w:p>
    <w:p w:rsidR="00BC2D2A" w:rsidP="00BC2D2A" w:rsidRDefault="00BC2D2A" w14:paraId="001CEC99" w14:textId="77777777">
      <w:pPr>
        <w:pStyle w:val="ListParagraph"/>
        <w:numPr>
          <w:ilvl w:val="0"/>
          <w:numId w:val="44"/>
        </w:numPr>
        <w:spacing w:line="276" w:lineRule="auto"/>
        <w:rPr>
          <w:lang w:eastAsia="x-none"/>
        </w:rPr>
      </w:pPr>
      <w:r w:rsidRPr="00923816">
        <w:rPr>
          <w:b/>
          <w:bCs/>
          <w:lang w:eastAsia="x-none"/>
        </w:rPr>
        <w:t>Điều kiện:</w:t>
      </w:r>
      <w:r w:rsidRPr="00923816">
        <w:rPr>
          <w:lang w:eastAsia="x-none"/>
        </w:rPr>
        <w:t xml:space="preserve"> </w:t>
      </w:r>
    </w:p>
    <w:p w:rsidR="00BC2D2A" w:rsidP="004575E4" w:rsidRDefault="00BC2D2A" w14:paraId="70AD636D" w14:textId="77777777">
      <w:pPr>
        <w:pStyle w:val="ListParagraph"/>
        <w:numPr>
          <w:ilvl w:val="0"/>
          <w:numId w:val="46"/>
        </w:numPr>
        <w:spacing w:line="276" w:lineRule="auto"/>
        <w:rPr>
          <w:lang w:val="vi-VN" w:eastAsia="x-none"/>
        </w:rPr>
      </w:pPr>
      <w:r>
        <w:rPr>
          <w:lang w:val="vi-VN"/>
        </w:rPr>
        <w:t xml:space="preserve">Thông tin serial number đang tồn tại kho tạm ứng được hoàn về </w:t>
      </w:r>
    </w:p>
    <w:p w:rsidR="00BC2D2A" w:rsidP="004575E4" w:rsidRDefault="00BC2D2A" w14:paraId="46CC2F21" w14:textId="77777777">
      <w:pPr>
        <w:pStyle w:val="ListParagraph"/>
        <w:numPr>
          <w:ilvl w:val="0"/>
          <w:numId w:val="46"/>
        </w:numPr>
        <w:spacing w:line="276" w:lineRule="auto"/>
        <w:rPr>
          <w:lang w:val="vi-VN" w:eastAsia="x-none"/>
        </w:rPr>
      </w:pPr>
      <w:r>
        <w:rPr>
          <w:lang w:val="vi-VN"/>
        </w:rPr>
        <w:t>Các thông tin của bảng map được thực hiện mapping đầy đủ</w:t>
      </w:r>
      <w:r w:rsidRPr="00617439">
        <w:rPr>
          <w:lang w:val="vi-VN"/>
        </w:rPr>
        <w:t xml:space="preserve"> tại các tocde</w:t>
      </w:r>
    </w:p>
    <w:p w:rsidR="00BC2D2A" w:rsidP="00BC2D2A" w:rsidRDefault="00BC2D2A" w14:paraId="2238E7D2" w14:textId="77777777">
      <w:pPr>
        <w:spacing w:line="276" w:lineRule="auto"/>
        <w:ind w:left="360" w:firstLine="720"/>
        <w:rPr>
          <w:lang w:val="vi-VN"/>
        </w:rPr>
      </w:pPr>
      <w:r w:rsidRPr="00617439">
        <w:rPr>
          <w:lang w:val="vi-VN" w:eastAsia="x-none"/>
        </w:rPr>
        <w:t xml:space="preserve">+ </w:t>
      </w:r>
      <w:r>
        <w:rPr>
          <w:rFonts w:eastAsia="Times New Roman,Times New Roman"/>
          <w:lang w:val="vi-VN"/>
        </w:rPr>
        <w:t>ZPBAC</w:t>
      </w:r>
      <w:r w:rsidRPr="00617439">
        <w:rPr>
          <w:rFonts w:eastAsia="Times New Roman,Times New Roman"/>
          <w:lang w:val="vi-VN"/>
        </w:rPr>
        <w:t xml:space="preserve">: </w:t>
      </w:r>
      <w:r w:rsidRPr="00617439">
        <w:rPr>
          <w:lang w:val="vi-VN"/>
        </w:rPr>
        <w:t>Khai báo bảng map phòng ban core – kho ấn chỉ</w:t>
      </w:r>
    </w:p>
    <w:p w:rsidR="00BC2D2A" w:rsidP="00BC2D2A" w:rsidRDefault="00BC2D2A" w14:paraId="7C222D2A" w14:textId="77777777">
      <w:pPr>
        <w:spacing w:line="276" w:lineRule="auto"/>
        <w:ind w:left="360" w:firstLine="720"/>
      </w:pPr>
      <w:r>
        <w:t xml:space="preserve">+ </w:t>
      </w:r>
      <w:r>
        <w:rPr>
          <w:rFonts w:eastAsia="Times New Roman,Times New Roman"/>
          <w:lang w:val="vi-VN"/>
        </w:rPr>
        <w:t>ZAC</w:t>
      </w:r>
      <w:r>
        <w:rPr>
          <w:rFonts w:eastAsia="Times New Roman,Times New Roman"/>
        </w:rPr>
        <w:t xml:space="preserve">: </w:t>
      </w:r>
      <w:r w:rsidRPr="00617439">
        <w:t>Khai báo bảng map VLAC ERP – CORE</w:t>
      </w:r>
    </w:p>
    <w:p w:rsidR="00BC2D2A" w:rsidP="00BC2D2A" w:rsidRDefault="00BC2D2A" w14:paraId="462BA835" w14:textId="77777777">
      <w:pPr>
        <w:spacing w:line="276" w:lineRule="auto"/>
        <w:ind w:left="360" w:firstLine="720"/>
        <w:rPr>
          <w:rFonts w:eastAsia="Times New Roman,Times New Roman"/>
        </w:rPr>
      </w:pPr>
      <w:r>
        <w:t xml:space="preserve">+ </w:t>
      </w:r>
      <w:r>
        <w:rPr>
          <w:rFonts w:eastAsia="Times New Roman,Times New Roman"/>
          <w:lang w:val="vi-VN"/>
        </w:rPr>
        <w:t>ZMAPRH</w:t>
      </w:r>
      <w:r>
        <w:rPr>
          <w:rFonts w:eastAsia="Times New Roman,Times New Roman"/>
        </w:rPr>
        <w:t>: Khai báo bảng map VL AC rách hỏng</w:t>
      </w:r>
    </w:p>
    <w:p w:rsidR="00BC2D2A" w:rsidP="00BC2D2A" w:rsidRDefault="00BC2D2A" w14:paraId="13E0CE27" w14:textId="77777777">
      <w:pPr>
        <w:spacing w:line="276" w:lineRule="auto"/>
        <w:ind w:left="360" w:firstLine="720"/>
        <w:rPr>
          <w:rFonts w:eastAsia="Times New Roman,Times New Roman"/>
        </w:rPr>
      </w:pPr>
      <w:r>
        <w:rPr>
          <w:rFonts w:eastAsia="Times New Roman,Times New Roman"/>
        </w:rPr>
        <w:t xml:space="preserve">+ </w:t>
      </w:r>
      <w:r>
        <w:rPr>
          <w:rFonts w:eastAsia="Times New Roman,Times New Roman"/>
          <w:lang w:val="vi-VN"/>
        </w:rPr>
        <w:t>ZTTPH</w:t>
      </w:r>
      <w:r>
        <w:rPr>
          <w:rFonts w:eastAsia="Times New Roman,Times New Roman"/>
        </w:rPr>
        <w:t>: Map trạng thái ấn chỉ</w:t>
      </w:r>
    </w:p>
    <w:p w:rsidRPr="00C53039" w:rsidR="00BC2D2A" w:rsidP="00BC2D2A" w:rsidRDefault="00BC2D2A" w14:paraId="325159ED" w14:textId="77777777">
      <w:pPr>
        <w:spacing w:line="276" w:lineRule="auto"/>
        <w:ind w:left="360" w:firstLine="720"/>
        <w:rPr>
          <w:lang w:eastAsia="x-none"/>
        </w:rPr>
      </w:pPr>
      <w:r>
        <w:rPr>
          <w:rFonts w:eastAsia="Times New Roman,Times New Roman"/>
        </w:rPr>
        <w:t xml:space="preserve">+ </w:t>
      </w:r>
      <w:r>
        <w:rPr>
          <w:rFonts w:eastAsia="Times New Roman,Times New Roman"/>
          <w:lang w:val="vi-VN"/>
        </w:rPr>
        <w:t>ZCMM02</w:t>
      </w:r>
      <w:r>
        <w:rPr>
          <w:rFonts w:eastAsia="Times New Roman,Times New Roman"/>
        </w:rPr>
        <w:t xml:space="preserve">: Map </w:t>
      </w:r>
      <w:r w:rsidRPr="00C53039">
        <w:t>Khai báo phòng</w:t>
      </w:r>
      <w:r w:rsidRPr="00C53039">
        <w:rPr>
          <w:lang w:val="vi-VN"/>
        </w:rPr>
        <w:t xml:space="preserve"> ban ghi nhận chi phí</w:t>
      </w:r>
    </w:p>
    <w:p w:rsidRPr="00923816" w:rsidR="00BC2D2A" w:rsidP="00BC2D2A" w:rsidRDefault="00BC2D2A" w14:paraId="75F3B5EE" w14:textId="77777777">
      <w:pPr>
        <w:pStyle w:val="ListParagraph"/>
        <w:numPr>
          <w:ilvl w:val="0"/>
          <w:numId w:val="44"/>
        </w:numPr>
        <w:spacing w:line="276" w:lineRule="auto"/>
        <w:rPr>
          <w:b/>
          <w:bCs/>
          <w:lang w:eastAsia="x-none"/>
        </w:rPr>
      </w:pPr>
      <w:r w:rsidRPr="00923816">
        <w:rPr>
          <w:b/>
          <w:bCs/>
          <w:lang w:eastAsia="x-none"/>
        </w:rPr>
        <w:t>Thực hiện:</w:t>
      </w:r>
    </w:p>
    <w:p w:rsidR="00BC2D2A" w:rsidP="00BC2D2A" w:rsidRDefault="00BC2D2A" w14:paraId="21976DB0" w14:textId="77777777">
      <w:pPr>
        <w:pStyle w:val="ListParagraph"/>
        <w:spacing w:line="276" w:lineRule="auto"/>
        <w:rPr>
          <w:lang w:val="fr-FR" w:eastAsia="x-none"/>
        </w:rPr>
      </w:pPr>
      <w:r w:rsidRPr="00C53039">
        <w:rPr>
          <w:lang w:val="fr-FR" w:eastAsia="x-none"/>
        </w:rPr>
        <w:t xml:space="preserve">T-code: </w:t>
      </w:r>
      <w:r>
        <w:rPr>
          <w:lang w:val="vi-VN"/>
        </w:rPr>
        <w:t>Z_TH_HUAC</w:t>
      </w:r>
      <w:r>
        <w:rPr>
          <w:lang w:val="fr-FR" w:eastAsia="x-none"/>
        </w:rPr>
        <w:t>.</w:t>
      </w:r>
    </w:p>
    <w:p w:rsidRPr="00C53039" w:rsidR="00BC2D2A" w:rsidP="00BC2D2A" w:rsidRDefault="00BC2D2A" w14:paraId="4957C716" w14:textId="77777777">
      <w:pPr>
        <w:pStyle w:val="ListParagraph"/>
        <w:spacing w:line="276" w:lineRule="auto"/>
        <w:rPr>
          <w:lang w:val="fr-FR" w:eastAsia="x-none"/>
        </w:rPr>
      </w:pPr>
      <w:r>
        <w:rPr>
          <w:lang w:val="fr-FR" w:eastAsia="x-none"/>
        </w:rPr>
        <w:t>Hệ thống mặc định ngày chạy ngày hiện tại</w:t>
      </w:r>
    </w:p>
    <w:p w:rsidRPr="00923816" w:rsidR="00BC2D2A" w:rsidP="00BC2D2A" w:rsidRDefault="00BC2D2A" w14:paraId="477D8224" w14:textId="77777777">
      <w:pPr>
        <w:pStyle w:val="ListParagraph"/>
        <w:numPr>
          <w:ilvl w:val="0"/>
          <w:numId w:val="44"/>
        </w:numPr>
        <w:spacing w:line="276" w:lineRule="auto"/>
        <w:rPr>
          <w:b/>
          <w:bCs/>
          <w:lang w:eastAsia="x-none"/>
        </w:rPr>
      </w:pPr>
      <w:r w:rsidRPr="00923816">
        <w:rPr>
          <w:b/>
          <w:bCs/>
          <w:lang w:eastAsia="x-none"/>
        </w:rPr>
        <w:t xml:space="preserve">Kết quả: </w:t>
      </w:r>
    </w:p>
    <w:p w:rsidRPr="00D7346B" w:rsidR="00BC2D2A" w:rsidP="00BC2D2A" w:rsidRDefault="00BC2D2A" w14:paraId="34F66F2D" w14:textId="77777777">
      <w:pPr>
        <w:pStyle w:val="NoSpacing"/>
        <w:spacing w:line="276" w:lineRule="auto"/>
        <w:ind w:firstLine="720"/>
      </w:pPr>
      <w:r w:rsidRPr="00D7346B">
        <w:t>+ Dữ liệu bút toán và thông tin serial number được hoàn ứng về được ghi nhận.</w:t>
      </w:r>
    </w:p>
    <w:p w:rsidR="00BC2D2A" w:rsidP="00BC2D2A" w:rsidRDefault="00BC2D2A" w14:paraId="6D13F1DA" w14:textId="77777777">
      <w:pPr>
        <w:pStyle w:val="NoSpacing"/>
        <w:spacing w:line="276" w:lineRule="auto"/>
        <w:ind w:left="720"/>
      </w:pPr>
      <w:r w:rsidRPr="00D7346B">
        <w:t>+ Người dùng có thể tìm lại giao dịch tại màn hình migo</w:t>
      </w:r>
    </w:p>
    <w:p w:rsidR="00BC2D2A" w:rsidP="00BC2D2A" w:rsidRDefault="00BC2D2A" w14:paraId="3132369A" w14:textId="77777777">
      <w:pPr>
        <w:pStyle w:val="NoSpacing"/>
        <w:spacing w:line="276" w:lineRule="auto"/>
        <w:ind w:left="720"/>
      </w:pPr>
      <w:r w:rsidRPr="002134AE">
        <w:t>+ Dữ liệu được lưu t</w:t>
      </w:r>
      <w:r>
        <w:t xml:space="preserve">ại các bảng: </w:t>
      </w:r>
    </w:p>
    <w:p w:rsidR="00BC2D2A" w:rsidP="00BC2D2A" w:rsidRDefault="00BC2D2A" w14:paraId="6E6575E7" w14:textId="77777777">
      <w:pPr>
        <w:pStyle w:val="NoSpacing"/>
        <w:spacing w:line="276" w:lineRule="auto"/>
        <w:ind w:left="720" w:firstLine="720"/>
      </w:pPr>
      <w:r w:rsidRPr="002134AE">
        <w:t>ZTB_SIG_STG_HUAC</w:t>
      </w:r>
    </w:p>
    <w:p w:rsidRPr="002134AE" w:rsidR="00BC2D2A" w:rsidP="00BC2D2A" w:rsidRDefault="00BC2D2A" w14:paraId="45691574" w14:textId="77777777">
      <w:pPr>
        <w:pStyle w:val="NoSpacing"/>
        <w:spacing w:line="276" w:lineRule="auto"/>
        <w:ind w:left="720" w:firstLine="720"/>
      </w:pPr>
      <w:r w:rsidRPr="002134AE">
        <w:t>ZTB_SIG_HIS_HUAC</w:t>
      </w:r>
    </w:p>
    <w:p w:rsidRPr="002E626F" w:rsidR="00BC2D2A" w:rsidP="00E90643" w:rsidRDefault="00BC2D2A" w14:paraId="6B68EAC4" w14:textId="77777777">
      <w:pPr>
        <w:pStyle w:val="Heading4"/>
        <w:numPr>
          <w:ilvl w:val="1"/>
          <w:numId w:val="35"/>
        </w:numPr>
        <w:spacing w:line="295" w:lineRule="auto"/>
        <w:jc w:val="both"/>
        <w:rPr>
          <w:sz w:val="26"/>
          <w:szCs w:val="26"/>
        </w:rPr>
      </w:pPr>
      <w:r w:rsidRPr="00E90643">
        <w:rPr>
          <w:sz w:val="26"/>
          <w:szCs w:val="26"/>
        </w:rPr>
        <w:t>Tích hợp Xuất phát hành và ghi nhận chi phí</w:t>
      </w:r>
    </w:p>
    <w:p w:rsidR="00BC2D2A" w:rsidP="00BC2D2A" w:rsidRDefault="00BC2D2A" w14:paraId="33034310" w14:textId="77777777">
      <w:pPr>
        <w:pStyle w:val="ListParagraph"/>
        <w:numPr>
          <w:ilvl w:val="0"/>
          <w:numId w:val="44"/>
        </w:numPr>
        <w:spacing w:line="276" w:lineRule="auto"/>
        <w:rPr>
          <w:lang w:eastAsia="x-none"/>
        </w:rPr>
      </w:pPr>
      <w:r w:rsidRPr="00923816">
        <w:rPr>
          <w:b/>
          <w:bCs/>
          <w:lang w:eastAsia="x-none"/>
        </w:rPr>
        <w:t>Điều kiện:</w:t>
      </w:r>
      <w:r w:rsidRPr="00923816">
        <w:rPr>
          <w:lang w:eastAsia="x-none"/>
        </w:rPr>
        <w:t xml:space="preserve"> </w:t>
      </w:r>
    </w:p>
    <w:p w:rsidR="00BC2D2A" w:rsidP="004575E4" w:rsidRDefault="00BC2D2A" w14:paraId="1F3078FB" w14:textId="77777777">
      <w:pPr>
        <w:pStyle w:val="ListParagraph"/>
        <w:numPr>
          <w:ilvl w:val="0"/>
          <w:numId w:val="46"/>
        </w:numPr>
        <w:spacing w:line="276" w:lineRule="auto"/>
        <w:rPr>
          <w:lang w:val="vi-VN" w:eastAsia="x-none"/>
        </w:rPr>
      </w:pPr>
      <w:r w:rsidRPr="000B2133">
        <w:rPr>
          <w:lang w:val="vi-VN"/>
        </w:rPr>
        <w:t>Thông tin serial number được tồn tại tại kho tạm ứng</w:t>
      </w:r>
    </w:p>
    <w:p w:rsidR="00BC2D2A" w:rsidP="004575E4" w:rsidRDefault="00BC2D2A" w14:paraId="219E098E" w14:textId="77777777">
      <w:pPr>
        <w:pStyle w:val="ListParagraph"/>
        <w:numPr>
          <w:ilvl w:val="0"/>
          <w:numId w:val="46"/>
        </w:numPr>
        <w:spacing w:line="276" w:lineRule="auto"/>
        <w:rPr>
          <w:lang w:val="vi-VN" w:eastAsia="x-none"/>
        </w:rPr>
      </w:pPr>
      <w:r>
        <w:rPr>
          <w:lang w:val="vi-VN"/>
        </w:rPr>
        <w:t>Các thông tin của bảng map được thực hiện mapping đầy đủ</w:t>
      </w:r>
      <w:r w:rsidRPr="00617439">
        <w:rPr>
          <w:lang w:val="vi-VN"/>
        </w:rPr>
        <w:t xml:space="preserve"> tại các tocde</w:t>
      </w:r>
      <w:r>
        <w:t>:</w:t>
      </w:r>
    </w:p>
    <w:p w:rsidR="00BC2D2A" w:rsidP="00BC2D2A" w:rsidRDefault="00BC2D2A" w14:paraId="46E1544B" w14:textId="77777777">
      <w:pPr>
        <w:spacing w:line="276" w:lineRule="auto"/>
        <w:ind w:left="360" w:firstLine="720"/>
        <w:rPr>
          <w:lang w:val="vi-VN"/>
        </w:rPr>
      </w:pPr>
      <w:r w:rsidRPr="00617439">
        <w:rPr>
          <w:lang w:val="vi-VN" w:eastAsia="x-none"/>
        </w:rPr>
        <w:t xml:space="preserve">+ </w:t>
      </w:r>
      <w:r>
        <w:rPr>
          <w:rFonts w:eastAsia="Times New Roman,Times New Roman"/>
          <w:lang w:val="vi-VN"/>
        </w:rPr>
        <w:t>ZPBAC</w:t>
      </w:r>
      <w:r w:rsidRPr="00617439">
        <w:rPr>
          <w:rFonts w:eastAsia="Times New Roman,Times New Roman"/>
          <w:lang w:val="vi-VN"/>
        </w:rPr>
        <w:t xml:space="preserve">: </w:t>
      </w:r>
      <w:r w:rsidRPr="00617439">
        <w:rPr>
          <w:lang w:val="vi-VN"/>
        </w:rPr>
        <w:t>Khai báo bảng map phòng ban core – kho ấn chỉ</w:t>
      </w:r>
    </w:p>
    <w:p w:rsidR="00BC2D2A" w:rsidP="00BC2D2A" w:rsidRDefault="00BC2D2A" w14:paraId="4D6B9491" w14:textId="77777777">
      <w:pPr>
        <w:spacing w:line="276" w:lineRule="auto"/>
        <w:ind w:left="360" w:firstLine="720"/>
      </w:pPr>
      <w:r>
        <w:t xml:space="preserve">+ </w:t>
      </w:r>
      <w:r>
        <w:rPr>
          <w:rFonts w:eastAsia="Times New Roman,Times New Roman"/>
          <w:lang w:val="vi-VN"/>
        </w:rPr>
        <w:t>ZAC</w:t>
      </w:r>
      <w:r>
        <w:rPr>
          <w:rFonts w:eastAsia="Times New Roman,Times New Roman"/>
        </w:rPr>
        <w:t xml:space="preserve">: </w:t>
      </w:r>
      <w:r w:rsidRPr="00617439">
        <w:t>Khai báo bảng map VLAC ERP – CORE</w:t>
      </w:r>
    </w:p>
    <w:p w:rsidR="00BC2D2A" w:rsidP="00BC2D2A" w:rsidRDefault="00BC2D2A" w14:paraId="332F57EB" w14:textId="77777777">
      <w:pPr>
        <w:spacing w:line="276" w:lineRule="auto"/>
        <w:ind w:left="360" w:firstLine="720"/>
        <w:rPr>
          <w:rFonts w:eastAsia="Times New Roman,Times New Roman"/>
        </w:rPr>
      </w:pPr>
      <w:r>
        <w:t xml:space="preserve">+ </w:t>
      </w:r>
      <w:r>
        <w:rPr>
          <w:rFonts w:eastAsia="Times New Roman,Times New Roman"/>
          <w:lang w:val="vi-VN"/>
        </w:rPr>
        <w:t>ZMAPRH</w:t>
      </w:r>
      <w:r>
        <w:rPr>
          <w:rFonts w:eastAsia="Times New Roman,Times New Roman"/>
        </w:rPr>
        <w:t>: Khai báo bảng map VL AC rách hỏng</w:t>
      </w:r>
    </w:p>
    <w:p w:rsidR="00BC2D2A" w:rsidP="00BC2D2A" w:rsidRDefault="00BC2D2A" w14:paraId="3A4C92A9" w14:textId="77777777">
      <w:pPr>
        <w:spacing w:line="276" w:lineRule="auto"/>
        <w:ind w:left="360" w:firstLine="720"/>
        <w:rPr>
          <w:rFonts w:eastAsia="Times New Roman,Times New Roman"/>
        </w:rPr>
      </w:pPr>
      <w:r>
        <w:rPr>
          <w:rFonts w:eastAsia="Times New Roman,Times New Roman"/>
        </w:rPr>
        <w:t xml:space="preserve">+ </w:t>
      </w:r>
      <w:r>
        <w:rPr>
          <w:rFonts w:eastAsia="Times New Roman,Times New Roman"/>
          <w:lang w:val="vi-VN"/>
        </w:rPr>
        <w:t>ZTTPH</w:t>
      </w:r>
      <w:r>
        <w:rPr>
          <w:rFonts w:eastAsia="Times New Roman,Times New Roman"/>
        </w:rPr>
        <w:t>: Map trạng thái ấn chỉ</w:t>
      </w:r>
    </w:p>
    <w:p w:rsidRPr="00C53039" w:rsidR="00BC2D2A" w:rsidP="00BC2D2A" w:rsidRDefault="00BC2D2A" w14:paraId="26A33164" w14:textId="77777777">
      <w:pPr>
        <w:spacing w:line="276" w:lineRule="auto"/>
        <w:ind w:left="360" w:firstLine="720"/>
        <w:rPr>
          <w:lang w:eastAsia="x-none"/>
        </w:rPr>
      </w:pPr>
      <w:r>
        <w:rPr>
          <w:rFonts w:eastAsia="Times New Roman,Times New Roman"/>
        </w:rPr>
        <w:t xml:space="preserve">+ </w:t>
      </w:r>
      <w:r>
        <w:rPr>
          <w:rFonts w:eastAsia="Times New Roman,Times New Roman"/>
          <w:lang w:val="vi-VN"/>
        </w:rPr>
        <w:t>ZCMM02</w:t>
      </w:r>
      <w:r>
        <w:rPr>
          <w:rFonts w:eastAsia="Times New Roman,Times New Roman"/>
        </w:rPr>
        <w:t xml:space="preserve">: Map </w:t>
      </w:r>
      <w:r w:rsidRPr="00C53039">
        <w:t>Khai báo phòng</w:t>
      </w:r>
      <w:r w:rsidRPr="00C53039">
        <w:rPr>
          <w:lang w:val="vi-VN"/>
        </w:rPr>
        <w:t xml:space="preserve"> ban ghi nhận chi phí</w:t>
      </w:r>
    </w:p>
    <w:p w:rsidRPr="00923816" w:rsidR="00BC2D2A" w:rsidP="00BC2D2A" w:rsidRDefault="00BC2D2A" w14:paraId="5DAA948E" w14:textId="77777777">
      <w:pPr>
        <w:pStyle w:val="ListParagraph"/>
        <w:numPr>
          <w:ilvl w:val="0"/>
          <w:numId w:val="44"/>
        </w:numPr>
        <w:spacing w:line="276" w:lineRule="auto"/>
        <w:rPr>
          <w:b/>
          <w:bCs/>
          <w:lang w:eastAsia="x-none"/>
        </w:rPr>
      </w:pPr>
      <w:r w:rsidRPr="00923816">
        <w:rPr>
          <w:b/>
          <w:bCs/>
          <w:lang w:eastAsia="x-none"/>
        </w:rPr>
        <w:t>Thực hiện:</w:t>
      </w:r>
    </w:p>
    <w:p w:rsidR="00BC2D2A" w:rsidP="00BC2D2A" w:rsidRDefault="00BC2D2A" w14:paraId="7411F382" w14:textId="77777777">
      <w:pPr>
        <w:pStyle w:val="ListParagraph"/>
        <w:spacing w:line="276" w:lineRule="auto"/>
        <w:rPr>
          <w:lang w:val="fr-FR" w:eastAsia="x-none"/>
        </w:rPr>
      </w:pPr>
      <w:r w:rsidRPr="00C53039">
        <w:rPr>
          <w:lang w:val="fr-FR" w:eastAsia="x-none"/>
        </w:rPr>
        <w:t xml:space="preserve">T-code: </w:t>
      </w:r>
      <w:r>
        <w:rPr>
          <w:lang w:val="vi-VN"/>
        </w:rPr>
        <w:t>Z_TH_PHAC</w:t>
      </w:r>
    </w:p>
    <w:p w:rsidRPr="00C53039" w:rsidR="00BC2D2A" w:rsidP="00BC2D2A" w:rsidRDefault="00BC2D2A" w14:paraId="6FB7BFF4" w14:textId="77777777">
      <w:pPr>
        <w:pStyle w:val="ListParagraph"/>
        <w:spacing w:line="276" w:lineRule="auto"/>
        <w:rPr>
          <w:lang w:val="fr-FR" w:eastAsia="x-none"/>
        </w:rPr>
      </w:pPr>
      <w:r>
        <w:rPr>
          <w:lang w:val="fr-FR" w:eastAsia="x-none"/>
        </w:rPr>
        <w:t>Thực hiện chọn ngày chạy tích hợp dữ liệu</w:t>
      </w:r>
    </w:p>
    <w:p w:rsidRPr="00923816" w:rsidR="00BC2D2A" w:rsidP="00BC2D2A" w:rsidRDefault="00BC2D2A" w14:paraId="774BEC0C" w14:textId="77777777">
      <w:pPr>
        <w:pStyle w:val="ListParagraph"/>
        <w:numPr>
          <w:ilvl w:val="0"/>
          <w:numId w:val="44"/>
        </w:numPr>
        <w:spacing w:line="276" w:lineRule="auto"/>
        <w:rPr>
          <w:b/>
          <w:bCs/>
          <w:lang w:eastAsia="x-none"/>
        </w:rPr>
      </w:pPr>
      <w:r w:rsidRPr="00923816">
        <w:rPr>
          <w:b/>
          <w:bCs/>
          <w:lang w:eastAsia="x-none"/>
        </w:rPr>
        <w:t xml:space="preserve">Kết quả: </w:t>
      </w:r>
    </w:p>
    <w:p w:rsidRPr="00D7346B" w:rsidR="00BC2D2A" w:rsidP="00BC2D2A" w:rsidRDefault="00BC2D2A" w14:paraId="36AB84AB" w14:textId="77777777">
      <w:pPr>
        <w:pStyle w:val="NoSpacing"/>
        <w:spacing w:line="276" w:lineRule="auto"/>
        <w:ind w:firstLine="720"/>
      </w:pPr>
      <w:r w:rsidRPr="00D7346B">
        <w:t>+ Dữ liệu bút toán và thông tin serial number được hoàn ứng về được ghi nhận.</w:t>
      </w:r>
    </w:p>
    <w:p w:rsidR="00BC2D2A" w:rsidP="00BC2D2A" w:rsidRDefault="00BC2D2A" w14:paraId="6D0D54C8" w14:textId="77777777">
      <w:pPr>
        <w:pStyle w:val="NoSpacing"/>
        <w:spacing w:line="276" w:lineRule="auto"/>
        <w:ind w:left="720"/>
      </w:pPr>
      <w:r w:rsidRPr="00D7346B">
        <w:t>+ Người dùng có thể tìm lại giao dịch tại màn hình migo</w:t>
      </w:r>
    </w:p>
    <w:p w:rsidRPr="00A01568" w:rsidR="00BC2D2A" w:rsidP="00BC2D2A" w:rsidRDefault="00BC2D2A" w14:paraId="337A737E" w14:textId="77777777">
      <w:pPr>
        <w:pStyle w:val="NoSpacing"/>
        <w:spacing w:line="276" w:lineRule="auto"/>
        <w:ind w:left="720"/>
      </w:pPr>
      <w:r w:rsidRPr="00A01568">
        <w:t>+ Dữ liệu được lưu t</w:t>
      </w:r>
      <w:r>
        <w:t xml:space="preserve">ại các bảng: </w:t>
      </w:r>
    </w:p>
    <w:p w:rsidR="00BC2D2A" w:rsidP="00BC2D2A" w:rsidRDefault="00BC2D2A" w14:paraId="7BAD85E8" w14:textId="325C5AC3">
      <w:pPr>
        <w:pStyle w:val="NoSpacing"/>
        <w:spacing w:line="276" w:lineRule="auto"/>
        <w:ind w:left="720" w:firstLine="720"/>
      </w:pPr>
      <w:r w:rsidRPr="00F7570A">
        <w:t>ZTB_SIG_STG_PHAC</w:t>
      </w:r>
    </w:p>
    <w:p w:rsidRPr="00A01568" w:rsidR="00BC2D2A" w:rsidP="00BC2D2A" w:rsidRDefault="00BC2D2A" w14:paraId="5C2030AD" w14:textId="77777777">
      <w:pPr>
        <w:pStyle w:val="NoSpacing"/>
        <w:spacing w:line="276" w:lineRule="auto"/>
        <w:ind w:left="720" w:firstLine="720"/>
      </w:pPr>
      <w:r w:rsidRPr="00F7570A">
        <w:t>ZTB_SIG_HIS_PHAC</w:t>
      </w:r>
    </w:p>
    <w:p w:rsidR="00076C9C" w:rsidP="00E90643" w:rsidRDefault="00076C9C" w14:paraId="6E68523C" w14:textId="16344EE3">
      <w:pPr>
        <w:pStyle w:val="Heading3"/>
        <w:numPr>
          <w:ilvl w:val="0"/>
          <w:numId w:val="35"/>
        </w:numPr>
      </w:pPr>
      <w:bookmarkStart w:name="_Toc101880865" w:id="270"/>
      <w:r>
        <w:t>MỘT SỐ LỖI TÍCH HỢP VÀ CÁCH XỬ LÝ</w:t>
      </w:r>
      <w:bookmarkEnd w:id="270"/>
    </w:p>
    <w:p w:rsidRPr="002A6590" w:rsidR="00911383" w:rsidP="00E90643" w:rsidRDefault="00911383" w14:paraId="3327BD36" w14:textId="77777777">
      <w:pPr>
        <w:pStyle w:val="Heading4"/>
        <w:numPr>
          <w:ilvl w:val="1"/>
          <w:numId w:val="35"/>
        </w:numPr>
        <w:spacing w:line="295" w:lineRule="auto"/>
        <w:jc w:val="both"/>
        <w:rPr>
          <w:sz w:val="26"/>
          <w:szCs w:val="26"/>
        </w:rPr>
      </w:pPr>
      <w:commentRangeStart w:id="271"/>
      <w:r w:rsidRPr="002A6590">
        <w:rPr>
          <w:sz w:val="26"/>
          <w:szCs w:val="26"/>
        </w:rPr>
        <w:t>Lỗi tích hợp trên các bảng lưu lỗi</w:t>
      </w:r>
      <w:commentRangeEnd w:id="271"/>
      <w:r w:rsidRPr="00BC2D2A" w:rsidR="008A6F55">
        <w:rPr>
          <w:sz w:val="26"/>
          <w:szCs w:val="26"/>
        </w:rPr>
        <w:commentReference w:id="271"/>
      </w:r>
    </w:p>
    <w:p w:rsidR="009C13A6" w:rsidP="00BE537D" w:rsidRDefault="009C13A6" w14:paraId="16928C5F" w14:textId="77777777">
      <w:pPr>
        <w:spacing w:line="295" w:lineRule="auto"/>
        <w:ind w:firstLine="360"/>
        <w:rPr>
          <w:lang w:eastAsia="x-none"/>
        </w:rPr>
      </w:pPr>
      <w:r>
        <w:rPr>
          <w:lang w:eastAsia="x-none"/>
        </w:rPr>
        <w:t xml:space="preserve">Các lỗi tích hợp phát sinh có thể được thông báo ngay khi cán bộ vận hành thủ công chương trình tích hợp, hoặc được lưu </w:t>
      </w:r>
      <w:r w:rsidR="00356AAE">
        <w:rPr>
          <w:lang w:eastAsia="x-none"/>
        </w:rPr>
        <w:t xml:space="preserve">trong bảng Log (ZTB_TH_LOGGING), hoặc bảng </w:t>
      </w:r>
      <w:r w:rsidR="00356AAE">
        <w:rPr>
          <w:lang w:eastAsia="x-none"/>
        </w:rPr>
        <w:t>ZTB_HIS_PHAC với tích hợp phát hành ấn chỉ, bảng ZTB_STG_TUAC với tích hợp tạm ứng ấn chỉ.</w:t>
      </w:r>
    </w:p>
    <w:p w:rsidR="009C13A6" w:rsidP="00911383" w:rsidRDefault="009C13A6" w14:paraId="0F1FE47E" w14:textId="77777777">
      <w:pPr>
        <w:spacing w:line="295" w:lineRule="auto"/>
        <w:rPr>
          <w:lang w:eastAsia="x-none"/>
        </w:rPr>
      </w:pPr>
      <w:r>
        <w:rPr>
          <w:lang w:eastAsia="x-none"/>
        </w:rPr>
        <w:t xml:space="preserve">Cán bộ phụ trách kiểm tra các lỗi phát sinh trên </w:t>
      </w:r>
      <w:r w:rsidR="007D354C">
        <w:rPr>
          <w:lang w:eastAsia="x-none"/>
        </w:rPr>
        <w:t>bảng Log, xác định nguyên nhân và xử lý.</w:t>
      </w:r>
    </w:p>
    <w:tbl>
      <w:tblPr>
        <w:tblW w:w="5000" w:type="pct"/>
        <w:tblLook w:val="04A0" w:firstRow="1" w:lastRow="0" w:firstColumn="1" w:lastColumn="0" w:noHBand="0" w:noVBand="1"/>
      </w:tblPr>
      <w:tblGrid>
        <w:gridCol w:w="670"/>
        <w:gridCol w:w="1990"/>
        <w:gridCol w:w="2831"/>
        <w:gridCol w:w="3571"/>
      </w:tblGrid>
      <w:tr w:rsidRPr="00EC4577" w:rsidR="00F507B6" w:rsidTr="00356AAE" w14:paraId="152F10A3" w14:textId="77777777">
        <w:trPr>
          <w:trHeight w:val="315"/>
          <w:tblHeader/>
        </w:trPr>
        <w:tc>
          <w:tcPr>
            <w:tcW w:w="361" w:type="pct"/>
            <w:tcBorders>
              <w:top w:val="single" w:color="auto" w:sz="4" w:space="0"/>
              <w:left w:val="single" w:color="auto" w:sz="4" w:space="0"/>
              <w:bottom w:val="single" w:color="auto" w:sz="4" w:space="0"/>
              <w:right w:val="single" w:color="auto" w:sz="4" w:space="0"/>
            </w:tcBorders>
            <w:shd w:val="clear" w:color="000000" w:fill="C0C0C0"/>
            <w:hideMark/>
          </w:tcPr>
          <w:p w:rsidRPr="00EC4577" w:rsidR="00F507B6" w:rsidP="00911383" w:rsidRDefault="00F507B6" w14:paraId="558D704B" w14:textId="77777777">
            <w:pPr>
              <w:spacing w:before="0" w:after="0" w:line="295" w:lineRule="auto"/>
              <w:jc w:val="center"/>
              <w:rPr>
                <w:b/>
                <w:bCs/>
                <w:lang w:bidi="lo-LA"/>
              </w:rPr>
            </w:pPr>
            <w:r w:rsidRPr="00EC4577">
              <w:rPr>
                <w:b/>
                <w:bCs/>
                <w:lang w:bidi="lo-LA"/>
              </w:rPr>
              <w:t>STT</w:t>
            </w:r>
          </w:p>
        </w:tc>
        <w:tc>
          <w:tcPr>
            <w:tcW w:w="1101" w:type="pct"/>
            <w:tcBorders>
              <w:top w:val="single" w:color="auto" w:sz="4" w:space="0"/>
              <w:left w:val="nil"/>
              <w:bottom w:val="single" w:color="auto" w:sz="4" w:space="0"/>
              <w:right w:val="single" w:color="auto" w:sz="4" w:space="0"/>
            </w:tcBorders>
            <w:shd w:val="clear" w:color="000000" w:fill="C0C0C0"/>
            <w:hideMark/>
          </w:tcPr>
          <w:p w:rsidRPr="00EC4577" w:rsidR="00F507B6" w:rsidP="00911383" w:rsidRDefault="00F507B6" w14:paraId="2E19C1C4" w14:textId="77777777">
            <w:pPr>
              <w:spacing w:before="0" w:after="0" w:line="295" w:lineRule="auto"/>
              <w:jc w:val="center"/>
              <w:rPr>
                <w:b/>
                <w:bCs/>
                <w:lang w:bidi="lo-LA"/>
              </w:rPr>
            </w:pPr>
            <w:r w:rsidRPr="00EC4577">
              <w:rPr>
                <w:b/>
                <w:bCs/>
                <w:lang w:bidi="lo-LA"/>
              </w:rPr>
              <w:t>Thông báo lỗi</w:t>
            </w:r>
          </w:p>
        </w:tc>
        <w:tc>
          <w:tcPr>
            <w:tcW w:w="1565" w:type="pct"/>
            <w:tcBorders>
              <w:top w:val="single" w:color="auto" w:sz="4" w:space="0"/>
              <w:left w:val="nil"/>
              <w:bottom w:val="single" w:color="auto" w:sz="4" w:space="0"/>
              <w:right w:val="single" w:color="auto" w:sz="4" w:space="0"/>
            </w:tcBorders>
            <w:shd w:val="clear" w:color="000000" w:fill="C0C0C0"/>
            <w:hideMark/>
          </w:tcPr>
          <w:p w:rsidRPr="00EC4577" w:rsidR="00F507B6" w:rsidP="00911383" w:rsidRDefault="00F507B6" w14:paraId="2D2B51D9" w14:textId="77777777">
            <w:pPr>
              <w:spacing w:before="0" w:after="0" w:line="295" w:lineRule="auto"/>
              <w:jc w:val="center"/>
              <w:rPr>
                <w:b/>
                <w:bCs/>
                <w:lang w:bidi="lo-LA"/>
              </w:rPr>
            </w:pPr>
            <w:r w:rsidRPr="00EC4577">
              <w:rPr>
                <w:b/>
                <w:bCs/>
                <w:lang w:bidi="lo-LA"/>
              </w:rPr>
              <w:t>Diễn giải</w:t>
            </w:r>
          </w:p>
        </w:tc>
        <w:tc>
          <w:tcPr>
            <w:tcW w:w="1973" w:type="pct"/>
            <w:tcBorders>
              <w:top w:val="single" w:color="auto" w:sz="4" w:space="0"/>
              <w:left w:val="nil"/>
              <w:bottom w:val="single" w:color="auto" w:sz="4" w:space="0"/>
              <w:right w:val="single" w:color="auto" w:sz="4" w:space="0"/>
            </w:tcBorders>
            <w:shd w:val="clear" w:color="000000" w:fill="C0C0C0"/>
            <w:hideMark/>
          </w:tcPr>
          <w:p w:rsidRPr="00EC4577" w:rsidR="00F507B6" w:rsidP="00911383" w:rsidRDefault="00F507B6" w14:paraId="71EFBCE8" w14:textId="77777777">
            <w:pPr>
              <w:spacing w:before="0" w:after="0" w:line="295" w:lineRule="auto"/>
              <w:jc w:val="center"/>
              <w:rPr>
                <w:b/>
                <w:bCs/>
                <w:lang w:bidi="lo-LA"/>
              </w:rPr>
            </w:pPr>
            <w:r w:rsidRPr="00EC4577">
              <w:rPr>
                <w:b/>
                <w:bCs/>
                <w:lang w:bidi="lo-LA"/>
              </w:rPr>
              <w:t>Cách xử lý</w:t>
            </w:r>
          </w:p>
        </w:tc>
      </w:tr>
      <w:tr w:rsidRPr="00EC4577" w:rsidR="00F507B6" w:rsidTr="00356AAE" w14:paraId="19CC2793" w14:textId="77777777">
        <w:trPr>
          <w:trHeight w:val="945"/>
        </w:trPr>
        <w:tc>
          <w:tcPr>
            <w:tcW w:w="361" w:type="pct"/>
            <w:tcBorders>
              <w:top w:val="nil"/>
              <w:left w:val="single" w:color="auto" w:sz="4" w:space="0"/>
              <w:bottom w:val="single" w:color="auto" w:sz="4" w:space="0"/>
              <w:right w:val="single" w:color="auto" w:sz="4" w:space="0"/>
            </w:tcBorders>
            <w:shd w:val="clear" w:color="auto" w:fill="auto"/>
            <w:hideMark/>
          </w:tcPr>
          <w:p w:rsidRPr="00EC4577" w:rsidR="00F507B6" w:rsidP="00911383" w:rsidRDefault="00F507B6" w14:paraId="499DF689" w14:textId="77777777">
            <w:pPr>
              <w:spacing w:before="0" w:after="0" w:line="295" w:lineRule="auto"/>
              <w:jc w:val="right"/>
              <w:rPr>
                <w:lang w:bidi="lo-LA"/>
              </w:rPr>
            </w:pPr>
            <w:r w:rsidRPr="00EC4577">
              <w:rPr>
                <w:lang w:bidi="lo-LA"/>
              </w:rPr>
              <w:t>1</w:t>
            </w:r>
          </w:p>
        </w:tc>
        <w:tc>
          <w:tcPr>
            <w:tcW w:w="1101" w:type="pct"/>
            <w:tcBorders>
              <w:top w:val="nil"/>
              <w:left w:val="nil"/>
              <w:bottom w:val="single" w:color="auto" w:sz="4" w:space="0"/>
              <w:right w:val="single" w:color="auto" w:sz="4" w:space="0"/>
            </w:tcBorders>
            <w:shd w:val="clear" w:color="auto" w:fill="auto"/>
            <w:hideMark/>
          </w:tcPr>
          <w:p w:rsidRPr="00EC4577" w:rsidR="00F507B6" w:rsidP="00911383" w:rsidRDefault="00F507B6" w14:paraId="4C07BDE3" w14:textId="77777777">
            <w:pPr>
              <w:spacing w:before="0" w:after="0" w:line="295" w:lineRule="auto"/>
              <w:rPr>
                <w:lang w:bidi="lo-LA"/>
              </w:rPr>
            </w:pPr>
            <w:r w:rsidRPr="00EC4577">
              <w:rPr>
                <w:lang w:bidi="lo-LA"/>
              </w:rPr>
              <w:t>XXX không tồn tại config ratio (Chi tiết Mã BRN.Mã Currency)</w:t>
            </w:r>
          </w:p>
        </w:tc>
        <w:tc>
          <w:tcPr>
            <w:tcW w:w="1565" w:type="pct"/>
            <w:tcBorders>
              <w:top w:val="nil"/>
              <w:left w:val="nil"/>
              <w:bottom w:val="single" w:color="auto" w:sz="4" w:space="0"/>
              <w:right w:val="single" w:color="auto" w:sz="4" w:space="0"/>
            </w:tcBorders>
            <w:shd w:val="clear" w:color="auto" w:fill="auto"/>
            <w:hideMark/>
          </w:tcPr>
          <w:p w:rsidRPr="00EC4577" w:rsidR="00F507B6" w:rsidP="00911383" w:rsidRDefault="00F507B6" w14:paraId="600C7851" w14:textId="77777777">
            <w:pPr>
              <w:spacing w:before="0" w:after="0" w:line="295" w:lineRule="auto"/>
              <w:rPr>
                <w:lang w:bidi="lo-LA"/>
              </w:rPr>
            </w:pPr>
            <w:r w:rsidRPr="00EC4577">
              <w:rPr>
                <w:lang w:bidi="lo-LA"/>
              </w:rPr>
              <w:t>Loại tỷ giá Buy/Sell của chi nhánh chưa được khai báo Ratio cho mã loại tiền đó</w:t>
            </w:r>
          </w:p>
        </w:tc>
        <w:tc>
          <w:tcPr>
            <w:tcW w:w="1973" w:type="pct"/>
            <w:tcBorders>
              <w:top w:val="nil"/>
              <w:left w:val="nil"/>
              <w:bottom w:val="single" w:color="auto" w:sz="4" w:space="0"/>
              <w:right w:val="single" w:color="auto" w:sz="4" w:space="0"/>
            </w:tcBorders>
            <w:shd w:val="clear" w:color="auto" w:fill="auto"/>
            <w:hideMark/>
          </w:tcPr>
          <w:p w:rsidR="00F507B6" w:rsidP="00911383" w:rsidRDefault="00F507B6" w14:paraId="5970A6DF" w14:textId="77777777">
            <w:pPr>
              <w:spacing w:before="0" w:after="0" w:line="295" w:lineRule="auto"/>
              <w:rPr>
                <w:lang w:bidi="lo-LA"/>
              </w:rPr>
            </w:pPr>
            <w:r w:rsidRPr="00EC4577">
              <w:rPr>
                <w:lang w:bidi="lo-LA"/>
              </w:rPr>
              <w:t xml:space="preserve">Bổ sung Config tại: </w:t>
            </w:r>
          </w:p>
          <w:p w:rsidRPr="00EC4577" w:rsidR="00F507B6" w:rsidP="00911383" w:rsidRDefault="00F507B6" w14:paraId="51BEA4FC" w14:textId="77777777">
            <w:pPr>
              <w:spacing w:before="0" w:after="0" w:line="295" w:lineRule="auto"/>
              <w:rPr>
                <w:lang w:bidi="lo-LA"/>
              </w:rPr>
            </w:pPr>
            <w:r w:rsidRPr="00EC4577">
              <w:rPr>
                <w:lang w:bidi="lo-LA"/>
              </w:rPr>
              <w:t>IMG &gt; SAP netweaver &gt; General Setting &gt; Currencies &gt; Define Transl</w:t>
            </w:r>
            <w:r>
              <w:rPr>
                <w:lang w:bidi="lo-LA"/>
              </w:rPr>
              <w:t>ation Ratios for currency trans</w:t>
            </w:r>
            <w:r w:rsidRPr="00EC4577">
              <w:rPr>
                <w:lang w:bidi="lo-LA"/>
              </w:rPr>
              <w:t xml:space="preserve">lations </w:t>
            </w:r>
          </w:p>
        </w:tc>
      </w:tr>
      <w:tr w:rsidRPr="00EC4577" w:rsidR="00F507B6" w:rsidTr="00356AAE" w14:paraId="29B4F6AE" w14:textId="77777777">
        <w:trPr>
          <w:trHeight w:val="750"/>
        </w:trPr>
        <w:tc>
          <w:tcPr>
            <w:tcW w:w="361" w:type="pct"/>
            <w:tcBorders>
              <w:top w:val="nil"/>
              <w:left w:val="single" w:color="auto" w:sz="4" w:space="0"/>
              <w:bottom w:val="single" w:color="auto" w:sz="4" w:space="0"/>
              <w:right w:val="single" w:color="auto" w:sz="4" w:space="0"/>
            </w:tcBorders>
            <w:shd w:val="clear" w:color="auto" w:fill="auto"/>
            <w:hideMark/>
          </w:tcPr>
          <w:p w:rsidRPr="00EC4577" w:rsidR="00F507B6" w:rsidP="00911383" w:rsidRDefault="00F507B6" w14:paraId="4816E594" w14:textId="77777777">
            <w:pPr>
              <w:spacing w:before="0" w:after="0" w:line="295" w:lineRule="auto"/>
              <w:jc w:val="right"/>
              <w:rPr>
                <w:lang w:bidi="lo-LA"/>
              </w:rPr>
            </w:pPr>
            <w:r w:rsidRPr="00EC4577">
              <w:rPr>
                <w:lang w:bidi="lo-LA"/>
              </w:rPr>
              <w:t>2</w:t>
            </w:r>
          </w:p>
        </w:tc>
        <w:tc>
          <w:tcPr>
            <w:tcW w:w="1101" w:type="pct"/>
            <w:tcBorders>
              <w:top w:val="nil"/>
              <w:left w:val="nil"/>
              <w:bottom w:val="single" w:color="auto" w:sz="4" w:space="0"/>
              <w:right w:val="single" w:color="auto" w:sz="4" w:space="0"/>
            </w:tcBorders>
            <w:shd w:val="clear" w:color="auto" w:fill="auto"/>
            <w:hideMark/>
          </w:tcPr>
          <w:p w:rsidRPr="00EC4577" w:rsidR="00F507B6" w:rsidP="00911383" w:rsidRDefault="00F507B6" w14:paraId="31723AEE" w14:textId="77777777">
            <w:pPr>
              <w:spacing w:before="0" w:after="0" w:line="295" w:lineRule="auto"/>
              <w:rPr>
                <w:lang w:bidi="lo-LA"/>
              </w:rPr>
            </w:pPr>
            <w:r w:rsidRPr="00EC4577">
              <w:rPr>
                <w:lang w:bidi="lo-LA"/>
              </w:rPr>
              <w:t>Không tồn tại loại tiền trên hệ thống (Chi tiết Mã Currency)</w:t>
            </w:r>
          </w:p>
        </w:tc>
        <w:tc>
          <w:tcPr>
            <w:tcW w:w="1565" w:type="pct"/>
            <w:tcBorders>
              <w:top w:val="nil"/>
              <w:left w:val="nil"/>
              <w:bottom w:val="single" w:color="auto" w:sz="4" w:space="0"/>
              <w:right w:val="single" w:color="auto" w:sz="4" w:space="0"/>
            </w:tcBorders>
            <w:shd w:val="clear" w:color="auto" w:fill="auto"/>
            <w:hideMark/>
          </w:tcPr>
          <w:p w:rsidRPr="00EC4577" w:rsidR="00F507B6" w:rsidP="00911383" w:rsidRDefault="00F507B6" w14:paraId="064B7FFA" w14:textId="77777777">
            <w:pPr>
              <w:spacing w:before="0" w:after="0" w:line="295" w:lineRule="auto"/>
              <w:rPr>
                <w:lang w:bidi="lo-LA"/>
              </w:rPr>
            </w:pPr>
            <w:r w:rsidRPr="00EC4577">
              <w:rPr>
                <w:lang w:bidi="lo-LA"/>
              </w:rPr>
              <w:t>Loại tiền chưa được khai báo trên hệ thống</w:t>
            </w:r>
          </w:p>
        </w:tc>
        <w:tc>
          <w:tcPr>
            <w:tcW w:w="1973" w:type="pct"/>
            <w:tcBorders>
              <w:top w:val="nil"/>
              <w:left w:val="nil"/>
              <w:bottom w:val="single" w:color="auto" w:sz="4" w:space="0"/>
              <w:right w:val="single" w:color="auto" w:sz="4" w:space="0"/>
            </w:tcBorders>
            <w:shd w:val="clear" w:color="auto" w:fill="auto"/>
            <w:hideMark/>
          </w:tcPr>
          <w:p w:rsidR="00F507B6" w:rsidP="00911383" w:rsidRDefault="00F507B6" w14:paraId="19794030" w14:textId="77777777">
            <w:pPr>
              <w:spacing w:before="0" w:after="0" w:line="295" w:lineRule="auto"/>
              <w:rPr>
                <w:lang w:bidi="lo-LA"/>
              </w:rPr>
            </w:pPr>
            <w:r w:rsidRPr="00EC4577">
              <w:rPr>
                <w:lang w:bidi="lo-LA"/>
              </w:rPr>
              <w:t xml:space="preserve">Bổ sung Config tại: </w:t>
            </w:r>
          </w:p>
          <w:p w:rsidRPr="00EC4577" w:rsidR="00F507B6" w:rsidP="00911383" w:rsidRDefault="00F507B6" w14:paraId="5BA024E9" w14:textId="77777777">
            <w:pPr>
              <w:spacing w:before="0" w:after="0" w:line="295" w:lineRule="auto"/>
              <w:rPr>
                <w:lang w:bidi="lo-LA"/>
              </w:rPr>
            </w:pPr>
            <w:r w:rsidRPr="00EC4577">
              <w:rPr>
                <w:lang w:bidi="lo-LA"/>
              </w:rPr>
              <w:t>IMG &gt; SAP netweaver &gt; General Setting &gt; Currencies &gt; Check Currency Code</w:t>
            </w:r>
          </w:p>
        </w:tc>
      </w:tr>
      <w:tr w:rsidRPr="00EC4577" w:rsidR="00F507B6" w:rsidTr="00356AAE" w14:paraId="6206C318" w14:textId="77777777">
        <w:trPr>
          <w:trHeight w:val="976"/>
        </w:trPr>
        <w:tc>
          <w:tcPr>
            <w:tcW w:w="361" w:type="pct"/>
            <w:tcBorders>
              <w:top w:val="nil"/>
              <w:left w:val="single" w:color="auto" w:sz="4" w:space="0"/>
              <w:bottom w:val="single" w:color="auto" w:sz="4" w:space="0"/>
              <w:right w:val="single" w:color="auto" w:sz="4" w:space="0"/>
            </w:tcBorders>
            <w:shd w:val="clear" w:color="auto" w:fill="auto"/>
            <w:hideMark/>
          </w:tcPr>
          <w:p w:rsidRPr="00EC4577" w:rsidR="00F507B6" w:rsidP="00911383" w:rsidRDefault="00F507B6" w14:paraId="1E684A9A" w14:textId="77777777">
            <w:pPr>
              <w:spacing w:before="0" w:after="0" w:line="295" w:lineRule="auto"/>
              <w:jc w:val="right"/>
              <w:rPr>
                <w:lang w:bidi="lo-LA"/>
              </w:rPr>
            </w:pPr>
            <w:r w:rsidRPr="00EC4577">
              <w:rPr>
                <w:lang w:bidi="lo-LA"/>
              </w:rPr>
              <w:t>3</w:t>
            </w:r>
          </w:p>
        </w:tc>
        <w:tc>
          <w:tcPr>
            <w:tcW w:w="1101" w:type="pct"/>
            <w:tcBorders>
              <w:top w:val="nil"/>
              <w:left w:val="nil"/>
              <w:bottom w:val="single" w:color="auto" w:sz="4" w:space="0"/>
              <w:right w:val="single" w:color="auto" w:sz="4" w:space="0"/>
            </w:tcBorders>
            <w:shd w:val="clear" w:color="auto" w:fill="auto"/>
            <w:hideMark/>
          </w:tcPr>
          <w:p w:rsidRPr="00EC4577" w:rsidR="00F507B6" w:rsidP="00911383" w:rsidRDefault="00F507B6" w14:paraId="2202C42C" w14:textId="77777777">
            <w:pPr>
              <w:spacing w:before="0" w:after="0" w:line="295" w:lineRule="auto"/>
              <w:rPr>
                <w:lang w:bidi="lo-LA"/>
              </w:rPr>
            </w:pPr>
            <w:r w:rsidRPr="00EC4577">
              <w:rPr>
                <w:lang w:bidi="lo-LA"/>
              </w:rPr>
              <w:t>Không cân nợ có (Chi tiết Mã BRN.Mã Currency)</w:t>
            </w:r>
          </w:p>
        </w:tc>
        <w:tc>
          <w:tcPr>
            <w:tcW w:w="1565" w:type="pct"/>
            <w:tcBorders>
              <w:top w:val="nil"/>
              <w:left w:val="nil"/>
              <w:bottom w:val="single" w:color="auto" w:sz="4" w:space="0"/>
              <w:right w:val="single" w:color="auto" w:sz="4" w:space="0"/>
            </w:tcBorders>
            <w:shd w:val="clear" w:color="auto" w:fill="auto"/>
            <w:hideMark/>
          </w:tcPr>
          <w:p w:rsidRPr="00EC4577" w:rsidR="00F507B6" w:rsidP="00911383" w:rsidRDefault="00F507B6" w14:paraId="5F2C97BC" w14:textId="77777777">
            <w:pPr>
              <w:spacing w:before="0" w:after="0" w:line="295" w:lineRule="auto"/>
              <w:rPr>
                <w:lang w:bidi="lo-LA"/>
              </w:rPr>
            </w:pPr>
            <w:r w:rsidRPr="00EC4577">
              <w:rPr>
                <w:lang w:bidi="lo-LA"/>
              </w:rPr>
              <w:t>Dữ liệu Core không cân Nợ - Có</w:t>
            </w:r>
          </w:p>
        </w:tc>
        <w:tc>
          <w:tcPr>
            <w:tcW w:w="1973" w:type="pct"/>
            <w:tcBorders>
              <w:top w:val="nil"/>
              <w:left w:val="nil"/>
              <w:bottom w:val="single" w:color="auto" w:sz="4" w:space="0"/>
              <w:right w:val="single" w:color="auto" w:sz="4" w:space="0"/>
            </w:tcBorders>
            <w:shd w:val="clear" w:color="auto" w:fill="auto"/>
            <w:hideMark/>
          </w:tcPr>
          <w:p w:rsidRPr="00EC4577" w:rsidR="00F507B6" w:rsidP="00911383" w:rsidRDefault="00F507B6" w14:paraId="4CC5F9A3" w14:textId="77777777">
            <w:pPr>
              <w:spacing w:before="0" w:after="0" w:line="295" w:lineRule="auto"/>
              <w:rPr>
                <w:lang w:bidi="lo-LA"/>
              </w:rPr>
            </w:pPr>
            <w:r w:rsidRPr="00EC4577">
              <w:rPr>
                <w:lang w:bidi="lo-LA"/>
              </w:rPr>
              <w:t>- ERP đưa phần chênh lệch vào TK Xử lý lỗi</w:t>
            </w:r>
            <w:r w:rsidRPr="00EC4577">
              <w:rPr>
                <w:lang w:bidi="lo-LA"/>
              </w:rPr>
              <w:br/>
            </w:r>
            <w:r w:rsidRPr="00EC4577">
              <w:rPr>
                <w:lang w:bidi="lo-LA"/>
              </w:rPr>
              <w:t>- Cán bộ phụ trách kiểm tra nguyên nhân chênh lệch trên Core, xác định file dữ liệu điều chỉnh</w:t>
            </w:r>
            <w:r w:rsidRPr="00EC4577">
              <w:rPr>
                <w:lang w:bidi="lo-LA"/>
              </w:rPr>
              <w:br/>
            </w:r>
            <w:r w:rsidRPr="00EC4577">
              <w:rPr>
                <w:lang w:bidi="lo-LA"/>
              </w:rPr>
              <w:t>- Xử lý dữ liệu trên ERP:</w:t>
            </w:r>
            <w:r w:rsidRPr="00EC4577">
              <w:rPr>
                <w:lang w:bidi="lo-LA"/>
              </w:rPr>
              <w:br/>
            </w:r>
            <w:r w:rsidRPr="00EC4577">
              <w:rPr>
                <w:lang w:bidi="lo-LA"/>
              </w:rPr>
              <w:t>+ Cách 1: Tích hợp bổ sung file dữ liệu điều chỉnh (T-code: Z_TH_CORE)</w:t>
            </w:r>
            <w:r w:rsidRPr="00EC4577">
              <w:rPr>
                <w:lang w:bidi="lo-LA"/>
              </w:rPr>
              <w:br/>
            </w:r>
            <w:r w:rsidRPr="00EC4577">
              <w:rPr>
                <w:lang w:bidi="lo-LA"/>
              </w:rPr>
              <w:t xml:space="preserve">+ Cách 2: </w:t>
            </w:r>
            <w:r w:rsidRPr="00EC4577">
              <w:rPr>
                <w:lang w:bidi="lo-LA"/>
              </w:rPr>
              <w:br/>
            </w:r>
            <w:r w:rsidRPr="00EC4577">
              <w:rPr>
                <w:lang w:bidi="lo-LA"/>
              </w:rPr>
              <w:t xml:space="preserve">    - Hủy bút toán đã tích hợp của </w:t>
            </w:r>
            <w:r w:rsidR="00356AAE">
              <w:rPr>
                <w:lang w:bidi="lo-LA"/>
              </w:rPr>
              <w:t>Mã đơn vị</w:t>
            </w:r>
            <w:r w:rsidRPr="00EC4577">
              <w:rPr>
                <w:lang w:bidi="lo-LA"/>
              </w:rPr>
              <w:t xml:space="preserve"> - Loại tiền đó (T-code: ZMASSREV)</w:t>
            </w:r>
            <w:r w:rsidRPr="00EC4577">
              <w:rPr>
                <w:lang w:bidi="lo-LA"/>
              </w:rPr>
              <w:br/>
            </w:r>
            <w:r w:rsidRPr="00EC4577">
              <w:rPr>
                <w:lang w:bidi="lo-LA"/>
              </w:rPr>
              <w:t xml:space="preserve">    - Tích hợp lại file dữ liệu đúng (đã cân Nợ - Có) (T-code: Z_TH_CORE)</w:t>
            </w:r>
          </w:p>
        </w:tc>
      </w:tr>
      <w:tr w:rsidRPr="00EC4577" w:rsidR="00F507B6" w:rsidTr="00356AAE" w14:paraId="04C2E72D" w14:textId="77777777">
        <w:trPr>
          <w:trHeight w:val="630"/>
        </w:trPr>
        <w:tc>
          <w:tcPr>
            <w:tcW w:w="361" w:type="pct"/>
            <w:tcBorders>
              <w:top w:val="nil"/>
              <w:left w:val="single" w:color="auto" w:sz="4" w:space="0"/>
              <w:bottom w:val="single" w:color="auto" w:sz="4" w:space="0"/>
              <w:right w:val="single" w:color="auto" w:sz="4" w:space="0"/>
            </w:tcBorders>
            <w:shd w:val="clear" w:color="auto" w:fill="auto"/>
            <w:hideMark/>
          </w:tcPr>
          <w:p w:rsidRPr="00EC4577" w:rsidR="00F507B6" w:rsidP="00911383" w:rsidRDefault="00F507B6" w14:paraId="38776A9A" w14:textId="77777777">
            <w:pPr>
              <w:spacing w:before="0" w:after="0" w:line="295" w:lineRule="auto"/>
              <w:jc w:val="right"/>
              <w:rPr>
                <w:lang w:bidi="lo-LA"/>
              </w:rPr>
            </w:pPr>
            <w:r w:rsidRPr="00EC4577">
              <w:rPr>
                <w:lang w:bidi="lo-LA"/>
              </w:rPr>
              <w:t>4</w:t>
            </w:r>
          </w:p>
        </w:tc>
        <w:tc>
          <w:tcPr>
            <w:tcW w:w="1101" w:type="pct"/>
            <w:tcBorders>
              <w:top w:val="nil"/>
              <w:left w:val="nil"/>
              <w:bottom w:val="single" w:color="auto" w:sz="4" w:space="0"/>
              <w:right w:val="single" w:color="auto" w:sz="4" w:space="0"/>
            </w:tcBorders>
            <w:shd w:val="clear" w:color="auto" w:fill="auto"/>
            <w:hideMark/>
          </w:tcPr>
          <w:p w:rsidRPr="00EC4577" w:rsidR="00F507B6" w:rsidP="00911383" w:rsidRDefault="00F507B6" w14:paraId="58416B96" w14:textId="77777777">
            <w:pPr>
              <w:spacing w:before="0" w:after="0" w:line="295" w:lineRule="auto"/>
              <w:rPr>
                <w:lang w:bidi="lo-LA"/>
              </w:rPr>
            </w:pPr>
            <w:r w:rsidRPr="00EC4577">
              <w:rPr>
                <w:lang w:bidi="lo-LA"/>
              </w:rPr>
              <w:t>Không có dữ liệu tích hợp từ VCB!</w:t>
            </w:r>
          </w:p>
        </w:tc>
        <w:tc>
          <w:tcPr>
            <w:tcW w:w="1565" w:type="pct"/>
            <w:tcBorders>
              <w:top w:val="nil"/>
              <w:left w:val="nil"/>
              <w:bottom w:val="single" w:color="auto" w:sz="4" w:space="0"/>
              <w:right w:val="single" w:color="auto" w:sz="4" w:space="0"/>
            </w:tcBorders>
            <w:shd w:val="clear" w:color="auto" w:fill="auto"/>
            <w:hideMark/>
          </w:tcPr>
          <w:p w:rsidRPr="00EC4577" w:rsidR="00F507B6" w:rsidP="00911383" w:rsidRDefault="00F507B6" w14:paraId="60C94AEF" w14:textId="77777777">
            <w:pPr>
              <w:spacing w:before="0" w:after="0" w:line="295" w:lineRule="auto"/>
              <w:rPr>
                <w:lang w:bidi="lo-LA"/>
              </w:rPr>
            </w:pPr>
            <w:r w:rsidRPr="00EC4577">
              <w:rPr>
                <w:lang w:bidi="lo-LA"/>
              </w:rPr>
              <w:t>Chưa có cờ của dữ liệu từ VCB trên bảng ZTB_STG_TH_FLAG</w:t>
            </w:r>
          </w:p>
        </w:tc>
        <w:tc>
          <w:tcPr>
            <w:tcW w:w="1973" w:type="pct"/>
            <w:tcBorders>
              <w:top w:val="nil"/>
              <w:left w:val="nil"/>
              <w:bottom w:val="single" w:color="auto" w:sz="4" w:space="0"/>
              <w:right w:val="single" w:color="auto" w:sz="4" w:space="0"/>
            </w:tcBorders>
            <w:shd w:val="clear" w:color="auto" w:fill="auto"/>
            <w:hideMark/>
          </w:tcPr>
          <w:p w:rsidRPr="00EC4577" w:rsidR="00F507B6" w:rsidP="00911383" w:rsidRDefault="00F507B6" w14:paraId="254C8CD1" w14:textId="77777777">
            <w:pPr>
              <w:spacing w:before="0" w:after="0" w:line="295" w:lineRule="auto"/>
              <w:rPr>
                <w:lang w:bidi="lo-LA"/>
              </w:rPr>
            </w:pPr>
            <w:r w:rsidRPr="00EC4577">
              <w:rPr>
                <w:lang w:bidi="lo-LA"/>
              </w:rPr>
              <w:t>Kiểm tra lại cờ dữ liệu từ VCB trên bảng ZTB_STG_TH_FLAG</w:t>
            </w:r>
          </w:p>
        </w:tc>
      </w:tr>
      <w:tr w:rsidRPr="00EC4577" w:rsidR="00F507B6" w:rsidTr="00356AAE" w14:paraId="05126529" w14:textId="77777777">
        <w:trPr>
          <w:trHeight w:val="315"/>
        </w:trPr>
        <w:tc>
          <w:tcPr>
            <w:tcW w:w="361" w:type="pct"/>
            <w:tcBorders>
              <w:top w:val="nil"/>
              <w:left w:val="single" w:color="auto" w:sz="4" w:space="0"/>
              <w:bottom w:val="single" w:color="auto" w:sz="4" w:space="0"/>
              <w:right w:val="single" w:color="auto" w:sz="4" w:space="0"/>
            </w:tcBorders>
            <w:shd w:val="clear" w:color="auto" w:fill="auto"/>
            <w:hideMark/>
          </w:tcPr>
          <w:p w:rsidRPr="00EC4577" w:rsidR="00F507B6" w:rsidP="00911383" w:rsidRDefault="00F507B6" w14:paraId="442B5422" w14:textId="77777777">
            <w:pPr>
              <w:spacing w:before="0" w:after="0" w:line="295" w:lineRule="auto"/>
              <w:jc w:val="right"/>
              <w:rPr>
                <w:lang w:bidi="lo-LA"/>
              </w:rPr>
            </w:pPr>
            <w:r w:rsidRPr="00EC4577">
              <w:rPr>
                <w:lang w:bidi="lo-LA"/>
              </w:rPr>
              <w:t>5</w:t>
            </w:r>
          </w:p>
        </w:tc>
        <w:tc>
          <w:tcPr>
            <w:tcW w:w="1101" w:type="pct"/>
            <w:tcBorders>
              <w:top w:val="nil"/>
              <w:left w:val="nil"/>
              <w:bottom w:val="single" w:color="auto" w:sz="4" w:space="0"/>
              <w:right w:val="single" w:color="auto" w:sz="4" w:space="0"/>
            </w:tcBorders>
            <w:shd w:val="clear" w:color="auto" w:fill="auto"/>
            <w:hideMark/>
          </w:tcPr>
          <w:p w:rsidRPr="00EC4577" w:rsidR="00F507B6" w:rsidP="00911383" w:rsidRDefault="00F507B6" w14:paraId="4D476B53" w14:textId="77777777">
            <w:pPr>
              <w:spacing w:before="0" w:after="0" w:line="295" w:lineRule="auto"/>
              <w:rPr>
                <w:lang w:bidi="lo-LA"/>
              </w:rPr>
            </w:pPr>
            <w:r w:rsidRPr="00EC4577">
              <w:rPr>
                <w:lang w:bidi="lo-LA"/>
              </w:rPr>
              <w:t>Không có dữ liệu tích hợp!</w:t>
            </w:r>
          </w:p>
        </w:tc>
        <w:tc>
          <w:tcPr>
            <w:tcW w:w="1565" w:type="pct"/>
            <w:tcBorders>
              <w:top w:val="nil"/>
              <w:left w:val="nil"/>
              <w:bottom w:val="single" w:color="auto" w:sz="4" w:space="0"/>
              <w:right w:val="single" w:color="auto" w:sz="4" w:space="0"/>
            </w:tcBorders>
            <w:shd w:val="clear" w:color="auto" w:fill="auto"/>
            <w:hideMark/>
          </w:tcPr>
          <w:p w:rsidRPr="00EC4577" w:rsidR="00F507B6" w:rsidP="00911383" w:rsidRDefault="00F507B6" w14:paraId="47ED3A3A" w14:textId="77777777">
            <w:pPr>
              <w:spacing w:before="0" w:after="0" w:line="295" w:lineRule="auto"/>
              <w:rPr>
                <w:lang w:bidi="lo-LA"/>
              </w:rPr>
            </w:pPr>
            <w:r w:rsidRPr="00EC4577">
              <w:rPr>
                <w:lang w:bidi="lo-LA"/>
              </w:rPr>
              <w:t>Không có dữ liệu tích hợp trên bảng STG</w:t>
            </w:r>
          </w:p>
        </w:tc>
        <w:tc>
          <w:tcPr>
            <w:tcW w:w="1973" w:type="pct"/>
            <w:tcBorders>
              <w:top w:val="nil"/>
              <w:left w:val="nil"/>
              <w:bottom w:val="single" w:color="auto" w:sz="4" w:space="0"/>
              <w:right w:val="single" w:color="auto" w:sz="4" w:space="0"/>
            </w:tcBorders>
            <w:shd w:val="clear" w:color="auto" w:fill="auto"/>
            <w:hideMark/>
          </w:tcPr>
          <w:p w:rsidRPr="00EC4577" w:rsidR="00F507B6" w:rsidP="00911383" w:rsidRDefault="00F507B6" w14:paraId="72DF8C33" w14:textId="77777777">
            <w:pPr>
              <w:spacing w:before="0" w:after="0" w:line="295" w:lineRule="auto"/>
              <w:rPr>
                <w:lang w:bidi="lo-LA"/>
              </w:rPr>
            </w:pPr>
            <w:r w:rsidRPr="00EC4577">
              <w:rPr>
                <w:lang w:bidi="lo-LA"/>
              </w:rPr>
              <w:t>Kiểm tra lại dữ liệu tích hợp trên các bảng STG tương ứng</w:t>
            </w:r>
          </w:p>
        </w:tc>
      </w:tr>
      <w:tr w:rsidRPr="00EC4577" w:rsidR="00F507B6" w:rsidTr="00356AAE" w14:paraId="13C11FED" w14:textId="77777777">
        <w:trPr>
          <w:trHeight w:val="630"/>
        </w:trPr>
        <w:tc>
          <w:tcPr>
            <w:tcW w:w="361" w:type="pct"/>
            <w:tcBorders>
              <w:top w:val="nil"/>
              <w:left w:val="single" w:color="auto" w:sz="4" w:space="0"/>
              <w:bottom w:val="single" w:color="auto" w:sz="4" w:space="0"/>
              <w:right w:val="single" w:color="auto" w:sz="4" w:space="0"/>
            </w:tcBorders>
            <w:shd w:val="clear" w:color="auto" w:fill="auto"/>
            <w:hideMark/>
          </w:tcPr>
          <w:p w:rsidRPr="00EC4577" w:rsidR="00F507B6" w:rsidP="00911383" w:rsidRDefault="00F507B6" w14:paraId="2DBF8746" w14:textId="77777777">
            <w:pPr>
              <w:spacing w:before="0" w:after="0" w:line="295" w:lineRule="auto"/>
              <w:jc w:val="right"/>
              <w:rPr>
                <w:lang w:bidi="lo-LA"/>
              </w:rPr>
            </w:pPr>
            <w:r w:rsidRPr="00EC4577">
              <w:rPr>
                <w:lang w:bidi="lo-LA"/>
              </w:rPr>
              <w:t>6</w:t>
            </w:r>
          </w:p>
        </w:tc>
        <w:tc>
          <w:tcPr>
            <w:tcW w:w="1101" w:type="pct"/>
            <w:tcBorders>
              <w:top w:val="nil"/>
              <w:left w:val="nil"/>
              <w:bottom w:val="single" w:color="auto" w:sz="4" w:space="0"/>
              <w:right w:val="single" w:color="auto" w:sz="4" w:space="0"/>
            </w:tcBorders>
            <w:shd w:val="clear" w:color="auto" w:fill="auto"/>
            <w:hideMark/>
          </w:tcPr>
          <w:p w:rsidRPr="00EC4577" w:rsidR="00F507B6" w:rsidP="00911383" w:rsidRDefault="00F507B6" w14:paraId="27B556CE" w14:textId="77777777">
            <w:pPr>
              <w:spacing w:before="0" w:after="0" w:line="295" w:lineRule="auto"/>
              <w:rPr>
                <w:lang w:bidi="lo-LA"/>
              </w:rPr>
            </w:pPr>
            <w:r w:rsidRPr="00EC4577">
              <w:rPr>
                <w:lang w:bidi="lo-LA"/>
              </w:rPr>
              <w:t>Mã đơn vị không tồn tại trong bảng map</w:t>
            </w:r>
          </w:p>
        </w:tc>
        <w:tc>
          <w:tcPr>
            <w:tcW w:w="1565" w:type="pct"/>
            <w:tcBorders>
              <w:top w:val="nil"/>
              <w:left w:val="nil"/>
              <w:bottom w:val="single" w:color="auto" w:sz="4" w:space="0"/>
              <w:right w:val="single" w:color="auto" w:sz="4" w:space="0"/>
            </w:tcBorders>
            <w:shd w:val="clear" w:color="auto" w:fill="auto"/>
            <w:hideMark/>
          </w:tcPr>
          <w:p w:rsidRPr="00EC4577" w:rsidR="00F507B6" w:rsidP="00911383" w:rsidRDefault="00F507B6" w14:paraId="72CFF686" w14:textId="77777777">
            <w:pPr>
              <w:spacing w:before="0" w:after="0" w:line="295" w:lineRule="auto"/>
              <w:rPr>
                <w:lang w:bidi="lo-LA"/>
              </w:rPr>
            </w:pPr>
            <w:r w:rsidRPr="00EC4577">
              <w:rPr>
                <w:lang w:bidi="lo-LA"/>
              </w:rPr>
              <w:t>Mã đơn vị Core chưa được map với mã đơn vị ERP</w:t>
            </w:r>
          </w:p>
        </w:tc>
        <w:tc>
          <w:tcPr>
            <w:tcW w:w="1973" w:type="pct"/>
            <w:tcBorders>
              <w:top w:val="nil"/>
              <w:left w:val="nil"/>
              <w:bottom w:val="single" w:color="auto" w:sz="4" w:space="0"/>
              <w:right w:val="single" w:color="auto" w:sz="4" w:space="0"/>
            </w:tcBorders>
            <w:shd w:val="clear" w:color="auto" w:fill="auto"/>
            <w:hideMark/>
          </w:tcPr>
          <w:p w:rsidRPr="00EC4577" w:rsidR="00F507B6" w:rsidP="00911383" w:rsidRDefault="00F507B6" w14:paraId="2F315CC8" w14:textId="77777777">
            <w:pPr>
              <w:spacing w:before="0" w:after="0" w:line="295" w:lineRule="auto"/>
              <w:rPr>
                <w:lang w:bidi="lo-LA"/>
              </w:rPr>
            </w:pPr>
            <w:r w:rsidRPr="00EC4577">
              <w:rPr>
                <w:lang w:bidi="lo-LA"/>
              </w:rPr>
              <w:t>Kiểm tra và bổ sung bảng map (nếu cần), t-code: ZDVCORE</w:t>
            </w:r>
          </w:p>
        </w:tc>
      </w:tr>
      <w:tr w:rsidRPr="00EC4577" w:rsidR="00F507B6" w:rsidTr="00356AAE" w14:paraId="55C5DCA4" w14:textId="77777777">
        <w:trPr>
          <w:trHeight w:val="1260"/>
        </w:trPr>
        <w:tc>
          <w:tcPr>
            <w:tcW w:w="361" w:type="pct"/>
            <w:tcBorders>
              <w:top w:val="nil"/>
              <w:left w:val="single" w:color="auto" w:sz="4" w:space="0"/>
              <w:bottom w:val="single" w:color="auto" w:sz="4" w:space="0"/>
              <w:right w:val="single" w:color="auto" w:sz="4" w:space="0"/>
            </w:tcBorders>
            <w:shd w:val="clear" w:color="auto" w:fill="auto"/>
            <w:hideMark/>
          </w:tcPr>
          <w:p w:rsidRPr="00EC4577" w:rsidR="00F507B6" w:rsidP="00911383" w:rsidRDefault="00F507B6" w14:paraId="72F29492" w14:textId="77777777">
            <w:pPr>
              <w:spacing w:before="0" w:after="0" w:line="295" w:lineRule="auto"/>
              <w:jc w:val="right"/>
              <w:rPr>
                <w:lang w:bidi="lo-LA"/>
              </w:rPr>
            </w:pPr>
            <w:r w:rsidRPr="00EC4577">
              <w:rPr>
                <w:lang w:bidi="lo-LA"/>
              </w:rPr>
              <w:t>7</w:t>
            </w:r>
          </w:p>
        </w:tc>
        <w:tc>
          <w:tcPr>
            <w:tcW w:w="1101" w:type="pct"/>
            <w:tcBorders>
              <w:top w:val="nil"/>
              <w:left w:val="nil"/>
              <w:bottom w:val="single" w:color="auto" w:sz="4" w:space="0"/>
              <w:right w:val="single" w:color="auto" w:sz="4" w:space="0"/>
            </w:tcBorders>
            <w:shd w:val="clear" w:color="auto" w:fill="auto"/>
            <w:hideMark/>
          </w:tcPr>
          <w:p w:rsidRPr="00EC4577" w:rsidR="00F507B6" w:rsidP="00911383" w:rsidRDefault="00F507B6" w14:paraId="5F3A9E32" w14:textId="77777777">
            <w:pPr>
              <w:spacing w:before="0" w:after="0" w:line="295" w:lineRule="auto"/>
              <w:rPr>
                <w:lang w:bidi="lo-LA"/>
              </w:rPr>
            </w:pPr>
            <w:r w:rsidRPr="00EC4577">
              <w:rPr>
                <w:lang w:bidi="lo-LA"/>
              </w:rPr>
              <w:t>Mã Đơn vị Core đã có trong bảng map ZDVCORE, nhưng hết hiệu lực</w:t>
            </w:r>
          </w:p>
        </w:tc>
        <w:tc>
          <w:tcPr>
            <w:tcW w:w="1565" w:type="pct"/>
            <w:tcBorders>
              <w:top w:val="nil"/>
              <w:left w:val="nil"/>
              <w:bottom w:val="single" w:color="auto" w:sz="4" w:space="0"/>
              <w:right w:val="single" w:color="auto" w:sz="4" w:space="0"/>
            </w:tcBorders>
            <w:shd w:val="clear" w:color="auto" w:fill="auto"/>
            <w:hideMark/>
          </w:tcPr>
          <w:p w:rsidRPr="00EC4577" w:rsidR="00F507B6" w:rsidP="00911383" w:rsidRDefault="00F507B6" w14:paraId="66D3D96D" w14:textId="77777777">
            <w:pPr>
              <w:spacing w:before="0" w:after="0" w:line="295" w:lineRule="auto"/>
              <w:rPr>
                <w:lang w:bidi="lo-LA"/>
              </w:rPr>
            </w:pPr>
            <w:r w:rsidRPr="00EC4577">
              <w:rPr>
                <w:lang w:bidi="lo-LA"/>
              </w:rPr>
              <w:t>Mã đơn vị Core bị khai báo hết hiệu lực trên bảng map đơn vị Core - ERP</w:t>
            </w:r>
          </w:p>
        </w:tc>
        <w:tc>
          <w:tcPr>
            <w:tcW w:w="1973" w:type="pct"/>
            <w:tcBorders>
              <w:top w:val="nil"/>
              <w:left w:val="nil"/>
              <w:bottom w:val="single" w:color="auto" w:sz="4" w:space="0"/>
              <w:right w:val="single" w:color="auto" w:sz="4" w:space="0"/>
            </w:tcBorders>
            <w:shd w:val="clear" w:color="auto" w:fill="auto"/>
            <w:hideMark/>
          </w:tcPr>
          <w:p w:rsidRPr="00EC4577" w:rsidR="00F507B6" w:rsidP="00911383" w:rsidRDefault="00F507B6" w14:paraId="68490EB3" w14:textId="77777777">
            <w:pPr>
              <w:spacing w:before="0" w:after="0" w:line="295" w:lineRule="auto"/>
              <w:rPr>
                <w:lang w:bidi="lo-LA"/>
              </w:rPr>
            </w:pPr>
            <w:r w:rsidRPr="00EC4577">
              <w:rPr>
                <w:lang w:bidi="lo-LA"/>
              </w:rPr>
              <w:t>Kiểm tra lại dòng map của mã đơn vị Core trên bảng map đơn vị (T-code: ZDVCORE).</w:t>
            </w:r>
            <w:r w:rsidRPr="00EC4577">
              <w:rPr>
                <w:lang w:bidi="lo-LA"/>
              </w:rPr>
              <w:br/>
            </w:r>
            <w:r w:rsidRPr="00EC4577">
              <w:rPr>
                <w:lang w:bidi="lo-LA"/>
              </w:rPr>
              <w:t>Xác định lại hiệu lực của bảng map, hoặc mã đơn vị Core đúng</w:t>
            </w:r>
          </w:p>
        </w:tc>
      </w:tr>
      <w:tr w:rsidRPr="00EC4577" w:rsidR="00F507B6" w:rsidTr="00356AAE" w14:paraId="1ADA4C6C" w14:textId="77777777">
        <w:trPr>
          <w:trHeight w:val="945"/>
        </w:trPr>
        <w:tc>
          <w:tcPr>
            <w:tcW w:w="361" w:type="pct"/>
            <w:tcBorders>
              <w:top w:val="nil"/>
              <w:left w:val="single" w:color="auto" w:sz="4" w:space="0"/>
              <w:bottom w:val="single" w:color="auto" w:sz="4" w:space="0"/>
              <w:right w:val="single" w:color="auto" w:sz="4" w:space="0"/>
            </w:tcBorders>
            <w:shd w:val="clear" w:color="auto" w:fill="auto"/>
            <w:hideMark/>
          </w:tcPr>
          <w:p w:rsidRPr="00EC4577" w:rsidR="00F507B6" w:rsidP="00911383" w:rsidRDefault="00F507B6" w14:paraId="22AE63D6" w14:textId="77777777">
            <w:pPr>
              <w:spacing w:before="0" w:after="0" w:line="295" w:lineRule="auto"/>
              <w:jc w:val="right"/>
              <w:rPr>
                <w:lang w:bidi="lo-LA"/>
              </w:rPr>
            </w:pPr>
            <w:r w:rsidRPr="00EC4577">
              <w:rPr>
                <w:lang w:bidi="lo-LA"/>
              </w:rPr>
              <w:t>8</w:t>
            </w:r>
          </w:p>
        </w:tc>
        <w:tc>
          <w:tcPr>
            <w:tcW w:w="1101" w:type="pct"/>
            <w:tcBorders>
              <w:top w:val="nil"/>
              <w:left w:val="nil"/>
              <w:bottom w:val="single" w:color="auto" w:sz="4" w:space="0"/>
              <w:right w:val="single" w:color="auto" w:sz="4" w:space="0"/>
            </w:tcBorders>
            <w:shd w:val="clear" w:color="auto" w:fill="auto"/>
            <w:hideMark/>
          </w:tcPr>
          <w:p w:rsidRPr="00EC4577" w:rsidR="00F507B6" w:rsidP="00911383" w:rsidRDefault="00F507B6" w14:paraId="1738BD92" w14:textId="77777777">
            <w:pPr>
              <w:spacing w:before="0" w:after="0" w:line="295" w:lineRule="auto"/>
              <w:rPr>
                <w:lang w:bidi="lo-LA"/>
              </w:rPr>
            </w:pPr>
            <w:r w:rsidRPr="00EC4577">
              <w:rPr>
                <w:lang w:bidi="lo-LA"/>
              </w:rPr>
              <w:t>Mã đơn vị không tồn tại trong bảng map ZCGL14</w:t>
            </w:r>
          </w:p>
        </w:tc>
        <w:tc>
          <w:tcPr>
            <w:tcW w:w="1565" w:type="pct"/>
            <w:tcBorders>
              <w:top w:val="nil"/>
              <w:left w:val="nil"/>
              <w:bottom w:val="single" w:color="auto" w:sz="4" w:space="0"/>
              <w:right w:val="single" w:color="auto" w:sz="4" w:space="0"/>
            </w:tcBorders>
            <w:shd w:val="clear" w:color="auto" w:fill="auto"/>
            <w:hideMark/>
          </w:tcPr>
          <w:p w:rsidRPr="00EC4577" w:rsidR="00F507B6" w:rsidP="00911383" w:rsidRDefault="00F507B6" w14:paraId="76CD3FAF" w14:textId="77777777">
            <w:pPr>
              <w:spacing w:before="0" w:after="0" w:line="295" w:lineRule="auto"/>
              <w:rPr>
                <w:lang w:bidi="lo-LA"/>
              </w:rPr>
            </w:pPr>
            <w:r w:rsidRPr="00EC4577">
              <w:rPr>
                <w:lang w:bidi="lo-LA"/>
              </w:rPr>
              <w:t>Mã đơn vị ERP chưa được map trong bảng map đơn vị cha - con (để xác định mã đơn vị Core tương ứng)</w:t>
            </w:r>
          </w:p>
        </w:tc>
        <w:tc>
          <w:tcPr>
            <w:tcW w:w="1973" w:type="pct"/>
            <w:tcBorders>
              <w:top w:val="nil"/>
              <w:left w:val="nil"/>
              <w:bottom w:val="single" w:color="auto" w:sz="4" w:space="0"/>
              <w:right w:val="single" w:color="auto" w:sz="4" w:space="0"/>
            </w:tcBorders>
            <w:shd w:val="clear" w:color="auto" w:fill="auto"/>
            <w:hideMark/>
          </w:tcPr>
          <w:p w:rsidRPr="00EC4577" w:rsidR="00F507B6" w:rsidP="00911383" w:rsidRDefault="00F507B6" w14:paraId="3B111EE0" w14:textId="77777777">
            <w:pPr>
              <w:spacing w:before="0" w:after="0" w:line="295" w:lineRule="auto"/>
              <w:rPr>
                <w:lang w:bidi="lo-LA"/>
              </w:rPr>
            </w:pPr>
            <w:r w:rsidRPr="00EC4577">
              <w:rPr>
                <w:lang w:bidi="lo-LA"/>
              </w:rPr>
              <w:t>Kiểm tra và bổ sung bảng map (nếu cần), t-code: ZCGL14</w:t>
            </w:r>
          </w:p>
        </w:tc>
      </w:tr>
      <w:tr w:rsidRPr="00EC4577" w:rsidR="00F507B6" w:rsidTr="00356AAE" w14:paraId="1DEECEEA" w14:textId="77777777">
        <w:trPr>
          <w:trHeight w:val="1260"/>
        </w:trPr>
        <w:tc>
          <w:tcPr>
            <w:tcW w:w="361" w:type="pct"/>
            <w:tcBorders>
              <w:top w:val="nil"/>
              <w:left w:val="single" w:color="auto" w:sz="4" w:space="0"/>
              <w:bottom w:val="single" w:color="auto" w:sz="4" w:space="0"/>
              <w:right w:val="single" w:color="auto" w:sz="4" w:space="0"/>
            </w:tcBorders>
            <w:shd w:val="clear" w:color="auto" w:fill="auto"/>
            <w:hideMark/>
          </w:tcPr>
          <w:p w:rsidRPr="00EC4577" w:rsidR="00F507B6" w:rsidP="00911383" w:rsidRDefault="00F507B6" w14:paraId="43B284EE" w14:textId="77777777">
            <w:pPr>
              <w:spacing w:before="0" w:after="0" w:line="295" w:lineRule="auto"/>
              <w:jc w:val="right"/>
              <w:rPr>
                <w:lang w:bidi="lo-LA"/>
              </w:rPr>
            </w:pPr>
            <w:r w:rsidRPr="00EC4577">
              <w:rPr>
                <w:lang w:bidi="lo-LA"/>
              </w:rPr>
              <w:t>9</w:t>
            </w:r>
          </w:p>
        </w:tc>
        <w:tc>
          <w:tcPr>
            <w:tcW w:w="1101" w:type="pct"/>
            <w:tcBorders>
              <w:top w:val="nil"/>
              <w:left w:val="nil"/>
              <w:bottom w:val="single" w:color="auto" w:sz="4" w:space="0"/>
              <w:right w:val="single" w:color="auto" w:sz="4" w:space="0"/>
            </w:tcBorders>
            <w:shd w:val="clear" w:color="auto" w:fill="auto"/>
            <w:hideMark/>
          </w:tcPr>
          <w:p w:rsidRPr="00EC4577" w:rsidR="00F507B6" w:rsidP="00911383" w:rsidRDefault="00F507B6" w14:paraId="32A2730E" w14:textId="77777777">
            <w:pPr>
              <w:spacing w:before="0" w:after="0" w:line="295" w:lineRule="auto"/>
              <w:rPr>
                <w:lang w:bidi="lo-LA"/>
              </w:rPr>
            </w:pPr>
            <w:r w:rsidRPr="00EC4577">
              <w:rPr>
                <w:lang w:bidi="lo-LA"/>
              </w:rPr>
              <w:t>Personnel: XXXXXXX Cost center   không tồn tại</w:t>
            </w:r>
          </w:p>
        </w:tc>
        <w:tc>
          <w:tcPr>
            <w:tcW w:w="1565" w:type="pct"/>
            <w:tcBorders>
              <w:top w:val="nil"/>
              <w:left w:val="nil"/>
              <w:bottom w:val="single" w:color="auto" w:sz="4" w:space="0"/>
              <w:right w:val="single" w:color="auto" w:sz="4" w:space="0"/>
            </w:tcBorders>
            <w:shd w:val="clear" w:color="auto" w:fill="auto"/>
            <w:hideMark/>
          </w:tcPr>
          <w:p w:rsidRPr="00EC4577" w:rsidR="00F507B6" w:rsidP="00911383" w:rsidRDefault="00F507B6" w14:paraId="1D24BCB3" w14:textId="77777777">
            <w:pPr>
              <w:spacing w:before="0" w:after="0" w:line="295" w:lineRule="auto"/>
              <w:rPr>
                <w:lang w:bidi="lo-LA"/>
              </w:rPr>
            </w:pPr>
            <w:r w:rsidRPr="00EC4577">
              <w:rPr>
                <w:lang w:bidi="lo-LA"/>
              </w:rPr>
              <w:t>Mã phòng ban của nhân viên được map sang Mã Cost center không tồn tại trên hệ thống ERP</w:t>
            </w:r>
          </w:p>
        </w:tc>
        <w:tc>
          <w:tcPr>
            <w:tcW w:w="1973" w:type="pct"/>
            <w:tcBorders>
              <w:top w:val="nil"/>
              <w:left w:val="nil"/>
              <w:bottom w:val="single" w:color="auto" w:sz="4" w:space="0"/>
              <w:right w:val="single" w:color="auto" w:sz="4" w:space="0"/>
            </w:tcBorders>
            <w:shd w:val="clear" w:color="auto" w:fill="auto"/>
            <w:hideMark/>
          </w:tcPr>
          <w:p w:rsidRPr="00EC4577" w:rsidR="00F507B6" w:rsidP="00911383" w:rsidRDefault="00F507B6" w14:paraId="2567E5FD" w14:textId="77777777">
            <w:pPr>
              <w:spacing w:before="0" w:after="0" w:line="295" w:lineRule="auto"/>
              <w:rPr>
                <w:lang w:bidi="lo-LA"/>
              </w:rPr>
            </w:pPr>
            <w:r w:rsidRPr="00EC4577">
              <w:rPr>
                <w:lang w:bidi="lo-LA"/>
              </w:rPr>
              <w:t>- Kiểm tra lại bảng map Phòng ban HR-ERP (T-code: ZPBHR)</w:t>
            </w:r>
            <w:r w:rsidRPr="00EC4577">
              <w:rPr>
                <w:lang w:bidi="lo-LA"/>
              </w:rPr>
              <w:br/>
            </w:r>
            <w:r w:rsidRPr="00EC4577">
              <w:rPr>
                <w:lang w:bidi="lo-LA"/>
              </w:rPr>
              <w:t>- Kiểm tra lại thông tin phòng ban của nhân viên trên dữ liệu HR đẩy về (bảng ZTB_STG_NV)</w:t>
            </w:r>
          </w:p>
        </w:tc>
      </w:tr>
      <w:tr w:rsidRPr="00EC4577" w:rsidR="00F507B6" w:rsidTr="00356AAE" w14:paraId="58178F00" w14:textId="77777777">
        <w:trPr>
          <w:trHeight w:val="1890"/>
        </w:trPr>
        <w:tc>
          <w:tcPr>
            <w:tcW w:w="361" w:type="pct"/>
            <w:tcBorders>
              <w:top w:val="nil"/>
              <w:left w:val="single" w:color="auto" w:sz="4" w:space="0"/>
              <w:bottom w:val="single" w:color="auto" w:sz="4" w:space="0"/>
              <w:right w:val="single" w:color="auto" w:sz="4" w:space="0"/>
            </w:tcBorders>
            <w:shd w:val="clear" w:color="auto" w:fill="auto"/>
            <w:hideMark/>
          </w:tcPr>
          <w:p w:rsidRPr="00EC4577" w:rsidR="00F507B6" w:rsidP="00911383" w:rsidRDefault="00F507B6" w14:paraId="6D849CBB" w14:textId="77777777">
            <w:pPr>
              <w:spacing w:before="0" w:after="0" w:line="295" w:lineRule="auto"/>
              <w:jc w:val="right"/>
              <w:rPr>
                <w:lang w:bidi="lo-LA"/>
              </w:rPr>
            </w:pPr>
            <w:r w:rsidRPr="00EC4577">
              <w:rPr>
                <w:lang w:bidi="lo-LA"/>
              </w:rPr>
              <w:t>10</w:t>
            </w:r>
          </w:p>
        </w:tc>
        <w:tc>
          <w:tcPr>
            <w:tcW w:w="1101" w:type="pct"/>
            <w:tcBorders>
              <w:top w:val="nil"/>
              <w:left w:val="nil"/>
              <w:bottom w:val="single" w:color="auto" w:sz="4" w:space="0"/>
              <w:right w:val="single" w:color="auto" w:sz="4" w:space="0"/>
            </w:tcBorders>
            <w:shd w:val="clear" w:color="auto" w:fill="auto"/>
            <w:hideMark/>
          </w:tcPr>
          <w:p w:rsidRPr="00EC4577" w:rsidR="00F507B6" w:rsidP="00911383" w:rsidRDefault="00F507B6" w14:paraId="137D94D8" w14:textId="77777777">
            <w:pPr>
              <w:spacing w:before="0" w:after="0" w:line="295" w:lineRule="auto"/>
              <w:rPr>
                <w:lang w:bidi="lo-LA"/>
              </w:rPr>
            </w:pPr>
            <w:r w:rsidRPr="00EC4577">
              <w:rPr>
                <w:lang w:bidi="lo-LA"/>
              </w:rPr>
              <w:t>TK GL chưa được tạo cho Mã đơn vị tại ERP</w:t>
            </w:r>
          </w:p>
        </w:tc>
        <w:tc>
          <w:tcPr>
            <w:tcW w:w="1565" w:type="pct"/>
            <w:tcBorders>
              <w:top w:val="nil"/>
              <w:left w:val="nil"/>
              <w:bottom w:val="single" w:color="auto" w:sz="4" w:space="0"/>
              <w:right w:val="single" w:color="auto" w:sz="4" w:space="0"/>
            </w:tcBorders>
            <w:shd w:val="clear" w:color="auto" w:fill="auto"/>
            <w:hideMark/>
          </w:tcPr>
          <w:p w:rsidRPr="00EC4577" w:rsidR="00F507B6" w:rsidP="00911383" w:rsidRDefault="00F507B6" w14:paraId="53C3CCF4" w14:textId="77777777">
            <w:pPr>
              <w:spacing w:before="0" w:after="0" w:line="295" w:lineRule="auto"/>
              <w:rPr>
                <w:lang w:bidi="lo-LA"/>
              </w:rPr>
            </w:pPr>
            <w:r w:rsidRPr="00EC4577">
              <w:rPr>
                <w:lang w:bidi="lo-LA"/>
              </w:rPr>
              <w:t>TK GL trong dữ liệu Core đẩy sang chưa được tạo cho mã đơn vị tương ứng trên ERP</w:t>
            </w:r>
          </w:p>
        </w:tc>
        <w:tc>
          <w:tcPr>
            <w:tcW w:w="1973" w:type="pct"/>
            <w:tcBorders>
              <w:top w:val="nil"/>
              <w:left w:val="nil"/>
              <w:bottom w:val="single" w:color="auto" w:sz="4" w:space="0"/>
              <w:right w:val="single" w:color="auto" w:sz="4" w:space="0"/>
            </w:tcBorders>
            <w:shd w:val="clear" w:color="auto" w:fill="auto"/>
            <w:hideMark/>
          </w:tcPr>
          <w:p w:rsidRPr="00EC4577" w:rsidR="00F507B6" w:rsidP="00911383" w:rsidRDefault="00F507B6" w14:paraId="199A861C" w14:textId="77777777">
            <w:pPr>
              <w:spacing w:before="0" w:after="0" w:line="295" w:lineRule="auto"/>
              <w:rPr>
                <w:lang w:bidi="lo-LA"/>
              </w:rPr>
            </w:pPr>
            <w:r w:rsidRPr="00EC4577">
              <w:rPr>
                <w:lang w:bidi="lo-LA"/>
              </w:rPr>
              <w:t>- ERP đưa phát sinh vào TK xử lý lỗi</w:t>
            </w:r>
            <w:r w:rsidRPr="00EC4577">
              <w:rPr>
                <w:lang w:bidi="lo-LA"/>
              </w:rPr>
              <w:br/>
            </w:r>
            <w:r w:rsidRPr="00EC4577">
              <w:rPr>
                <w:lang w:bidi="lo-LA"/>
              </w:rPr>
              <w:t>- Kiểm tra và tạo bổ sung tài khoản nếu cần (T-code: FS00)</w:t>
            </w:r>
            <w:r w:rsidRPr="00EC4577">
              <w:rPr>
                <w:lang w:bidi="lo-LA"/>
              </w:rPr>
              <w:br/>
            </w:r>
            <w:r w:rsidRPr="00EC4577">
              <w:rPr>
                <w:lang w:bidi="lo-LA"/>
              </w:rPr>
              <w:t>- Chuyển phát sinh từ TK xử lý lỗi sang TK GL chính xác (Tạo thủ công bút toán tại T-code FB50, hoặc sinh bút toán điều chỉnh qua tích hợp dữ liệu Z_TH_CORE)</w:t>
            </w:r>
          </w:p>
        </w:tc>
      </w:tr>
      <w:tr w:rsidRPr="00EC4577" w:rsidR="00F507B6" w:rsidTr="00356AAE" w14:paraId="33AD597C" w14:textId="77777777">
        <w:trPr>
          <w:trHeight w:val="1890"/>
        </w:trPr>
        <w:tc>
          <w:tcPr>
            <w:tcW w:w="361" w:type="pct"/>
            <w:tcBorders>
              <w:top w:val="nil"/>
              <w:left w:val="single" w:color="auto" w:sz="4" w:space="0"/>
              <w:bottom w:val="single" w:color="auto" w:sz="4" w:space="0"/>
              <w:right w:val="single" w:color="auto" w:sz="4" w:space="0"/>
            </w:tcBorders>
            <w:shd w:val="clear" w:color="auto" w:fill="auto"/>
            <w:hideMark/>
          </w:tcPr>
          <w:p w:rsidRPr="00EC4577" w:rsidR="00F507B6" w:rsidP="00911383" w:rsidRDefault="00F507B6" w14:paraId="1AD5E0FF" w14:textId="77777777">
            <w:pPr>
              <w:spacing w:before="0" w:after="0" w:line="295" w:lineRule="auto"/>
              <w:jc w:val="right"/>
              <w:rPr>
                <w:lang w:bidi="lo-LA"/>
              </w:rPr>
            </w:pPr>
            <w:r w:rsidRPr="00EC4577">
              <w:rPr>
                <w:lang w:bidi="lo-LA"/>
              </w:rPr>
              <w:t>11</w:t>
            </w:r>
          </w:p>
        </w:tc>
        <w:tc>
          <w:tcPr>
            <w:tcW w:w="1101" w:type="pct"/>
            <w:tcBorders>
              <w:top w:val="nil"/>
              <w:left w:val="nil"/>
              <w:bottom w:val="single" w:color="auto" w:sz="4" w:space="0"/>
              <w:right w:val="single" w:color="auto" w:sz="4" w:space="0"/>
            </w:tcBorders>
            <w:shd w:val="clear" w:color="auto" w:fill="auto"/>
            <w:hideMark/>
          </w:tcPr>
          <w:p w:rsidRPr="00EC4577" w:rsidR="00F507B6" w:rsidP="00911383" w:rsidRDefault="00F507B6" w14:paraId="1A2562FE" w14:textId="77777777">
            <w:pPr>
              <w:spacing w:before="0" w:after="0" w:line="295" w:lineRule="auto"/>
              <w:rPr>
                <w:lang w:bidi="lo-LA"/>
              </w:rPr>
            </w:pPr>
            <w:r w:rsidRPr="00EC4577">
              <w:rPr>
                <w:lang w:bidi="lo-LA"/>
              </w:rPr>
              <w:t>TK GL đang được gán đối tượng</w:t>
            </w:r>
          </w:p>
        </w:tc>
        <w:tc>
          <w:tcPr>
            <w:tcW w:w="1565" w:type="pct"/>
            <w:tcBorders>
              <w:top w:val="nil"/>
              <w:left w:val="nil"/>
              <w:bottom w:val="single" w:color="auto" w:sz="4" w:space="0"/>
              <w:right w:val="single" w:color="auto" w:sz="4" w:space="0"/>
            </w:tcBorders>
            <w:shd w:val="clear" w:color="auto" w:fill="auto"/>
            <w:hideMark/>
          </w:tcPr>
          <w:p w:rsidRPr="00EC4577" w:rsidR="00F507B6" w:rsidP="00911383" w:rsidRDefault="00F507B6" w14:paraId="27536146" w14:textId="77777777">
            <w:pPr>
              <w:spacing w:before="0" w:after="0" w:line="295" w:lineRule="auto"/>
              <w:rPr>
                <w:lang w:bidi="lo-LA"/>
              </w:rPr>
            </w:pPr>
            <w:r w:rsidRPr="00EC4577">
              <w:rPr>
                <w:lang w:bidi="lo-LA"/>
              </w:rPr>
              <w:t>TK GL trong dữ liệu Core đẩy sang là TK được gán đối tượng trên ERP:</w:t>
            </w:r>
            <w:r w:rsidRPr="00EC4577">
              <w:rPr>
                <w:lang w:bidi="lo-LA"/>
              </w:rPr>
              <w:br/>
            </w:r>
            <w:r w:rsidRPr="00EC4577">
              <w:rPr>
                <w:lang w:bidi="lo-LA"/>
              </w:rPr>
              <w:t>+ TK công nợ</w:t>
            </w:r>
            <w:r w:rsidRPr="00EC4577">
              <w:rPr>
                <w:lang w:bidi="lo-LA"/>
              </w:rPr>
              <w:br/>
            </w:r>
            <w:r w:rsidRPr="00EC4577">
              <w:rPr>
                <w:lang w:bidi="lo-LA"/>
              </w:rPr>
              <w:t>+ TK tài sản</w:t>
            </w:r>
            <w:r w:rsidRPr="00EC4577">
              <w:rPr>
                <w:lang w:bidi="lo-LA"/>
              </w:rPr>
              <w:br/>
            </w:r>
            <w:r w:rsidRPr="00EC4577">
              <w:rPr>
                <w:lang w:bidi="lo-LA"/>
              </w:rPr>
              <w:t>+ TK kho</w:t>
            </w:r>
          </w:p>
        </w:tc>
        <w:tc>
          <w:tcPr>
            <w:tcW w:w="1973" w:type="pct"/>
            <w:tcBorders>
              <w:top w:val="nil"/>
              <w:left w:val="nil"/>
              <w:bottom w:val="single" w:color="auto" w:sz="4" w:space="0"/>
              <w:right w:val="single" w:color="auto" w:sz="4" w:space="0"/>
            </w:tcBorders>
            <w:shd w:val="clear" w:color="auto" w:fill="auto"/>
            <w:hideMark/>
          </w:tcPr>
          <w:p w:rsidRPr="00EC4577" w:rsidR="00F507B6" w:rsidP="00911383" w:rsidRDefault="00F507B6" w14:paraId="44C77A58" w14:textId="77777777">
            <w:pPr>
              <w:spacing w:before="0" w:after="0" w:line="295" w:lineRule="auto"/>
              <w:rPr>
                <w:lang w:bidi="lo-LA"/>
              </w:rPr>
            </w:pPr>
            <w:r w:rsidRPr="00EC4577">
              <w:rPr>
                <w:lang w:bidi="lo-LA"/>
              </w:rPr>
              <w:t>- ERP đưa phát sinh vào TK xử lý lỗi</w:t>
            </w:r>
            <w:r w:rsidRPr="00EC4577">
              <w:rPr>
                <w:lang w:bidi="lo-LA"/>
              </w:rPr>
              <w:br/>
            </w:r>
            <w:r w:rsidRPr="00EC4577">
              <w:rPr>
                <w:lang w:bidi="lo-LA"/>
              </w:rPr>
              <w:t xml:space="preserve">- Kiểm tra số liệu trên Core và xác định dữ liệu cần điều chỉnh </w:t>
            </w:r>
            <w:r w:rsidRPr="00EC4577">
              <w:rPr>
                <w:lang w:bidi="lo-LA"/>
              </w:rPr>
              <w:br/>
            </w:r>
            <w:r w:rsidRPr="00EC4577">
              <w:rPr>
                <w:lang w:bidi="lo-LA"/>
              </w:rPr>
              <w:t>- Chuyển phát sinh từ TK xử lý lỗi sang TK GL chính xác (Tạo thủ công bút toán tại T-code FB50, hoặc sinh bút toán điều chỉnh qua tích hợp dữ liệu Z_TH_CORE)</w:t>
            </w:r>
          </w:p>
        </w:tc>
      </w:tr>
      <w:tr w:rsidRPr="00EC4577" w:rsidR="00F507B6" w:rsidTr="00356AAE" w14:paraId="3595DD8B" w14:textId="77777777">
        <w:trPr>
          <w:trHeight w:val="945"/>
        </w:trPr>
        <w:tc>
          <w:tcPr>
            <w:tcW w:w="361" w:type="pct"/>
            <w:tcBorders>
              <w:top w:val="nil"/>
              <w:left w:val="single" w:color="auto" w:sz="4" w:space="0"/>
              <w:bottom w:val="single" w:color="auto" w:sz="4" w:space="0"/>
              <w:right w:val="single" w:color="auto" w:sz="4" w:space="0"/>
            </w:tcBorders>
            <w:shd w:val="clear" w:color="auto" w:fill="auto"/>
            <w:hideMark/>
          </w:tcPr>
          <w:p w:rsidRPr="00EC4577" w:rsidR="00F507B6" w:rsidP="00911383" w:rsidRDefault="00F507B6" w14:paraId="1C4EC9E2" w14:textId="77777777">
            <w:pPr>
              <w:spacing w:before="0" w:after="0" w:line="295" w:lineRule="auto"/>
              <w:jc w:val="right"/>
              <w:rPr>
                <w:lang w:bidi="lo-LA"/>
              </w:rPr>
            </w:pPr>
            <w:r w:rsidRPr="00EC4577">
              <w:rPr>
                <w:lang w:bidi="lo-LA"/>
              </w:rPr>
              <w:t>12</w:t>
            </w:r>
          </w:p>
        </w:tc>
        <w:tc>
          <w:tcPr>
            <w:tcW w:w="1101" w:type="pct"/>
            <w:tcBorders>
              <w:top w:val="nil"/>
              <w:left w:val="nil"/>
              <w:bottom w:val="single" w:color="auto" w:sz="4" w:space="0"/>
              <w:right w:val="single" w:color="auto" w:sz="4" w:space="0"/>
            </w:tcBorders>
            <w:shd w:val="clear" w:color="auto" w:fill="auto"/>
            <w:hideMark/>
          </w:tcPr>
          <w:p w:rsidRPr="00EC4577" w:rsidR="00F507B6" w:rsidP="00911383" w:rsidRDefault="00F507B6" w14:paraId="15A3A2CB" w14:textId="77777777">
            <w:pPr>
              <w:spacing w:before="0" w:after="0" w:line="295" w:lineRule="auto"/>
              <w:rPr>
                <w:lang w:bidi="lo-LA"/>
              </w:rPr>
            </w:pPr>
            <w:r w:rsidRPr="00EC4577">
              <w:rPr>
                <w:lang w:bidi="lo-LA"/>
              </w:rPr>
              <w:t>TK xử lý lỗi chưa được tạo cho Mã đơn vị tại ERP (Lỗi không cân nợ có)</w:t>
            </w:r>
          </w:p>
        </w:tc>
        <w:tc>
          <w:tcPr>
            <w:tcW w:w="1565" w:type="pct"/>
            <w:tcBorders>
              <w:top w:val="nil"/>
              <w:left w:val="nil"/>
              <w:bottom w:val="single" w:color="auto" w:sz="4" w:space="0"/>
              <w:right w:val="single" w:color="auto" w:sz="4" w:space="0"/>
            </w:tcBorders>
            <w:shd w:val="clear" w:color="auto" w:fill="auto"/>
            <w:hideMark/>
          </w:tcPr>
          <w:p w:rsidRPr="00EC4577" w:rsidR="00F507B6" w:rsidP="00911383" w:rsidRDefault="00F507B6" w14:paraId="41A9085C" w14:textId="77777777">
            <w:pPr>
              <w:spacing w:before="0" w:after="0" w:line="295" w:lineRule="auto"/>
              <w:rPr>
                <w:lang w:bidi="lo-LA"/>
              </w:rPr>
            </w:pPr>
            <w:r w:rsidRPr="00EC4577">
              <w:rPr>
                <w:lang w:bidi="lo-LA"/>
              </w:rPr>
              <w:t>Dữ liệu Core phát sinh lỗi không cân Nợ-Có, nhưng TK xử lý lỗi chưa được tạo cho mã đơn vị tương ứng trên ERP</w:t>
            </w:r>
          </w:p>
        </w:tc>
        <w:tc>
          <w:tcPr>
            <w:tcW w:w="1973" w:type="pct"/>
            <w:tcBorders>
              <w:top w:val="nil"/>
              <w:left w:val="nil"/>
              <w:bottom w:val="single" w:color="auto" w:sz="4" w:space="0"/>
              <w:right w:val="single" w:color="auto" w:sz="4" w:space="0"/>
            </w:tcBorders>
            <w:shd w:val="clear" w:color="auto" w:fill="auto"/>
            <w:hideMark/>
          </w:tcPr>
          <w:p w:rsidRPr="00EC4577" w:rsidR="00F507B6" w:rsidP="00911383" w:rsidRDefault="00F507B6" w14:paraId="0CB27742" w14:textId="77777777">
            <w:pPr>
              <w:spacing w:before="0" w:after="0" w:line="295" w:lineRule="auto"/>
              <w:rPr>
                <w:lang w:bidi="lo-LA"/>
              </w:rPr>
            </w:pPr>
            <w:r w:rsidRPr="00EC4577">
              <w:rPr>
                <w:lang w:bidi="lo-LA"/>
              </w:rPr>
              <w:t>- Tạo bổ sung tài khoản xử lý lỗi (T-code: FS00)</w:t>
            </w:r>
            <w:r w:rsidRPr="00EC4577">
              <w:rPr>
                <w:lang w:bidi="lo-LA"/>
              </w:rPr>
              <w:br/>
            </w:r>
            <w:r w:rsidRPr="00EC4577">
              <w:rPr>
                <w:lang w:bidi="lo-LA"/>
              </w:rPr>
              <w:t>- Chạy tích hợp lại cho mã đơn vị đó (T-code: Z_TH_CORE)</w:t>
            </w:r>
          </w:p>
        </w:tc>
      </w:tr>
      <w:tr w:rsidRPr="00EC4577" w:rsidR="00356AAE" w:rsidTr="00356AAE" w14:paraId="5993A88C" w14:textId="77777777">
        <w:trPr>
          <w:trHeight w:val="945"/>
        </w:trPr>
        <w:tc>
          <w:tcPr>
            <w:tcW w:w="361" w:type="pct"/>
            <w:tcBorders>
              <w:top w:val="nil"/>
              <w:left w:val="single" w:color="auto" w:sz="4" w:space="0"/>
              <w:bottom w:val="single" w:color="auto" w:sz="4" w:space="0"/>
              <w:right w:val="single" w:color="auto" w:sz="4" w:space="0"/>
            </w:tcBorders>
            <w:shd w:val="clear" w:color="auto" w:fill="auto"/>
          </w:tcPr>
          <w:p w:rsidRPr="00EC4577" w:rsidR="00356AAE" w:rsidP="00911383" w:rsidRDefault="00356AAE" w14:paraId="5160EAAC" w14:textId="77777777">
            <w:pPr>
              <w:spacing w:before="0" w:after="0" w:line="295" w:lineRule="auto"/>
              <w:jc w:val="right"/>
              <w:rPr>
                <w:lang w:bidi="lo-LA"/>
              </w:rPr>
            </w:pPr>
            <w:r w:rsidRPr="00EC4577">
              <w:rPr>
                <w:lang w:bidi="lo-LA"/>
              </w:rPr>
              <w:t>13</w:t>
            </w:r>
          </w:p>
        </w:tc>
        <w:tc>
          <w:tcPr>
            <w:tcW w:w="1101" w:type="pct"/>
            <w:tcBorders>
              <w:top w:val="nil"/>
              <w:left w:val="nil"/>
              <w:bottom w:val="single" w:color="auto" w:sz="4" w:space="0"/>
              <w:right w:val="single" w:color="auto" w:sz="4" w:space="0"/>
            </w:tcBorders>
            <w:shd w:val="clear" w:color="auto" w:fill="auto"/>
          </w:tcPr>
          <w:p w:rsidRPr="00EC4577" w:rsidR="00356AAE" w:rsidP="00911383" w:rsidRDefault="00356AAE" w14:paraId="0E17A5C6" w14:textId="77777777">
            <w:pPr>
              <w:spacing w:before="0" w:after="0" w:line="295" w:lineRule="auto"/>
              <w:rPr>
                <w:lang w:bidi="lo-LA"/>
              </w:rPr>
            </w:pPr>
            <w:r w:rsidRPr="00EC4577">
              <w:rPr>
                <w:lang w:bidi="lo-LA"/>
              </w:rPr>
              <w:t>TK xử lý lỗi chưa được tạo cho Mã đơn vị tại ERP (Lỗi TK ko tồn tại)</w:t>
            </w:r>
          </w:p>
        </w:tc>
        <w:tc>
          <w:tcPr>
            <w:tcW w:w="1565" w:type="pct"/>
            <w:tcBorders>
              <w:top w:val="nil"/>
              <w:left w:val="nil"/>
              <w:bottom w:val="single" w:color="auto" w:sz="4" w:space="0"/>
              <w:right w:val="single" w:color="auto" w:sz="4" w:space="0"/>
            </w:tcBorders>
            <w:shd w:val="clear" w:color="auto" w:fill="auto"/>
          </w:tcPr>
          <w:p w:rsidRPr="00EC4577" w:rsidR="00356AAE" w:rsidP="00911383" w:rsidRDefault="00356AAE" w14:paraId="3C3F55E0" w14:textId="77777777">
            <w:pPr>
              <w:spacing w:before="0" w:after="0" w:line="295" w:lineRule="auto"/>
              <w:rPr>
                <w:lang w:bidi="lo-LA"/>
              </w:rPr>
            </w:pPr>
            <w:r w:rsidRPr="00EC4577">
              <w:rPr>
                <w:lang w:bidi="lo-LA"/>
              </w:rPr>
              <w:t>Dữ liệu Core phát sinh lỗi TK không tồn tại, nhưng TK xử lý lỗi chưa được tạo cho mã đơn vị tương ứng trên ERP</w:t>
            </w:r>
          </w:p>
        </w:tc>
        <w:tc>
          <w:tcPr>
            <w:tcW w:w="1973" w:type="pct"/>
            <w:tcBorders>
              <w:top w:val="nil"/>
              <w:left w:val="nil"/>
              <w:bottom w:val="single" w:color="auto" w:sz="4" w:space="0"/>
              <w:right w:val="single" w:color="auto" w:sz="4" w:space="0"/>
            </w:tcBorders>
            <w:shd w:val="clear" w:color="auto" w:fill="auto"/>
          </w:tcPr>
          <w:p w:rsidRPr="00EC4577" w:rsidR="00356AAE" w:rsidP="00911383" w:rsidRDefault="00356AAE" w14:paraId="64CE4E03" w14:textId="77777777">
            <w:pPr>
              <w:spacing w:before="0" w:after="0" w:line="295" w:lineRule="auto"/>
              <w:rPr>
                <w:lang w:bidi="lo-LA"/>
              </w:rPr>
            </w:pPr>
            <w:r w:rsidRPr="00EC4577">
              <w:rPr>
                <w:lang w:bidi="lo-LA"/>
              </w:rPr>
              <w:t>- Tạo bổ sung tài khoản xử lý lỗi (T-code: FS00)</w:t>
            </w:r>
            <w:r w:rsidRPr="00EC4577">
              <w:rPr>
                <w:lang w:bidi="lo-LA"/>
              </w:rPr>
              <w:br/>
            </w:r>
            <w:r w:rsidRPr="00EC4577">
              <w:rPr>
                <w:lang w:bidi="lo-LA"/>
              </w:rPr>
              <w:t>- Chạy tích hợp lại cho mã đơn vị đó (T-code: Z_TH_CORE)</w:t>
            </w:r>
          </w:p>
        </w:tc>
      </w:tr>
      <w:tr w:rsidRPr="00EC4577" w:rsidR="00A43C24" w:rsidTr="00356AAE" w14:paraId="3C599D13" w14:textId="77777777">
        <w:trPr>
          <w:trHeight w:val="945"/>
        </w:trPr>
        <w:tc>
          <w:tcPr>
            <w:tcW w:w="361" w:type="pct"/>
            <w:tcBorders>
              <w:top w:val="nil"/>
              <w:left w:val="single" w:color="auto" w:sz="4" w:space="0"/>
              <w:bottom w:val="single" w:color="auto" w:sz="4" w:space="0"/>
              <w:right w:val="single" w:color="auto" w:sz="4" w:space="0"/>
            </w:tcBorders>
            <w:shd w:val="clear" w:color="auto" w:fill="auto"/>
          </w:tcPr>
          <w:p w:rsidRPr="00EC4577" w:rsidR="00A43C24" w:rsidP="00911383" w:rsidRDefault="00A43C24" w14:paraId="10B5EC70" w14:textId="77777777">
            <w:pPr>
              <w:spacing w:before="0" w:after="0" w:line="295" w:lineRule="auto"/>
              <w:jc w:val="right"/>
              <w:rPr>
                <w:lang w:bidi="lo-LA"/>
              </w:rPr>
            </w:pPr>
            <w:r>
              <w:rPr>
                <w:lang w:bidi="lo-LA"/>
              </w:rPr>
              <w:t>14</w:t>
            </w:r>
          </w:p>
        </w:tc>
        <w:tc>
          <w:tcPr>
            <w:tcW w:w="1101" w:type="pct"/>
            <w:tcBorders>
              <w:top w:val="nil"/>
              <w:left w:val="nil"/>
              <w:bottom w:val="single" w:color="auto" w:sz="4" w:space="0"/>
              <w:right w:val="single" w:color="auto" w:sz="4" w:space="0"/>
            </w:tcBorders>
            <w:shd w:val="clear" w:color="auto" w:fill="auto"/>
          </w:tcPr>
          <w:p w:rsidRPr="00EC4577" w:rsidR="00A43C24" w:rsidP="00911383" w:rsidRDefault="00A43C24" w14:paraId="2E3C358B" w14:textId="77777777">
            <w:pPr>
              <w:spacing w:before="0" w:after="0" w:line="295" w:lineRule="auto"/>
              <w:rPr>
                <w:lang w:bidi="lo-LA"/>
              </w:rPr>
            </w:pPr>
            <w:r w:rsidRPr="00145E8A">
              <w:rPr>
                <w:lang w:bidi="lo-LA"/>
              </w:rPr>
              <w:t>Thiếu mapping thông tin trong Tcode ZPBAC</w:t>
            </w:r>
          </w:p>
        </w:tc>
        <w:tc>
          <w:tcPr>
            <w:tcW w:w="1565" w:type="pct"/>
            <w:tcBorders>
              <w:top w:val="nil"/>
              <w:left w:val="nil"/>
              <w:bottom w:val="single" w:color="auto" w:sz="4" w:space="0"/>
              <w:right w:val="single" w:color="auto" w:sz="4" w:space="0"/>
            </w:tcBorders>
            <w:shd w:val="clear" w:color="auto" w:fill="auto"/>
          </w:tcPr>
          <w:p w:rsidRPr="00EC4577" w:rsidR="00A43C24" w:rsidP="00911383" w:rsidRDefault="00A43C24" w14:paraId="56DED974" w14:textId="77777777">
            <w:pPr>
              <w:spacing w:before="0" w:after="0" w:line="295" w:lineRule="auto"/>
              <w:rPr>
                <w:lang w:bidi="lo-LA"/>
              </w:rPr>
            </w:pPr>
            <w:r>
              <w:rPr>
                <w:lang w:bidi="lo-LA"/>
              </w:rPr>
              <w:t>Thiếu mapping giữa Phòng ban Core và Kho (Plant) trên ERP</w:t>
            </w:r>
          </w:p>
        </w:tc>
        <w:tc>
          <w:tcPr>
            <w:tcW w:w="1973" w:type="pct"/>
            <w:tcBorders>
              <w:top w:val="nil"/>
              <w:left w:val="nil"/>
              <w:bottom w:val="single" w:color="auto" w:sz="4" w:space="0"/>
              <w:right w:val="single" w:color="auto" w:sz="4" w:space="0"/>
            </w:tcBorders>
            <w:shd w:val="clear" w:color="auto" w:fill="auto"/>
          </w:tcPr>
          <w:p w:rsidR="00A43C24" w:rsidP="00911383" w:rsidRDefault="00A43C24" w14:paraId="3E492DAD" w14:textId="77777777">
            <w:pPr>
              <w:spacing w:before="0" w:after="0" w:line="295" w:lineRule="auto"/>
              <w:rPr>
                <w:lang w:bidi="lo-LA"/>
              </w:rPr>
            </w:pPr>
            <w:r>
              <w:rPr>
                <w:lang w:bidi="lo-LA"/>
              </w:rPr>
              <w:t>- Cán bộ phụ trách cập nhật bảng map</w:t>
            </w:r>
          </w:p>
          <w:p w:rsidRPr="00EC4577" w:rsidR="00A43C24" w:rsidP="00911383" w:rsidRDefault="00A43C24" w14:paraId="186A2D54" w14:textId="77777777">
            <w:pPr>
              <w:spacing w:before="0" w:after="0" w:line="295" w:lineRule="auto"/>
              <w:rPr>
                <w:lang w:bidi="lo-LA"/>
              </w:rPr>
            </w:pPr>
            <w:r>
              <w:rPr>
                <w:lang w:bidi="lo-LA"/>
              </w:rPr>
              <w:t xml:space="preserve">- Cán bộ vận hành tích hợp sử dụng chức năng </w:t>
            </w:r>
            <w:r w:rsidRPr="00145E8A">
              <w:rPr>
                <w:lang w:bidi="lo-LA"/>
              </w:rPr>
              <w:t>update bảng staging, các giao dịch lỗi tự động được update và chuyển trạng thái từ E (Lỗi dữ liệu) thành P (</w:t>
            </w:r>
            <w:r>
              <w:rPr>
                <w:lang w:bidi="lo-LA"/>
              </w:rPr>
              <w:t>G</w:t>
            </w:r>
            <w:r w:rsidRPr="00145E8A">
              <w:rPr>
                <w:lang w:bidi="lo-LA"/>
              </w:rPr>
              <w:t>iao dịch Posted thành công trên ERP)</w:t>
            </w:r>
          </w:p>
        </w:tc>
      </w:tr>
      <w:tr w:rsidRPr="00EC4577" w:rsidR="00A43C24" w:rsidTr="00356AAE" w14:paraId="72376373" w14:textId="77777777">
        <w:trPr>
          <w:trHeight w:val="945"/>
        </w:trPr>
        <w:tc>
          <w:tcPr>
            <w:tcW w:w="361" w:type="pct"/>
            <w:tcBorders>
              <w:top w:val="nil"/>
              <w:left w:val="single" w:color="auto" w:sz="4" w:space="0"/>
              <w:bottom w:val="single" w:color="auto" w:sz="4" w:space="0"/>
              <w:right w:val="single" w:color="auto" w:sz="4" w:space="0"/>
            </w:tcBorders>
            <w:shd w:val="clear" w:color="auto" w:fill="auto"/>
          </w:tcPr>
          <w:p w:rsidRPr="00EC4577" w:rsidR="00A43C24" w:rsidP="00911383" w:rsidRDefault="00A43C24" w14:paraId="54EBA629" w14:textId="77777777">
            <w:pPr>
              <w:spacing w:before="0" w:after="0" w:line="295" w:lineRule="auto"/>
              <w:jc w:val="right"/>
              <w:rPr>
                <w:lang w:bidi="lo-LA"/>
              </w:rPr>
            </w:pPr>
            <w:r>
              <w:rPr>
                <w:lang w:bidi="lo-LA"/>
              </w:rPr>
              <w:t>15</w:t>
            </w:r>
          </w:p>
        </w:tc>
        <w:tc>
          <w:tcPr>
            <w:tcW w:w="1101" w:type="pct"/>
            <w:tcBorders>
              <w:top w:val="nil"/>
              <w:left w:val="nil"/>
              <w:bottom w:val="single" w:color="auto" w:sz="4" w:space="0"/>
              <w:right w:val="single" w:color="auto" w:sz="4" w:space="0"/>
            </w:tcBorders>
            <w:shd w:val="clear" w:color="auto" w:fill="auto"/>
          </w:tcPr>
          <w:p w:rsidRPr="00EC4577" w:rsidR="00A43C24" w:rsidP="00911383" w:rsidRDefault="00A43C24" w14:paraId="6F525EF0" w14:textId="77777777">
            <w:pPr>
              <w:spacing w:before="0" w:after="0" w:line="295" w:lineRule="auto"/>
              <w:rPr>
                <w:lang w:bidi="lo-LA"/>
              </w:rPr>
            </w:pPr>
            <w:r>
              <w:rPr>
                <w:lang w:bidi="lo-LA"/>
              </w:rPr>
              <w:t>S</w:t>
            </w:r>
            <w:r w:rsidRPr="00A43C24">
              <w:rPr>
                <w:lang w:bidi="lo-LA"/>
              </w:rPr>
              <w:t>erial number SEC.1473 not suitable for movement</w:t>
            </w:r>
          </w:p>
        </w:tc>
        <w:tc>
          <w:tcPr>
            <w:tcW w:w="1565" w:type="pct"/>
            <w:tcBorders>
              <w:top w:val="nil"/>
              <w:left w:val="nil"/>
              <w:bottom w:val="single" w:color="auto" w:sz="4" w:space="0"/>
              <w:right w:val="single" w:color="auto" w:sz="4" w:space="0"/>
            </w:tcBorders>
            <w:shd w:val="clear" w:color="auto" w:fill="auto"/>
          </w:tcPr>
          <w:p w:rsidR="00A43C24" w:rsidP="00911383" w:rsidRDefault="00A43C24" w14:paraId="46111A8B" w14:textId="77777777">
            <w:pPr>
              <w:spacing w:before="0" w:after="0" w:line="295" w:lineRule="auto"/>
              <w:rPr>
                <w:lang w:bidi="lo-LA"/>
              </w:rPr>
            </w:pPr>
            <w:r>
              <w:rPr>
                <w:lang w:bidi="lo-LA"/>
              </w:rPr>
              <w:t xml:space="preserve">Do Serial trên Core đổi trạng thái hai lần: </w:t>
            </w:r>
          </w:p>
          <w:p w:rsidR="00A43C24" w:rsidP="00911383" w:rsidRDefault="00A43C24" w14:paraId="19341BFE" w14:textId="77777777">
            <w:pPr>
              <w:spacing w:before="0" w:after="0" w:line="295" w:lineRule="auto"/>
              <w:rPr>
                <w:lang w:bidi="lo-LA"/>
              </w:rPr>
            </w:pPr>
            <w:r>
              <w:rPr>
                <w:lang w:bidi="lo-LA"/>
              </w:rPr>
              <w:t xml:space="preserve">+ Ngày T-1: </w:t>
            </w:r>
            <w:r w:rsidRPr="00A43C24">
              <w:rPr>
                <w:lang w:bidi="lo-LA"/>
              </w:rPr>
              <w:t>Trạng thái I đã được tích hợp về ERP thành công</w:t>
            </w:r>
          </w:p>
          <w:p w:rsidRPr="00EC4577" w:rsidR="00A43C24" w:rsidP="00911383" w:rsidRDefault="00A43C24" w14:paraId="7F229C69" w14:textId="77777777">
            <w:pPr>
              <w:spacing w:before="0" w:after="0" w:line="295" w:lineRule="auto"/>
              <w:rPr>
                <w:lang w:bidi="lo-LA"/>
              </w:rPr>
            </w:pPr>
            <w:r>
              <w:rPr>
                <w:lang w:bidi="lo-LA"/>
              </w:rPr>
              <w:t>+ Ngày T: K</w:t>
            </w:r>
            <w:r w:rsidRPr="00A43C24">
              <w:rPr>
                <w:lang w:bidi="lo-LA"/>
              </w:rPr>
              <w:t>ế toán viên cập nhật lại trạng thái phát hành hỏng = V</w:t>
            </w:r>
            <w:r>
              <w:rPr>
                <w:lang w:bidi="lo-LA"/>
              </w:rPr>
              <w:t xml:space="preserve">. </w:t>
            </w:r>
            <w:r w:rsidRPr="00A43C24">
              <w:rPr>
                <w:lang w:bidi="lo-LA"/>
              </w:rPr>
              <w:t>Giao dịch tích hợp ngày T báo lỗi do serial không còn tồn trong kho</w:t>
            </w:r>
          </w:p>
        </w:tc>
        <w:tc>
          <w:tcPr>
            <w:tcW w:w="1973" w:type="pct"/>
            <w:tcBorders>
              <w:top w:val="nil"/>
              <w:left w:val="nil"/>
              <w:bottom w:val="single" w:color="auto" w:sz="4" w:space="0"/>
              <w:right w:val="single" w:color="auto" w:sz="4" w:space="0"/>
            </w:tcBorders>
            <w:shd w:val="clear" w:color="auto" w:fill="auto"/>
          </w:tcPr>
          <w:p w:rsidR="00A43C24" w:rsidP="00911383" w:rsidRDefault="00A43C24" w14:paraId="6DD770BD" w14:textId="77777777">
            <w:pPr>
              <w:spacing w:before="0" w:after="0" w:line="295" w:lineRule="auto"/>
              <w:rPr>
                <w:lang w:bidi="lo-LA"/>
              </w:rPr>
            </w:pPr>
            <w:r>
              <w:rPr>
                <w:lang w:bidi="lo-LA"/>
              </w:rPr>
              <w:t xml:space="preserve">- Kế toán viên </w:t>
            </w:r>
            <w:r w:rsidRPr="00A43C24">
              <w:rPr>
                <w:lang w:bidi="lo-LA"/>
              </w:rPr>
              <w:t>làm giao dịch Hủy X02 đối với giao dịch xuất phát hành đã tích hợp trước đó</w:t>
            </w:r>
            <w:r>
              <w:rPr>
                <w:lang w:bidi="lo-LA"/>
              </w:rPr>
              <w:t>.</w:t>
            </w:r>
          </w:p>
          <w:p w:rsidRPr="00EC4577" w:rsidR="00A43C24" w:rsidP="00911383" w:rsidRDefault="00A43C24" w14:paraId="7D0CE197" w14:textId="77777777">
            <w:pPr>
              <w:spacing w:before="0" w:after="0" w:line="295" w:lineRule="auto"/>
              <w:rPr>
                <w:lang w:bidi="lo-LA"/>
              </w:rPr>
            </w:pPr>
            <w:r>
              <w:rPr>
                <w:lang w:bidi="lo-LA"/>
              </w:rPr>
              <w:t xml:space="preserve">- </w:t>
            </w:r>
            <w:r w:rsidRPr="00A43C24">
              <w:rPr>
                <w:lang w:bidi="lo-LA"/>
              </w:rPr>
              <w:t xml:space="preserve">Cán bộ vận hành tích hợp thực hiện tích hợp thủ công qua T-code </w:t>
            </w:r>
            <w:r w:rsidRPr="00A43C24">
              <w:rPr>
                <w:b/>
                <w:bCs/>
                <w:lang w:bidi="lo-LA"/>
              </w:rPr>
              <w:t>Z_TH_PHAC</w:t>
            </w:r>
          </w:p>
        </w:tc>
      </w:tr>
      <w:tr w:rsidRPr="00EC4577" w:rsidR="00A43C24" w:rsidTr="00356AAE" w14:paraId="1CE52B2A" w14:textId="77777777">
        <w:trPr>
          <w:trHeight w:val="945"/>
        </w:trPr>
        <w:tc>
          <w:tcPr>
            <w:tcW w:w="361" w:type="pct"/>
            <w:tcBorders>
              <w:top w:val="nil"/>
              <w:left w:val="single" w:color="auto" w:sz="4" w:space="0"/>
              <w:bottom w:val="single" w:color="auto" w:sz="4" w:space="0"/>
              <w:right w:val="single" w:color="auto" w:sz="4" w:space="0"/>
            </w:tcBorders>
            <w:shd w:val="clear" w:color="auto" w:fill="auto"/>
          </w:tcPr>
          <w:p w:rsidRPr="00EC4577" w:rsidR="00A43C24" w:rsidP="00911383" w:rsidRDefault="00A43C24" w14:paraId="51EF2DE2" w14:textId="77777777">
            <w:pPr>
              <w:spacing w:before="0" w:after="0" w:line="295" w:lineRule="auto"/>
              <w:jc w:val="right"/>
              <w:rPr>
                <w:lang w:bidi="lo-LA"/>
              </w:rPr>
            </w:pPr>
            <w:r>
              <w:rPr>
                <w:lang w:bidi="lo-LA"/>
              </w:rPr>
              <w:t>16</w:t>
            </w:r>
          </w:p>
        </w:tc>
        <w:tc>
          <w:tcPr>
            <w:tcW w:w="1101" w:type="pct"/>
            <w:tcBorders>
              <w:top w:val="nil"/>
              <w:left w:val="nil"/>
              <w:bottom w:val="single" w:color="auto" w:sz="4" w:space="0"/>
              <w:right w:val="single" w:color="auto" w:sz="4" w:space="0"/>
            </w:tcBorders>
            <w:shd w:val="clear" w:color="auto" w:fill="auto"/>
          </w:tcPr>
          <w:p w:rsidRPr="00EC4577" w:rsidR="00A43C24" w:rsidP="00911383" w:rsidRDefault="00A43C24" w14:paraId="5FC021B9" w14:textId="77777777">
            <w:pPr>
              <w:spacing w:before="0" w:after="0" w:line="295" w:lineRule="auto"/>
              <w:rPr>
                <w:lang w:bidi="lo-LA"/>
              </w:rPr>
            </w:pPr>
            <w:r w:rsidRPr="00A43C24">
              <w:rPr>
                <w:lang w:bidi="lo-LA"/>
              </w:rPr>
              <w:t>Material-plant-Sloc-Posting only possible in periods 2019/07 and 2019/06 in company code XXXX</w:t>
            </w:r>
          </w:p>
        </w:tc>
        <w:tc>
          <w:tcPr>
            <w:tcW w:w="1565" w:type="pct"/>
            <w:tcBorders>
              <w:top w:val="nil"/>
              <w:left w:val="nil"/>
              <w:bottom w:val="single" w:color="auto" w:sz="4" w:space="0"/>
              <w:right w:val="single" w:color="auto" w:sz="4" w:space="0"/>
            </w:tcBorders>
            <w:shd w:val="clear" w:color="auto" w:fill="auto"/>
          </w:tcPr>
          <w:p w:rsidRPr="00EC4577" w:rsidR="00A43C24" w:rsidP="00911383" w:rsidRDefault="00A43C24" w14:paraId="68DAA240" w14:textId="77777777">
            <w:pPr>
              <w:spacing w:before="0" w:after="0" w:line="295" w:lineRule="auto"/>
              <w:rPr>
                <w:lang w:bidi="lo-LA"/>
              </w:rPr>
            </w:pPr>
            <w:r>
              <w:rPr>
                <w:lang w:bidi="lo-LA"/>
              </w:rPr>
              <w:t>Do lỗi cấu hình: Chưa mở kỳ kho</w:t>
            </w:r>
          </w:p>
        </w:tc>
        <w:tc>
          <w:tcPr>
            <w:tcW w:w="1973" w:type="pct"/>
            <w:tcBorders>
              <w:top w:val="nil"/>
              <w:left w:val="nil"/>
              <w:bottom w:val="single" w:color="auto" w:sz="4" w:space="0"/>
              <w:right w:val="single" w:color="auto" w:sz="4" w:space="0"/>
            </w:tcBorders>
            <w:shd w:val="clear" w:color="auto" w:fill="auto"/>
          </w:tcPr>
          <w:p w:rsidR="00A43C24" w:rsidP="00911383" w:rsidRDefault="00A43C24" w14:paraId="268F6E9B" w14:textId="77777777">
            <w:pPr>
              <w:spacing w:before="0" w:after="0" w:line="295" w:lineRule="auto"/>
              <w:rPr>
                <w:lang w:bidi="lo-LA"/>
              </w:rPr>
            </w:pPr>
            <w:r>
              <w:rPr>
                <w:lang w:bidi="lo-LA"/>
              </w:rPr>
              <w:t>- Bổ sung Config tại: T-code MMPV</w:t>
            </w:r>
          </w:p>
          <w:p w:rsidR="00811EB1" w:rsidP="00911383" w:rsidRDefault="00811EB1" w14:paraId="679305BA" w14:textId="77777777">
            <w:pPr>
              <w:spacing w:before="0" w:after="0" w:line="295" w:lineRule="auto"/>
              <w:rPr>
                <w:lang w:bidi="lo-LA"/>
              </w:rPr>
            </w:pPr>
            <w:r>
              <w:rPr>
                <w:lang w:bidi="lo-LA"/>
              </w:rPr>
              <w:t xml:space="preserve">- </w:t>
            </w:r>
            <w:r w:rsidRPr="00A43C24">
              <w:rPr>
                <w:lang w:bidi="lo-LA"/>
              </w:rPr>
              <w:t xml:space="preserve">Cán bộ vận hành tích hợp thực hiện tích hợp thủ công qua T-code </w:t>
            </w:r>
            <w:r w:rsidRPr="00A43C24">
              <w:rPr>
                <w:b/>
                <w:bCs/>
                <w:lang w:bidi="lo-LA"/>
              </w:rPr>
              <w:t>Z_TH_PHAC</w:t>
            </w:r>
          </w:p>
          <w:p w:rsidRPr="00EC4577" w:rsidR="00A43C24" w:rsidP="00911383" w:rsidRDefault="00A43C24" w14:paraId="0E4F8D1C" w14:textId="77777777">
            <w:pPr>
              <w:spacing w:before="0" w:after="0" w:line="295" w:lineRule="auto"/>
              <w:rPr>
                <w:lang w:bidi="lo-LA"/>
              </w:rPr>
            </w:pPr>
          </w:p>
        </w:tc>
      </w:tr>
      <w:tr w:rsidRPr="00EC4577" w:rsidR="00A43C24" w:rsidTr="00356AAE" w14:paraId="4D6D990D" w14:textId="77777777">
        <w:trPr>
          <w:trHeight w:val="945"/>
        </w:trPr>
        <w:tc>
          <w:tcPr>
            <w:tcW w:w="361" w:type="pct"/>
            <w:tcBorders>
              <w:top w:val="nil"/>
              <w:left w:val="single" w:color="auto" w:sz="4" w:space="0"/>
              <w:bottom w:val="single" w:color="auto" w:sz="4" w:space="0"/>
              <w:right w:val="single" w:color="auto" w:sz="4" w:space="0"/>
            </w:tcBorders>
            <w:shd w:val="clear" w:color="auto" w:fill="auto"/>
          </w:tcPr>
          <w:p w:rsidRPr="00EC4577" w:rsidR="00A43C24" w:rsidP="00911383" w:rsidRDefault="00A43C24" w14:paraId="1EB5A262" w14:textId="77777777">
            <w:pPr>
              <w:spacing w:before="0" w:after="0" w:line="295" w:lineRule="auto"/>
              <w:jc w:val="right"/>
              <w:rPr>
                <w:lang w:bidi="lo-LA"/>
              </w:rPr>
            </w:pPr>
            <w:r>
              <w:rPr>
                <w:lang w:bidi="lo-LA"/>
              </w:rPr>
              <w:t>17</w:t>
            </w:r>
          </w:p>
        </w:tc>
        <w:tc>
          <w:tcPr>
            <w:tcW w:w="1101" w:type="pct"/>
            <w:tcBorders>
              <w:top w:val="nil"/>
              <w:left w:val="nil"/>
              <w:bottom w:val="single" w:color="auto" w:sz="4" w:space="0"/>
              <w:right w:val="single" w:color="auto" w:sz="4" w:space="0"/>
            </w:tcBorders>
            <w:shd w:val="clear" w:color="auto" w:fill="auto"/>
          </w:tcPr>
          <w:p w:rsidRPr="00EC4577" w:rsidR="00A43C24" w:rsidP="00911383" w:rsidRDefault="00A43C24" w14:paraId="39233EF4" w14:textId="77777777">
            <w:pPr>
              <w:spacing w:before="0" w:after="0" w:line="295" w:lineRule="auto"/>
              <w:rPr>
                <w:lang w:bidi="lo-LA"/>
              </w:rPr>
            </w:pPr>
            <w:r w:rsidRPr="00A43C24">
              <w:rPr>
                <w:lang w:bidi="lo-LA"/>
              </w:rPr>
              <w:t>Material xxxxxxxx do not maintian in plant XXXX</w:t>
            </w:r>
          </w:p>
        </w:tc>
        <w:tc>
          <w:tcPr>
            <w:tcW w:w="1565" w:type="pct"/>
            <w:tcBorders>
              <w:top w:val="nil"/>
              <w:left w:val="nil"/>
              <w:bottom w:val="single" w:color="auto" w:sz="4" w:space="0"/>
              <w:right w:val="single" w:color="auto" w:sz="4" w:space="0"/>
            </w:tcBorders>
            <w:shd w:val="clear" w:color="auto" w:fill="auto"/>
          </w:tcPr>
          <w:p w:rsidRPr="00EC4577" w:rsidR="00A43C24" w:rsidP="00911383" w:rsidRDefault="00A43C24" w14:paraId="1832D6B5" w14:textId="77777777">
            <w:pPr>
              <w:spacing w:before="0" w:after="0" w:line="295" w:lineRule="auto"/>
              <w:rPr>
                <w:lang w:bidi="lo-LA"/>
              </w:rPr>
            </w:pPr>
            <w:r>
              <w:rPr>
                <w:lang w:bidi="lo-LA"/>
              </w:rPr>
              <w:t>Do lỗi cấu hình: Mã vật liệu chưa được gán vào kho</w:t>
            </w:r>
          </w:p>
        </w:tc>
        <w:tc>
          <w:tcPr>
            <w:tcW w:w="1973" w:type="pct"/>
            <w:tcBorders>
              <w:top w:val="nil"/>
              <w:left w:val="nil"/>
              <w:bottom w:val="single" w:color="auto" w:sz="4" w:space="0"/>
              <w:right w:val="single" w:color="auto" w:sz="4" w:space="0"/>
            </w:tcBorders>
            <w:shd w:val="clear" w:color="auto" w:fill="auto"/>
          </w:tcPr>
          <w:p w:rsidR="00811EB1" w:rsidP="00911383" w:rsidRDefault="00811EB1" w14:paraId="71639CD7" w14:textId="77777777">
            <w:pPr>
              <w:spacing w:before="0" w:after="0" w:line="295" w:lineRule="auto"/>
              <w:rPr>
                <w:lang w:bidi="lo-LA"/>
              </w:rPr>
            </w:pPr>
            <w:r>
              <w:rPr>
                <w:lang w:bidi="lo-LA"/>
              </w:rPr>
              <w:t>- Bổ sung Config tại:</w:t>
            </w:r>
            <w:r w:rsidR="00090D7B">
              <w:rPr>
                <w:lang w:bidi="lo-LA"/>
              </w:rPr>
              <w:t xml:space="preserve"> T-code MM01</w:t>
            </w:r>
          </w:p>
          <w:p w:rsidR="00811EB1" w:rsidP="00911383" w:rsidRDefault="00811EB1" w14:paraId="1584E210" w14:textId="77777777">
            <w:pPr>
              <w:spacing w:before="0" w:after="0" w:line="295" w:lineRule="auto"/>
              <w:rPr>
                <w:lang w:bidi="lo-LA"/>
              </w:rPr>
            </w:pPr>
            <w:r>
              <w:rPr>
                <w:lang w:bidi="lo-LA"/>
              </w:rPr>
              <w:t xml:space="preserve">- </w:t>
            </w:r>
            <w:r w:rsidRPr="00A43C24">
              <w:rPr>
                <w:lang w:bidi="lo-LA"/>
              </w:rPr>
              <w:t xml:space="preserve">Cán bộ vận hành tích hợp thực hiện tích hợp thủ công qua T-code </w:t>
            </w:r>
            <w:r w:rsidRPr="00A43C24">
              <w:rPr>
                <w:b/>
                <w:bCs/>
                <w:lang w:bidi="lo-LA"/>
              </w:rPr>
              <w:t>Z_TH_PHAC</w:t>
            </w:r>
          </w:p>
          <w:p w:rsidRPr="00EC4577" w:rsidR="00A43C24" w:rsidP="00911383" w:rsidRDefault="00A43C24" w14:paraId="25E14054" w14:textId="77777777">
            <w:pPr>
              <w:spacing w:before="0" w:after="0" w:line="295" w:lineRule="auto"/>
              <w:rPr>
                <w:lang w:bidi="lo-LA"/>
              </w:rPr>
            </w:pPr>
          </w:p>
        </w:tc>
      </w:tr>
    </w:tbl>
    <w:p w:rsidR="00BC2D2A" w:rsidRDefault="00BC2D2A" w14:paraId="61789357" w14:textId="77777777">
      <w:pPr>
        <w:spacing w:before="0" w:after="0"/>
        <w:rPr>
          <w:sz w:val="26"/>
          <w:szCs w:val="26"/>
        </w:rPr>
      </w:pPr>
    </w:p>
    <w:p w:rsidRPr="002A6590" w:rsidR="00911383" w:rsidP="00E90643" w:rsidRDefault="00911383" w14:paraId="7F818F53" w14:textId="77777777">
      <w:pPr>
        <w:pStyle w:val="Heading4"/>
        <w:numPr>
          <w:ilvl w:val="1"/>
          <w:numId w:val="35"/>
        </w:numPr>
        <w:spacing w:line="295" w:lineRule="auto"/>
        <w:jc w:val="both"/>
        <w:rPr>
          <w:sz w:val="26"/>
          <w:szCs w:val="26"/>
        </w:rPr>
      </w:pPr>
      <w:r w:rsidRPr="002A6590">
        <w:rPr>
          <w:sz w:val="26"/>
          <w:szCs w:val="26"/>
        </w:rPr>
        <w:t>Lỗi luồng tích hợp</w:t>
      </w:r>
    </w:p>
    <w:p w:rsidR="00911383" w:rsidP="00911383" w:rsidRDefault="00911383" w14:paraId="28645652" w14:textId="77777777">
      <w:pPr>
        <w:spacing w:line="295" w:lineRule="auto"/>
        <w:jc w:val="both"/>
        <w:rPr>
          <w:lang w:eastAsia="x-none"/>
        </w:rPr>
      </w:pPr>
      <w:r w:rsidRPr="00911383">
        <w:rPr>
          <w:lang w:eastAsia="x-none"/>
        </w:rPr>
        <w:t> </w:t>
      </w:r>
      <w:r>
        <w:rPr>
          <w:lang w:eastAsia="x-none"/>
        </w:rPr>
        <w:t>Luồng tích hợp trên hệ thống ERP có thể xảy ra các lỗi sau:</w:t>
      </w:r>
    </w:p>
    <w:p w:rsidR="00911383" w:rsidP="00F97F5B" w:rsidRDefault="00911383" w14:paraId="2C504DD9" w14:textId="77777777">
      <w:pPr>
        <w:pStyle w:val="ListParagraph"/>
        <w:numPr>
          <w:ilvl w:val="0"/>
          <w:numId w:val="38"/>
        </w:numPr>
        <w:spacing w:line="295" w:lineRule="auto"/>
        <w:jc w:val="both"/>
        <w:rPr>
          <w:lang w:eastAsia="x-none"/>
        </w:rPr>
      </w:pPr>
      <w:r w:rsidRPr="00911383">
        <w:rPr>
          <w:lang w:eastAsia="x-none"/>
        </w:rPr>
        <w:t>Trường hợp do có lỗi dữ liệu đầu vào (của một chức năng tích hợp) dẫn đến sai Logic của toàn bộ các nội dung tích hợp phía sau cần phải dừng toàn bộ luồng tích hợp lại để xử lý thủ công</w:t>
      </w:r>
      <w:r>
        <w:rPr>
          <w:lang w:eastAsia="x-none"/>
        </w:rPr>
        <w:t>.</w:t>
      </w:r>
    </w:p>
    <w:p w:rsidR="00911383" w:rsidP="00911383" w:rsidRDefault="00122DC3" w14:paraId="1FC7514E" w14:textId="77777777">
      <w:pPr>
        <w:pStyle w:val="ListParagraph"/>
        <w:spacing w:line="295" w:lineRule="auto"/>
        <w:jc w:val="both"/>
        <w:rPr>
          <w:lang w:eastAsia="x-none"/>
        </w:rPr>
      </w:pPr>
      <w:r>
        <w:rPr>
          <w:lang w:eastAsia="x-none"/>
        </w:rPr>
        <w:t>Cán bộ vận hành thực hiện như sau:</w:t>
      </w:r>
    </w:p>
    <w:p w:rsidRPr="00122DC3" w:rsidR="00911383" w:rsidP="00122DC3" w:rsidRDefault="00911383" w14:paraId="3C86DE26" w14:textId="77777777">
      <w:pPr>
        <w:spacing w:line="295" w:lineRule="auto"/>
        <w:jc w:val="both"/>
        <w:rPr>
          <w:b/>
          <w:bCs/>
          <w:lang w:eastAsia="x-none"/>
        </w:rPr>
      </w:pPr>
      <w:r>
        <w:rPr>
          <w:lang w:eastAsia="x-none"/>
        </w:rPr>
        <w:t xml:space="preserve">T-code: </w:t>
      </w:r>
      <w:r w:rsidRPr="00122DC3">
        <w:rPr>
          <w:b/>
          <w:bCs/>
          <w:lang w:eastAsia="x-none"/>
        </w:rPr>
        <w:t>SM37</w:t>
      </w:r>
    </w:p>
    <w:p w:rsidR="00911383" w:rsidP="00911383" w:rsidRDefault="00911383" w14:paraId="1D053637" w14:textId="77777777">
      <w:pPr>
        <w:pStyle w:val="ListParagraph"/>
        <w:spacing w:line="295" w:lineRule="auto"/>
        <w:jc w:val="both"/>
        <w:rPr>
          <w:lang w:eastAsia="x-none"/>
        </w:rPr>
      </w:pPr>
      <w:r>
        <w:rPr>
          <w:lang w:eastAsia="x-none"/>
        </w:rPr>
        <w:t xml:space="preserve">+ </w:t>
      </w:r>
      <w:r w:rsidRPr="00911383">
        <w:rPr>
          <w:b/>
          <w:bCs/>
          <w:lang w:eastAsia="x-none"/>
        </w:rPr>
        <w:t>Job Name</w:t>
      </w:r>
      <w:r>
        <w:rPr>
          <w:lang w:eastAsia="x-none"/>
        </w:rPr>
        <w:t>: Nhập *</w:t>
      </w:r>
    </w:p>
    <w:p w:rsidR="00911383" w:rsidP="00911383" w:rsidRDefault="00911383" w14:paraId="6BFDB0B9" w14:textId="77777777">
      <w:pPr>
        <w:pStyle w:val="ListParagraph"/>
        <w:spacing w:line="295" w:lineRule="auto"/>
        <w:jc w:val="both"/>
        <w:rPr>
          <w:lang w:eastAsia="x-none"/>
        </w:rPr>
      </w:pPr>
      <w:r>
        <w:rPr>
          <w:lang w:eastAsia="x-none"/>
        </w:rPr>
        <w:t xml:space="preserve">+ </w:t>
      </w:r>
      <w:r w:rsidRPr="00911383">
        <w:rPr>
          <w:b/>
          <w:bCs/>
          <w:lang w:eastAsia="x-none"/>
        </w:rPr>
        <w:t>User Name</w:t>
      </w:r>
      <w:r>
        <w:rPr>
          <w:lang w:eastAsia="x-none"/>
        </w:rPr>
        <w:t>: Chọn User thực hiện luồng tích hợp</w:t>
      </w:r>
    </w:p>
    <w:p w:rsidR="00911383" w:rsidP="00911383" w:rsidRDefault="00911383" w14:paraId="7E7193C0" w14:textId="77777777">
      <w:pPr>
        <w:pStyle w:val="ListParagraph"/>
        <w:spacing w:line="295" w:lineRule="auto"/>
        <w:jc w:val="both"/>
        <w:rPr>
          <w:lang w:eastAsia="x-none"/>
        </w:rPr>
      </w:pPr>
      <w:r>
        <w:rPr>
          <w:lang w:eastAsia="x-none"/>
        </w:rPr>
        <w:t xml:space="preserve">+ </w:t>
      </w:r>
      <w:r w:rsidRPr="00911383">
        <w:rPr>
          <w:b/>
          <w:bCs/>
          <w:lang w:eastAsia="x-none"/>
        </w:rPr>
        <w:t>Job Status</w:t>
      </w:r>
      <w:r>
        <w:rPr>
          <w:lang w:eastAsia="x-none"/>
        </w:rPr>
        <w:t>: Chỉ tích chọn trạng thái Release.</w:t>
      </w:r>
    </w:p>
    <w:p w:rsidR="00911383" w:rsidP="00911383" w:rsidRDefault="00911383" w14:paraId="663E3857" w14:textId="77777777">
      <w:pPr>
        <w:pStyle w:val="ListParagraph"/>
        <w:spacing w:line="295" w:lineRule="auto"/>
        <w:jc w:val="both"/>
        <w:rPr>
          <w:lang w:eastAsia="x-none"/>
        </w:rPr>
      </w:pPr>
      <w:r>
        <w:rPr>
          <w:lang w:eastAsia="x-none"/>
        </w:rPr>
        <w:t xml:space="preserve">+ Job Start Condition </w:t>
      </w:r>
      <w:r w:rsidRPr="00911383">
        <w:rPr>
          <w:b/>
          <w:bCs/>
          <w:lang w:eastAsia="x-none"/>
        </w:rPr>
        <w:t>From/To</w:t>
      </w:r>
      <w:r>
        <w:rPr>
          <w:lang w:eastAsia="x-none"/>
        </w:rPr>
        <w:t>: Ngày thực hiện tích hợp (Ngày T)</w:t>
      </w:r>
    </w:p>
    <w:p w:rsidR="00911383" w:rsidP="00911383" w:rsidRDefault="00122DC3" w14:paraId="7C044ABA" w14:textId="77777777">
      <w:pPr>
        <w:pStyle w:val="ListParagraph"/>
        <w:spacing w:line="295" w:lineRule="auto"/>
        <w:jc w:val="both"/>
        <w:rPr>
          <w:lang w:eastAsia="x-none"/>
        </w:rPr>
      </w:pPr>
      <w:r>
        <w:rPr>
          <w:lang w:eastAsia="x-none"/>
        </w:rPr>
        <w:t xml:space="preserve">Nhấn </w:t>
      </w:r>
      <w:r w:rsidRPr="00122DC3">
        <w:rPr>
          <w:b/>
          <w:bCs/>
          <w:lang w:eastAsia="x-none"/>
        </w:rPr>
        <w:t>Execute (F8)</w:t>
      </w:r>
      <w:r>
        <w:rPr>
          <w:lang w:eastAsia="x-none"/>
        </w:rPr>
        <w:t>, hệ thống hiển thị màn hình Job Overview.</w:t>
      </w:r>
    </w:p>
    <w:p w:rsidR="00122DC3" w:rsidP="00911383" w:rsidRDefault="00122DC3" w14:paraId="4BB3BBB4" w14:textId="77777777">
      <w:pPr>
        <w:pStyle w:val="ListParagraph"/>
        <w:spacing w:line="295" w:lineRule="auto"/>
        <w:jc w:val="both"/>
        <w:rPr>
          <w:lang w:eastAsia="x-none"/>
        </w:rPr>
      </w:pPr>
      <w:r>
        <w:rPr>
          <w:lang w:eastAsia="x-none"/>
        </w:rPr>
        <w:t xml:space="preserve">Thực hiện xóa toàn bộ Job đang </w:t>
      </w:r>
      <w:r w:rsidRPr="00122DC3">
        <w:rPr>
          <w:b/>
          <w:bCs/>
          <w:lang w:eastAsia="x-none"/>
        </w:rPr>
        <w:t>Release</w:t>
      </w:r>
      <w:r>
        <w:rPr>
          <w:lang w:eastAsia="x-none"/>
        </w:rPr>
        <w:t>:</w:t>
      </w:r>
    </w:p>
    <w:p w:rsidR="00122DC3" w:rsidP="00F97F5B" w:rsidRDefault="00122DC3" w14:paraId="4934C53A" w14:textId="77777777">
      <w:pPr>
        <w:pStyle w:val="ListParagraph"/>
        <w:numPr>
          <w:ilvl w:val="0"/>
          <w:numId w:val="39"/>
        </w:numPr>
        <w:spacing w:line="295" w:lineRule="auto"/>
        <w:jc w:val="both"/>
        <w:rPr>
          <w:lang w:eastAsia="x-none"/>
        </w:rPr>
      </w:pPr>
      <w:r>
        <w:rPr>
          <w:lang w:eastAsia="x-none"/>
        </w:rPr>
        <w:t xml:space="preserve">Thanh công cụ </w:t>
      </w:r>
      <w:r w:rsidRPr="00122DC3">
        <w:rPr>
          <w:b/>
          <w:bCs/>
          <w:lang w:eastAsia="x-none"/>
        </w:rPr>
        <w:t>Edit</w:t>
      </w:r>
      <w:r>
        <w:rPr>
          <w:lang w:eastAsia="x-none"/>
        </w:rPr>
        <w:t xml:space="preserve"> &gt;&gt; Chọn </w:t>
      </w:r>
      <w:r w:rsidRPr="00122DC3">
        <w:rPr>
          <w:b/>
          <w:bCs/>
          <w:lang w:eastAsia="x-none"/>
        </w:rPr>
        <w:t>Select All</w:t>
      </w:r>
    </w:p>
    <w:p w:rsidR="00122DC3" w:rsidP="00F97F5B" w:rsidRDefault="00122DC3" w14:paraId="087F1DF0" w14:textId="77777777">
      <w:pPr>
        <w:pStyle w:val="ListParagraph"/>
        <w:numPr>
          <w:ilvl w:val="0"/>
          <w:numId w:val="39"/>
        </w:numPr>
        <w:spacing w:line="295" w:lineRule="auto"/>
        <w:jc w:val="both"/>
        <w:rPr>
          <w:lang w:eastAsia="x-none"/>
        </w:rPr>
      </w:pPr>
      <w:r>
        <w:rPr>
          <w:lang w:eastAsia="x-none"/>
        </w:rPr>
        <w:t xml:space="preserve">Tích biểu tượng </w:t>
      </w:r>
      <w:r w:rsidRPr="00122DC3">
        <w:rPr>
          <w:b/>
          <w:bCs/>
          <w:lang w:eastAsia="x-none"/>
        </w:rPr>
        <w:t>Delete</w:t>
      </w:r>
      <w:r>
        <w:rPr>
          <w:lang w:eastAsia="x-none"/>
        </w:rPr>
        <w:t xml:space="preserve"> để xóa các Job đang chờ.</w:t>
      </w:r>
    </w:p>
    <w:p w:rsidR="00122DC3" w:rsidP="00F97F5B" w:rsidRDefault="00122DC3" w14:paraId="0FAC27D4" w14:textId="77777777">
      <w:pPr>
        <w:pStyle w:val="ListParagraph"/>
        <w:numPr>
          <w:ilvl w:val="0"/>
          <w:numId w:val="38"/>
        </w:numPr>
        <w:spacing w:line="295" w:lineRule="auto"/>
        <w:jc w:val="both"/>
        <w:rPr>
          <w:lang w:eastAsia="x-none"/>
        </w:rPr>
      </w:pPr>
      <w:r w:rsidRPr="00122DC3">
        <w:rPr>
          <w:lang w:eastAsia="x-none"/>
        </w:rPr>
        <w:t>Trường hợp dữ liệu nguồn từ CORE VCB có chậm dẫn đến các Job đặt lịch tích hợp dữ liệu Core tại ERP không thực hiện được</w:t>
      </w:r>
      <w:r>
        <w:rPr>
          <w:lang w:eastAsia="x-none"/>
        </w:rPr>
        <w:t>, cán bộ v</w:t>
      </w:r>
      <w:r w:rsidR="00F76BBA">
        <w:rPr>
          <w:lang w:eastAsia="x-none"/>
        </w:rPr>
        <w:t>ậ</w:t>
      </w:r>
      <w:r>
        <w:rPr>
          <w:lang w:eastAsia="x-none"/>
        </w:rPr>
        <w:t>n hành thực hiện:</w:t>
      </w:r>
    </w:p>
    <w:p w:rsidR="00122DC3" w:rsidP="00122DC3" w:rsidRDefault="00122DC3" w14:paraId="5A80A6DD" w14:textId="77777777">
      <w:pPr>
        <w:spacing w:line="295" w:lineRule="auto"/>
        <w:ind w:left="720"/>
        <w:jc w:val="both"/>
        <w:rPr>
          <w:lang w:eastAsia="x-none"/>
        </w:rPr>
      </w:pPr>
      <w:r>
        <w:rPr>
          <w:lang w:eastAsia="x-none"/>
        </w:rPr>
        <w:t xml:space="preserve">+ </w:t>
      </w:r>
      <w:r w:rsidR="009A1F29">
        <w:rPr>
          <w:lang w:eastAsia="x-none"/>
        </w:rPr>
        <w:t>Vận hành thủ công chương trình Z_TH_CORE cho các nội dung chưa được thực hiện</w:t>
      </w:r>
    </w:p>
    <w:p w:rsidRPr="00B64292" w:rsidR="00B64292" w:rsidP="00742BFC" w:rsidRDefault="009A1F29" w14:paraId="148E44A1" w14:textId="77777777">
      <w:pPr>
        <w:spacing w:line="295" w:lineRule="auto"/>
        <w:ind w:left="720"/>
        <w:jc w:val="both"/>
        <w:rPr>
          <w:lang w:eastAsia="x-none"/>
        </w:rPr>
      </w:pPr>
      <w:r>
        <w:rPr>
          <w:lang w:eastAsia="x-none"/>
        </w:rPr>
        <w:t>+ Sau khi có đủ 4 cờ của Z_TH_CORE, các Job sau sẽ tiếp tục được thực hiện theo luồng tích hợp đang chạy trước đó.</w:t>
      </w:r>
    </w:p>
    <w:bookmarkEnd w:id="19"/>
    <w:bookmarkEnd w:id="20"/>
    <w:bookmarkEnd w:id="21"/>
    <w:bookmarkEnd w:id="22"/>
    <w:bookmarkEnd w:id="23"/>
    <w:bookmarkEnd w:id="24"/>
    <w:bookmarkEnd w:id="25"/>
    <w:bookmarkEnd w:id="26"/>
    <w:bookmarkEnd w:id="27"/>
    <w:bookmarkEnd w:id="28"/>
    <w:bookmarkEnd w:id="29"/>
    <w:bookmarkEnd w:id="30"/>
    <w:bookmarkEnd w:id="38"/>
    <w:p w:rsidR="00B64292" w:rsidP="00F76BBA" w:rsidRDefault="00F76BBA" w14:paraId="30EB8DE2" w14:textId="77777777">
      <w:pPr>
        <w:pStyle w:val="ListParagraph"/>
        <w:numPr>
          <w:ilvl w:val="0"/>
          <w:numId w:val="38"/>
        </w:numPr>
        <w:spacing w:line="295" w:lineRule="auto"/>
        <w:jc w:val="both"/>
        <w:rPr>
          <w:lang w:eastAsia="x-none"/>
        </w:rPr>
      </w:pPr>
      <w:r w:rsidRPr="00122DC3">
        <w:rPr>
          <w:lang w:eastAsia="x-none"/>
        </w:rPr>
        <w:t xml:space="preserve">Trường hợp </w:t>
      </w:r>
      <w:r>
        <w:rPr>
          <w:lang w:eastAsia="x-none"/>
        </w:rPr>
        <w:t>một chức năng (tích hợp/cuối ngày) không được thực hiện do chức năng đó đã có cờ trong bảng cờ ZTB_STG_TH_FLAG (</w:t>
      </w:r>
      <w:r w:rsidR="007D6A63">
        <w:rPr>
          <w:lang w:eastAsia="x-none"/>
        </w:rPr>
        <w:t>Xác định tồn tại theo</w:t>
      </w:r>
      <w:r>
        <w:rPr>
          <w:lang w:eastAsia="x-none"/>
        </w:rPr>
        <w:t xml:space="preserve"> Mã chương trình tích hợp + Ngày tích hợp), cán bộ vận hành </w:t>
      </w:r>
      <w:r w:rsidR="00974CA1">
        <w:rPr>
          <w:lang w:eastAsia="x-none"/>
        </w:rPr>
        <w:t>thực hiện:</w:t>
      </w:r>
    </w:p>
    <w:p w:rsidR="00974CA1" w:rsidP="00974CA1" w:rsidRDefault="00974CA1" w14:paraId="57AEF62F" w14:textId="77777777">
      <w:pPr>
        <w:pStyle w:val="ListParagraph"/>
        <w:spacing w:line="295" w:lineRule="auto"/>
        <w:jc w:val="both"/>
        <w:rPr>
          <w:lang w:eastAsia="x-none"/>
        </w:rPr>
      </w:pPr>
      <w:r>
        <w:rPr>
          <w:lang w:eastAsia="x-none"/>
        </w:rPr>
        <w:t>+ Vận hành thủ công cho chức năng đó.</w:t>
      </w:r>
    </w:p>
    <w:p w:rsidR="00974CA1" w:rsidP="00974CA1" w:rsidRDefault="00974CA1" w14:paraId="6E27562B" w14:textId="77777777">
      <w:pPr>
        <w:pStyle w:val="ListParagraph"/>
        <w:spacing w:line="295" w:lineRule="auto"/>
        <w:jc w:val="both"/>
        <w:rPr>
          <w:lang w:eastAsia="x-none"/>
        </w:rPr>
      </w:pPr>
      <w:r>
        <w:rPr>
          <w:lang w:eastAsia="x-none"/>
        </w:rPr>
        <w:t>+ Vận hành thủ công cho các chức năng tiếp sau của chức năng trên. Không cần vận hành thủ công cho các chức năng đang được sinh Job định kỳ vài phút/lần, vì chỉ cần chức năng trước đó có cờ thì Job định kỳ sẽ được thực hiện.</w:t>
      </w:r>
    </w:p>
    <w:p w:rsidR="00974CA1" w:rsidP="00974CA1" w:rsidRDefault="00974CA1" w14:paraId="76219B71" w14:textId="7E0789F5">
      <w:pPr>
        <w:pStyle w:val="ListParagraph"/>
        <w:spacing w:line="295" w:lineRule="auto"/>
        <w:jc w:val="both"/>
        <w:rPr>
          <w:lang w:eastAsia="x-none"/>
        </w:rPr>
      </w:pPr>
      <w:r>
        <w:rPr>
          <w:lang w:eastAsia="x-none"/>
        </w:rPr>
        <w:t>Các chức năng sinh Job định kỳ bao gồm: ZCGL13; ZCGL09; ZTHCD_SBV; Z_TH_DW_New</w:t>
      </w:r>
      <w:r w:rsidR="007D6A63">
        <w:rPr>
          <w:lang w:eastAsia="x-none"/>
        </w:rPr>
        <w:t>.</w:t>
      </w:r>
    </w:p>
    <w:p w:rsidRPr="00E3423C" w:rsidR="000E60FD" w:rsidP="00E90643" w:rsidRDefault="000E60FD" w14:paraId="782BAA9F" w14:textId="77777777">
      <w:pPr>
        <w:pStyle w:val="Heading4"/>
        <w:numPr>
          <w:ilvl w:val="1"/>
          <w:numId w:val="35"/>
        </w:numPr>
        <w:spacing w:line="295" w:lineRule="auto"/>
        <w:jc w:val="both"/>
        <w:rPr>
          <w:sz w:val="26"/>
          <w:szCs w:val="26"/>
        </w:rPr>
      </w:pPr>
      <w:r w:rsidRPr="002A6590">
        <w:rPr>
          <w:sz w:val="26"/>
          <w:szCs w:val="26"/>
        </w:rPr>
        <w:t>Lỗi tích hợp</w:t>
      </w:r>
      <w:r w:rsidRPr="00E90643">
        <w:rPr>
          <w:sz w:val="26"/>
          <w:szCs w:val="26"/>
        </w:rPr>
        <w:t xml:space="preserve"> Ấn chỉ</w:t>
      </w:r>
    </w:p>
    <w:p w:rsidRPr="00E90643" w:rsidR="000E60FD" w:rsidP="00E90643" w:rsidRDefault="000E60FD" w14:paraId="3E3D9225" w14:textId="77777777">
      <w:pPr>
        <w:pStyle w:val="ListParagraph"/>
        <w:numPr>
          <w:ilvl w:val="2"/>
          <w:numId w:val="35"/>
        </w:numPr>
        <w:spacing w:line="295" w:lineRule="auto"/>
        <w:jc w:val="both"/>
        <w:outlineLvl w:val="4"/>
        <w:rPr>
          <w:b/>
          <w:bCs/>
          <w:szCs w:val="26"/>
        </w:rPr>
      </w:pPr>
      <w:r w:rsidRPr="00E90643">
        <w:rPr>
          <w:b/>
          <w:bCs/>
          <w:szCs w:val="26"/>
        </w:rPr>
        <w:t>Chương trình tích hợp tạm ứng ấn chỉ</w:t>
      </w:r>
    </w:p>
    <w:tbl>
      <w:tblPr>
        <w:tblW w:w="5380" w:type="pct"/>
        <w:tblLook w:val="04A0" w:firstRow="1" w:lastRow="0" w:firstColumn="1" w:lastColumn="0" w:noHBand="0" w:noVBand="1"/>
      </w:tblPr>
      <w:tblGrid>
        <w:gridCol w:w="671"/>
        <w:gridCol w:w="1443"/>
        <w:gridCol w:w="1498"/>
        <w:gridCol w:w="2219"/>
        <w:gridCol w:w="3920"/>
      </w:tblGrid>
      <w:tr w:rsidRPr="003B0C37" w:rsidR="000E60FD" w:rsidTr="00372B37" w14:paraId="01E0157E" w14:textId="77777777">
        <w:trPr>
          <w:trHeight w:val="315"/>
          <w:tblHeader/>
        </w:trPr>
        <w:tc>
          <w:tcPr>
            <w:tcW w:w="344" w:type="pct"/>
            <w:tcBorders>
              <w:top w:val="single" w:color="auto" w:sz="4" w:space="0"/>
              <w:left w:val="single" w:color="auto" w:sz="4" w:space="0"/>
              <w:bottom w:val="single" w:color="auto" w:sz="4" w:space="0"/>
              <w:right w:val="single" w:color="auto" w:sz="4" w:space="0"/>
            </w:tcBorders>
            <w:shd w:val="clear" w:color="000000" w:fill="C0C0C0"/>
            <w:hideMark/>
          </w:tcPr>
          <w:p w:rsidRPr="003B0C37" w:rsidR="000E60FD" w:rsidP="00372B37" w:rsidRDefault="000E60FD" w14:paraId="5B1C5CFF" w14:textId="77777777">
            <w:pPr>
              <w:spacing w:after="0" w:line="360" w:lineRule="auto"/>
              <w:jc w:val="center"/>
              <w:rPr>
                <w:rFonts w:cstheme="minorHAnsi"/>
                <w:b/>
                <w:bCs/>
                <w:lang w:bidi="lo-LA"/>
              </w:rPr>
            </w:pPr>
            <w:r w:rsidRPr="003B0C37">
              <w:rPr>
                <w:rFonts w:cstheme="minorHAnsi"/>
                <w:b/>
                <w:bCs/>
                <w:lang w:bidi="lo-LA"/>
              </w:rPr>
              <w:t>STT</w:t>
            </w:r>
          </w:p>
        </w:tc>
        <w:tc>
          <w:tcPr>
            <w:tcW w:w="740" w:type="pct"/>
            <w:tcBorders>
              <w:top w:val="single" w:color="auto" w:sz="4" w:space="0"/>
              <w:left w:val="nil"/>
              <w:bottom w:val="single" w:color="auto" w:sz="4" w:space="0"/>
              <w:right w:val="single" w:color="auto" w:sz="4" w:space="0"/>
            </w:tcBorders>
            <w:shd w:val="clear" w:color="000000" w:fill="C0C0C0"/>
          </w:tcPr>
          <w:p w:rsidRPr="003B0C37" w:rsidR="000E60FD" w:rsidP="00372B37" w:rsidRDefault="000E60FD" w14:paraId="6A288E62" w14:textId="77777777">
            <w:pPr>
              <w:spacing w:after="0" w:line="360" w:lineRule="auto"/>
              <w:jc w:val="center"/>
              <w:rPr>
                <w:rFonts w:cstheme="minorHAnsi"/>
                <w:b/>
                <w:bCs/>
                <w:lang w:bidi="lo-LA"/>
              </w:rPr>
            </w:pPr>
            <w:r>
              <w:rPr>
                <w:rFonts w:cstheme="minorHAnsi"/>
                <w:b/>
                <w:bCs/>
                <w:lang w:bidi="lo-LA"/>
              </w:rPr>
              <w:t>Swim Lane</w:t>
            </w:r>
          </w:p>
        </w:tc>
        <w:tc>
          <w:tcPr>
            <w:tcW w:w="768" w:type="pct"/>
            <w:tcBorders>
              <w:top w:val="single" w:color="auto" w:sz="4" w:space="0"/>
              <w:left w:val="single" w:color="auto" w:sz="4" w:space="0"/>
              <w:bottom w:val="single" w:color="auto" w:sz="4" w:space="0"/>
              <w:right w:val="single" w:color="auto" w:sz="4" w:space="0"/>
            </w:tcBorders>
            <w:shd w:val="clear" w:color="000000" w:fill="C0C0C0"/>
            <w:hideMark/>
          </w:tcPr>
          <w:p w:rsidRPr="003B0C37" w:rsidR="000E60FD" w:rsidP="00372B37" w:rsidRDefault="000E60FD" w14:paraId="30EB2716" w14:textId="77777777">
            <w:pPr>
              <w:spacing w:after="0" w:line="360" w:lineRule="auto"/>
              <w:jc w:val="center"/>
              <w:rPr>
                <w:rFonts w:cstheme="minorHAnsi"/>
                <w:b/>
                <w:bCs/>
                <w:lang w:bidi="lo-LA"/>
              </w:rPr>
            </w:pPr>
            <w:r w:rsidRPr="003B0C37">
              <w:rPr>
                <w:rFonts w:cstheme="minorHAnsi"/>
                <w:b/>
                <w:bCs/>
                <w:lang w:bidi="lo-LA"/>
              </w:rPr>
              <w:t>Thông báo lỗi</w:t>
            </w:r>
          </w:p>
        </w:tc>
        <w:tc>
          <w:tcPr>
            <w:tcW w:w="1138" w:type="pct"/>
            <w:tcBorders>
              <w:top w:val="single" w:color="auto" w:sz="4" w:space="0"/>
              <w:left w:val="nil"/>
              <w:bottom w:val="single" w:color="auto" w:sz="4" w:space="0"/>
              <w:right w:val="single" w:color="auto" w:sz="4" w:space="0"/>
            </w:tcBorders>
            <w:shd w:val="clear" w:color="000000" w:fill="C0C0C0"/>
            <w:hideMark/>
          </w:tcPr>
          <w:p w:rsidRPr="003B0C37" w:rsidR="000E60FD" w:rsidP="00372B37" w:rsidRDefault="000E60FD" w14:paraId="48473688" w14:textId="77777777">
            <w:pPr>
              <w:spacing w:after="0" w:line="360" w:lineRule="auto"/>
              <w:jc w:val="center"/>
              <w:rPr>
                <w:rFonts w:cstheme="minorHAnsi"/>
                <w:b/>
                <w:bCs/>
                <w:lang w:bidi="lo-LA"/>
              </w:rPr>
            </w:pPr>
            <w:r w:rsidRPr="003B0C37">
              <w:rPr>
                <w:rFonts w:cstheme="minorHAnsi"/>
                <w:b/>
                <w:bCs/>
                <w:lang w:bidi="lo-LA"/>
              </w:rPr>
              <w:t>Diễn giải</w:t>
            </w:r>
          </w:p>
        </w:tc>
        <w:tc>
          <w:tcPr>
            <w:tcW w:w="2011" w:type="pct"/>
            <w:tcBorders>
              <w:top w:val="single" w:color="auto" w:sz="4" w:space="0"/>
              <w:left w:val="nil"/>
              <w:bottom w:val="single" w:color="auto" w:sz="4" w:space="0"/>
              <w:right w:val="single" w:color="auto" w:sz="4" w:space="0"/>
            </w:tcBorders>
            <w:shd w:val="clear" w:color="000000" w:fill="C0C0C0"/>
            <w:hideMark/>
          </w:tcPr>
          <w:p w:rsidRPr="003B0C37" w:rsidR="000E60FD" w:rsidP="00372B37" w:rsidRDefault="000E60FD" w14:paraId="6F03DA71" w14:textId="77777777">
            <w:pPr>
              <w:spacing w:after="0" w:line="360" w:lineRule="auto"/>
              <w:jc w:val="center"/>
              <w:rPr>
                <w:rFonts w:cstheme="minorHAnsi"/>
                <w:b/>
                <w:bCs/>
                <w:lang w:bidi="lo-LA"/>
              </w:rPr>
            </w:pPr>
            <w:r w:rsidRPr="003B0C37">
              <w:rPr>
                <w:rFonts w:cstheme="minorHAnsi"/>
                <w:b/>
                <w:bCs/>
                <w:lang w:bidi="lo-LA"/>
              </w:rPr>
              <w:t>Cách xử lý</w:t>
            </w:r>
          </w:p>
        </w:tc>
      </w:tr>
      <w:tr w:rsidRPr="003B0C37" w:rsidR="000E60FD" w:rsidTr="00372B37" w14:paraId="52E7150A" w14:textId="77777777">
        <w:trPr>
          <w:trHeight w:val="945"/>
        </w:trPr>
        <w:tc>
          <w:tcPr>
            <w:tcW w:w="344" w:type="pct"/>
            <w:tcBorders>
              <w:top w:val="single" w:color="auto" w:sz="4" w:space="0"/>
              <w:left w:val="single" w:color="auto" w:sz="4" w:space="0"/>
              <w:bottom w:val="single" w:color="auto" w:sz="4" w:space="0"/>
              <w:right w:val="single" w:color="auto" w:sz="4" w:space="0"/>
            </w:tcBorders>
            <w:shd w:val="clear" w:color="auto" w:fill="auto"/>
            <w:hideMark/>
          </w:tcPr>
          <w:p w:rsidRPr="003B0C37" w:rsidR="000E60FD" w:rsidP="00372B37" w:rsidRDefault="000E60FD" w14:paraId="0CA540BE" w14:textId="77777777">
            <w:pPr>
              <w:spacing w:after="0" w:line="360" w:lineRule="auto"/>
              <w:jc w:val="center"/>
              <w:rPr>
                <w:rFonts w:cstheme="minorHAnsi"/>
                <w:lang w:bidi="lo-LA"/>
              </w:rPr>
            </w:pPr>
            <w:r w:rsidRPr="003B0C37">
              <w:rPr>
                <w:rFonts w:cstheme="minorHAnsi"/>
                <w:lang w:bidi="lo-LA"/>
              </w:rPr>
              <w:t>1</w:t>
            </w:r>
          </w:p>
        </w:tc>
        <w:tc>
          <w:tcPr>
            <w:tcW w:w="740" w:type="pct"/>
            <w:tcBorders>
              <w:top w:val="single" w:color="auto" w:sz="4" w:space="0"/>
              <w:left w:val="nil"/>
              <w:bottom w:val="single" w:color="auto" w:sz="4" w:space="0"/>
              <w:right w:val="single" w:color="auto" w:sz="4" w:space="0"/>
            </w:tcBorders>
          </w:tcPr>
          <w:p w:rsidR="000E60FD" w:rsidP="00372B37" w:rsidRDefault="000E60FD" w14:paraId="3AB174D2" w14:textId="77777777">
            <w:pPr>
              <w:spacing w:after="0" w:line="360" w:lineRule="auto"/>
              <w:rPr>
                <w:rFonts w:cstheme="minorHAnsi"/>
                <w:lang w:bidi="lo-LA"/>
              </w:rPr>
            </w:pPr>
            <w:r>
              <w:rPr>
                <w:rFonts w:cstheme="minorHAnsi"/>
                <w:lang w:bidi="lo-LA"/>
              </w:rPr>
              <w:t>Tcode: MIGO</w:t>
            </w:r>
          </w:p>
        </w:tc>
        <w:tc>
          <w:tcPr>
            <w:tcW w:w="768"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44DB64CF" w14:textId="77777777">
            <w:pPr>
              <w:spacing w:after="0" w:line="360" w:lineRule="auto"/>
              <w:rPr>
                <w:rFonts w:cstheme="minorHAnsi"/>
                <w:lang w:bidi="lo-LA"/>
              </w:rPr>
            </w:pPr>
            <w:r>
              <w:rPr>
                <w:rFonts w:cstheme="minorHAnsi"/>
                <w:lang w:bidi="lo-LA"/>
              </w:rPr>
              <w:t>Line x, serial đã tồn tại trên Core!</w:t>
            </w:r>
          </w:p>
        </w:tc>
        <w:tc>
          <w:tcPr>
            <w:tcW w:w="1138" w:type="pct"/>
            <w:tcBorders>
              <w:top w:val="single" w:color="auto" w:sz="4" w:space="0"/>
              <w:left w:val="nil"/>
              <w:bottom w:val="single" w:color="auto" w:sz="4" w:space="0"/>
              <w:right w:val="single" w:color="auto" w:sz="4" w:space="0"/>
            </w:tcBorders>
            <w:shd w:val="clear" w:color="auto" w:fill="auto"/>
          </w:tcPr>
          <w:p w:rsidR="000E60FD" w:rsidP="00372B37" w:rsidRDefault="000E60FD" w14:paraId="2FB74386" w14:textId="77777777">
            <w:pPr>
              <w:spacing w:after="0" w:line="360" w:lineRule="auto"/>
              <w:rPr>
                <w:rFonts w:cstheme="minorHAnsi"/>
                <w:lang w:bidi="lo-LA"/>
              </w:rPr>
            </w:pPr>
            <w:r>
              <w:rPr>
                <w:rFonts w:cstheme="minorHAnsi"/>
                <w:lang w:bidi="lo-LA"/>
              </w:rPr>
              <w:t>Tại màn hình park MIGO, tại line nhập liệu x, người dùng chọn serial, serial này đã được tạm ứng trước đó sang CoreBanking.</w:t>
            </w:r>
          </w:p>
          <w:p w:rsidRPr="003B0C37" w:rsidR="000E60FD" w:rsidP="00372B37" w:rsidRDefault="000E60FD" w14:paraId="24A63BDB" w14:textId="77777777">
            <w:pPr>
              <w:spacing w:after="0" w:line="360" w:lineRule="auto"/>
              <w:rPr>
                <w:rFonts w:cstheme="minorHAnsi"/>
                <w:lang w:bidi="lo-LA"/>
              </w:rPr>
            </w:pPr>
            <w:r>
              <w:rPr>
                <w:rFonts w:cstheme="minorHAnsi"/>
                <w:lang w:bidi="lo-LA"/>
              </w:rPr>
              <w:t>Theo quy định nghiệp vụ, chỉ khi dải serial này được hoàn về mới được phép tạm ứng tiếp.</w:t>
            </w:r>
          </w:p>
        </w:tc>
        <w:tc>
          <w:tcPr>
            <w:tcW w:w="2011" w:type="pct"/>
            <w:tcBorders>
              <w:top w:val="single" w:color="auto" w:sz="4" w:space="0"/>
              <w:left w:val="nil"/>
              <w:bottom w:val="single" w:color="auto" w:sz="4" w:space="0"/>
              <w:right w:val="single" w:color="auto" w:sz="4" w:space="0"/>
            </w:tcBorders>
            <w:shd w:val="clear" w:color="auto" w:fill="auto"/>
          </w:tcPr>
          <w:p w:rsidR="000E60FD" w:rsidP="00372B37" w:rsidRDefault="000E60FD" w14:paraId="185301AD" w14:textId="77777777">
            <w:pPr>
              <w:spacing w:after="0" w:line="360" w:lineRule="auto"/>
              <w:rPr>
                <w:rFonts w:cstheme="minorHAnsi"/>
                <w:lang w:bidi="lo-LA"/>
              </w:rPr>
            </w:pPr>
            <w:r>
              <w:rPr>
                <w:rFonts w:cstheme="minorHAnsi"/>
                <w:lang w:bidi="lo-LA"/>
              </w:rPr>
              <w:t>Cán bộ phụ trách kiểm tra bảng log serial để xem chính xác dải serial đang bị trùng VÀ đảm bảo trên CoreBanking dải serial này lần mới nhất được tạm ứng từ ERP sang. Sau đó, thông báo người dùng xóa và thêm dải serial khác.</w:t>
            </w:r>
          </w:p>
          <w:p w:rsidRPr="003B0C37" w:rsidR="000E60FD" w:rsidP="00372B37" w:rsidRDefault="000E60FD" w14:paraId="4373F767" w14:textId="77777777">
            <w:pPr>
              <w:spacing w:after="0" w:line="360" w:lineRule="auto"/>
              <w:rPr>
                <w:rFonts w:cstheme="minorHAnsi"/>
                <w:lang w:bidi="lo-LA"/>
              </w:rPr>
            </w:pPr>
            <w:r>
              <w:rPr>
                <w:rFonts w:cstheme="minorHAnsi"/>
                <w:lang w:bidi="lo-LA"/>
              </w:rPr>
              <w:t>Nếu 2 điều kiện fail, cán bộ cần kiểm tra lại logic check trùng trên MIGO/ vòng đời của dải serial để có phương án chính xác.</w:t>
            </w:r>
          </w:p>
        </w:tc>
      </w:tr>
      <w:tr w:rsidRPr="00F1124C" w:rsidR="000E60FD" w:rsidTr="00372B37" w14:paraId="6B181FE0" w14:textId="77777777">
        <w:trPr>
          <w:trHeight w:val="945"/>
        </w:trPr>
        <w:tc>
          <w:tcPr>
            <w:tcW w:w="344"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061F0CAF" w14:textId="77777777">
            <w:pPr>
              <w:spacing w:after="0" w:line="360" w:lineRule="auto"/>
              <w:jc w:val="center"/>
              <w:rPr>
                <w:rFonts w:cstheme="minorHAnsi"/>
                <w:lang w:bidi="lo-LA"/>
              </w:rPr>
            </w:pPr>
            <w:r>
              <w:rPr>
                <w:rFonts w:cstheme="minorHAnsi"/>
                <w:lang w:bidi="lo-LA"/>
              </w:rPr>
              <w:t>2</w:t>
            </w:r>
          </w:p>
        </w:tc>
        <w:tc>
          <w:tcPr>
            <w:tcW w:w="740" w:type="pct"/>
            <w:tcBorders>
              <w:top w:val="single" w:color="auto" w:sz="4" w:space="0"/>
              <w:left w:val="nil"/>
              <w:bottom w:val="single" w:color="auto" w:sz="4" w:space="0"/>
              <w:right w:val="single" w:color="auto" w:sz="4" w:space="0"/>
            </w:tcBorders>
          </w:tcPr>
          <w:p w:rsidRPr="003B0C37" w:rsidR="000E60FD" w:rsidP="00372B37" w:rsidRDefault="000E60FD" w14:paraId="70364633" w14:textId="77777777">
            <w:pPr>
              <w:spacing w:after="0" w:line="360" w:lineRule="auto"/>
              <w:rPr>
                <w:rFonts w:cstheme="minorHAnsi"/>
                <w:lang w:bidi="lo-LA"/>
              </w:rPr>
            </w:pPr>
            <w:r>
              <w:rPr>
                <w:rFonts w:cstheme="minorHAnsi"/>
                <w:lang w:bidi="lo-LA"/>
              </w:rPr>
              <w:t>Tcode: MIGO</w:t>
            </w:r>
          </w:p>
        </w:tc>
        <w:tc>
          <w:tcPr>
            <w:tcW w:w="768"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6D300E4E" w14:textId="77777777">
            <w:pPr>
              <w:spacing w:after="0" w:line="360" w:lineRule="auto"/>
              <w:rPr>
                <w:rFonts w:cstheme="minorHAnsi"/>
                <w:lang w:bidi="lo-LA"/>
              </w:rPr>
            </w:pPr>
            <w:r>
              <w:rPr>
                <w:rFonts w:cstheme="minorHAnsi"/>
                <w:lang w:bidi="lo-LA"/>
              </w:rPr>
              <w:t>N/A</w:t>
            </w:r>
          </w:p>
        </w:tc>
        <w:tc>
          <w:tcPr>
            <w:tcW w:w="1138" w:type="pct"/>
            <w:tcBorders>
              <w:top w:val="single" w:color="auto" w:sz="4" w:space="0"/>
              <w:left w:val="nil"/>
              <w:bottom w:val="single" w:color="auto" w:sz="4" w:space="0"/>
              <w:right w:val="single" w:color="auto" w:sz="4" w:space="0"/>
            </w:tcBorders>
            <w:shd w:val="clear" w:color="auto" w:fill="auto"/>
          </w:tcPr>
          <w:p w:rsidR="000E60FD" w:rsidP="00372B37" w:rsidRDefault="000E60FD" w14:paraId="67A1C93C" w14:textId="0257BBBD">
            <w:pPr>
              <w:spacing w:after="0" w:line="360" w:lineRule="auto"/>
              <w:rPr>
                <w:rFonts w:cstheme="minorHAnsi"/>
                <w:lang w:bidi="lo-LA"/>
              </w:rPr>
            </w:pPr>
            <w:r>
              <w:rPr>
                <w:rFonts w:cstheme="minorHAnsi"/>
                <w:lang w:bidi="lo-LA"/>
              </w:rPr>
              <w:t>Ngữ cảnh: tại MIGO, giao dịch tạm ứng post thành công.</w:t>
            </w:r>
          </w:p>
          <w:p w:rsidRPr="003B0C37" w:rsidR="000E60FD" w:rsidP="00372B37" w:rsidRDefault="000E60FD" w14:paraId="44B1E939" w14:textId="77777777">
            <w:pPr>
              <w:spacing w:after="0" w:line="360" w:lineRule="auto"/>
              <w:rPr>
                <w:rFonts w:cstheme="minorHAnsi"/>
                <w:lang w:bidi="lo-LA"/>
              </w:rPr>
            </w:pPr>
            <w:r>
              <w:rPr>
                <w:rFonts w:cstheme="minorHAnsi"/>
                <w:lang w:bidi="lo-LA"/>
              </w:rPr>
              <w:t>Tại staging, không có thông tin dữ liệu vừa post</w:t>
            </w:r>
          </w:p>
        </w:tc>
        <w:tc>
          <w:tcPr>
            <w:tcW w:w="2011" w:type="pct"/>
            <w:tcBorders>
              <w:top w:val="single" w:color="auto" w:sz="4" w:space="0"/>
              <w:left w:val="nil"/>
              <w:bottom w:val="single" w:color="auto" w:sz="4" w:space="0"/>
              <w:right w:val="single" w:color="auto" w:sz="4" w:space="0"/>
            </w:tcBorders>
            <w:shd w:val="clear" w:color="auto" w:fill="auto"/>
          </w:tcPr>
          <w:p w:rsidR="000E60FD" w:rsidP="00372B37" w:rsidRDefault="000E60FD" w14:paraId="784D1528" w14:textId="77777777">
            <w:pPr>
              <w:spacing w:after="0" w:line="360" w:lineRule="auto"/>
              <w:rPr>
                <w:rFonts w:cstheme="minorHAnsi"/>
                <w:lang w:bidi="lo-LA"/>
              </w:rPr>
            </w:pPr>
            <w:r>
              <w:rPr>
                <w:rFonts w:cstheme="minorHAnsi"/>
                <w:lang w:bidi="lo-LA"/>
              </w:rPr>
              <w:t xml:space="preserve">Cán bộ phụ trách kiểm tra lại thao tác/ logic code tại màn hình MIGO của người dùng. </w:t>
            </w:r>
          </w:p>
          <w:p w:rsidR="000E60FD" w:rsidP="00372B37" w:rsidRDefault="000E60FD" w14:paraId="40319D7C" w14:textId="77777777">
            <w:pPr>
              <w:spacing w:after="0" w:line="360" w:lineRule="auto"/>
              <w:rPr>
                <w:rFonts w:cstheme="minorHAnsi"/>
                <w:lang w:bidi="lo-LA"/>
              </w:rPr>
            </w:pPr>
            <w:r>
              <w:rPr>
                <w:rFonts w:cstheme="minorHAnsi"/>
                <w:lang w:bidi="lo-LA"/>
              </w:rPr>
              <w:t xml:space="preserve">Cán bộ phụ trách giả lập/fix lỗi. </w:t>
            </w:r>
          </w:p>
          <w:p w:rsidR="000E60FD" w:rsidP="00372B37" w:rsidRDefault="000E60FD" w14:paraId="4A7384EC" w14:textId="77777777">
            <w:pPr>
              <w:spacing w:after="0" w:line="360" w:lineRule="auto"/>
              <w:rPr>
                <w:rFonts w:cstheme="minorHAnsi"/>
                <w:lang w:bidi="lo-LA"/>
              </w:rPr>
            </w:pPr>
            <w:r>
              <w:rPr>
                <w:rFonts w:cstheme="minorHAnsi"/>
                <w:lang w:bidi="lo-LA"/>
              </w:rPr>
              <w:t xml:space="preserve">Sử dụng </w:t>
            </w:r>
            <w:r w:rsidRPr="003B0C37">
              <w:rPr>
                <w:rFonts w:cstheme="minorHAnsi"/>
                <w:lang w:bidi="lo-LA"/>
              </w:rPr>
              <w:t>T-code: Z_TH_TUAC</w:t>
            </w:r>
            <w:r>
              <w:rPr>
                <w:rFonts w:cstheme="minorHAnsi"/>
                <w:lang w:bidi="lo-LA"/>
              </w:rPr>
              <w:t xml:space="preserve"> để đẩy lại dữ liệu ra staging.</w:t>
            </w:r>
          </w:p>
          <w:p w:rsidRPr="003B0C37" w:rsidR="000E60FD" w:rsidP="00372B37" w:rsidRDefault="000E60FD" w14:paraId="4CBF3AA2" w14:textId="77777777">
            <w:pPr>
              <w:spacing w:line="360" w:lineRule="auto"/>
              <w:rPr>
                <w:rFonts w:cstheme="minorHAnsi"/>
                <w:lang w:val="vi-VN"/>
              </w:rPr>
            </w:pPr>
            <w:r w:rsidRPr="003B0C37">
              <w:rPr>
                <w:rFonts w:cstheme="minorHAnsi"/>
              </w:rPr>
              <w:t>T-code Z_TH_TUAC truyền</w:t>
            </w:r>
            <w:r w:rsidRPr="003B0C37">
              <w:rPr>
                <w:rFonts w:cstheme="minorHAnsi"/>
                <w:lang w:val="vi-VN"/>
              </w:rPr>
              <w:t xml:space="preserve"> vào 2 tham số sau:</w:t>
            </w:r>
          </w:p>
          <w:p w:rsidRPr="003B0C37" w:rsidR="000E60FD" w:rsidP="00372B37" w:rsidRDefault="000E60FD" w14:paraId="5F393E14" w14:textId="77777777">
            <w:pPr>
              <w:spacing w:line="360" w:lineRule="auto"/>
              <w:jc w:val="center"/>
              <w:rPr>
                <w:rFonts w:cstheme="minorHAnsi"/>
                <w:lang w:val="vi-VN"/>
              </w:rPr>
            </w:pPr>
            <w:r>
              <w:rPr>
                <w:noProof/>
                <w:lang w:bidi="lo-LA"/>
              </w:rPr>
              <w:drawing>
                <wp:inline distT="0" distB="0" distL="0" distR="0" wp14:anchorId="24F0E091" wp14:editId="47E3D5A5">
                  <wp:extent cx="2273567" cy="831273"/>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73567" cy="831273"/>
                          </a:xfrm>
                          <a:prstGeom prst="rect">
                            <a:avLst/>
                          </a:prstGeom>
                        </pic:spPr>
                      </pic:pic>
                    </a:graphicData>
                  </a:graphic>
                </wp:inline>
              </w:drawing>
            </w:r>
          </w:p>
          <w:p w:rsidRPr="003B0C37" w:rsidR="000E60FD" w:rsidP="004575E4" w:rsidRDefault="000E60FD" w14:paraId="320F6E51" w14:textId="77777777">
            <w:pPr>
              <w:pStyle w:val="ListParagraph"/>
              <w:numPr>
                <w:ilvl w:val="0"/>
                <w:numId w:val="47"/>
              </w:numPr>
              <w:spacing w:before="0" w:after="160" w:line="360" w:lineRule="auto"/>
              <w:jc w:val="both"/>
              <w:rPr>
                <w:rFonts w:cstheme="minorHAnsi"/>
                <w:lang w:val="vi-VN"/>
              </w:rPr>
            </w:pPr>
            <w:r w:rsidRPr="003B0C37">
              <w:rPr>
                <w:rFonts w:cstheme="minorHAnsi"/>
              </w:rPr>
              <w:t xml:space="preserve">P_BUDAT: </w:t>
            </w:r>
            <w:r w:rsidRPr="003B0C37">
              <w:rPr>
                <w:rFonts w:cstheme="minorHAnsi"/>
                <w:lang w:val="vi-VN"/>
              </w:rPr>
              <w:t>Ngày hạch toán</w:t>
            </w:r>
          </w:p>
          <w:p w:rsidRPr="006A7CC7" w:rsidR="000E60FD" w:rsidP="004575E4" w:rsidRDefault="000E60FD" w14:paraId="1507E63B" w14:textId="77777777">
            <w:pPr>
              <w:pStyle w:val="ListParagraph"/>
              <w:numPr>
                <w:ilvl w:val="0"/>
                <w:numId w:val="47"/>
              </w:numPr>
              <w:spacing w:before="0" w:after="160" w:line="360" w:lineRule="auto"/>
              <w:jc w:val="both"/>
              <w:rPr>
                <w:rFonts w:cstheme="minorHAnsi"/>
                <w:lang w:val="vi-VN"/>
              </w:rPr>
            </w:pPr>
            <w:r w:rsidRPr="00F1124C">
              <w:rPr>
                <w:rFonts w:cstheme="minorHAnsi"/>
                <w:lang w:val="vi-VN"/>
              </w:rPr>
              <w:t xml:space="preserve">P_MBLNR: </w:t>
            </w:r>
            <w:r w:rsidRPr="003B0C37">
              <w:rPr>
                <w:rFonts w:cstheme="minorHAnsi"/>
                <w:lang w:val="vi-VN"/>
              </w:rPr>
              <w:t>Số giao dịch</w:t>
            </w:r>
            <w:r w:rsidRPr="00F1124C">
              <w:rPr>
                <w:rFonts w:cstheme="minorHAnsi"/>
                <w:lang w:val="vi-VN"/>
              </w:rPr>
              <w:t xml:space="preserve"> (Số</w:t>
            </w:r>
            <w:r w:rsidRPr="003B0C37">
              <w:rPr>
                <w:rFonts w:cstheme="minorHAnsi"/>
                <w:lang w:val="vi-VN"/>
              </w:rPr>
              <w:t xml:space="preserve"> park)</w:t>
            </w:r>
          </w:p>
        </w:tc>
      </w:tr>
      <w:tr w:rsidRPr="003B0C37" w:rsidR="000E60FD" w:rsidTr="00372B37" w14:paraId="53C57E76" w14:textId="77777777">
        <w:trPr>
          <w:trHeight w:val="945"/>
        </w:trPr>
        <w:tc>
          <w:tcPr>
            <w:tcW w:w="344"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178BC84B" w14:textId="77777777">
            <w:pPr>
              <w:spacing w:after="0" w:line="360" w:lineRule="auto"/>
              <w:jc w:val="center"/>
              <w:rPr>
                <w:rFonts w:cstheme="minorHAnsi"/>
                <w:lang w:bidi="lo-LA"/>
              </w:rPr>
            </w:pPr>
            <w:r>
              <w:rPr>
                <w:rFonts w:cstheme="minorHAnsi"/>
                <w:lang w:bidi="lo-LA"/>
              </w:rPr>
              <w:t>3</w:t>
            </w:r>
          </w:p>
        </w:tc>
        <w:tc>
          <w:tcPr>
            <w:tcW w:w="740" w:type="pct"/>
            <w:tcBorders>
              <w:top w:val="single" w:color="auto" w:sz="4" w:space="0"/>
              <w:left w:val="nil"/>
              <w:bottom w:val="single" w:color="auto" w:sz="4" w:space="0"/>
              <w:right w:val="single" w:color="auto" w:sz="4" w:space="0"/>
            </w:tcBorders>
          </w:tcPr>
          <w:p w:rsidR="000E60FD" w:rsidP="00372B37" w:rsidRDefault="000E60FD" w14:paraId="688F98B8" w14:textId="77777777">
            <w:pPr>
              <w:spacing w:after="0" w:line="360" w:lineRule="auto"/>
              <w:rPr>
                <w:rFonts w:cstheme="minorHAnsi"/>
                <w:lang w:bidi="lo-LA"/>
              </w:rPr>
            </w:pPr>
            <w:r>
              <w:rPr>
                <w:rFonts w:cstheme="minorHAnsi"/>
                <w:lang w:bidi="lo-LA"/>
              </w:rPr>
              <w:t>Table: ZTB_SIG_</w:t>
            </w:r>
          </w:p>
          <w:p w:rsidRPr="003B0C37" w:rsidR="000E60FD" w:rsidP="00372B37" w:rsidRDefault="000E60FD" w14:paraId="67E2C2E0" w14:textId="77777777">
            <w:pPr>
              <w:spacing w:after="0" w:line="360" w:lineRule="auto"/>
              <w:rPr>
                <w:rFonts w:cstheme="minorHAnsi"/>
                <w:lang w:bidi="lo-LA"/>
              </w:rPr>
            </w:pPr>
            <w:r>
              <w:rPr>
                <w:rFonts w:cstheme="minorHAnsi"/>
                <w:lang w:bidi="lo-LA"/>
              </w:rPr>
              <w:t>STG_TUAC</w:t>
            </w:r>
          </w:p>
        </w:tc>
        <w:tc>
          <w:tcPr>
            <w:tcW w:w="768"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015B0B22" w14:textId="77777777">
            <w:pPr>
              <w:spacing w:after="0" w:line="360" w:lineRule="auto"/>
              <w:rPr>
                <w:rFonts w:cstheme="minorHAnsi"/>
                <w:lang w:bidi="lo-LA"/>
              </w:rPr>
            </w:pPr>
            <w:r w:rsidRPr="003B0C37">
              <w:rPr>
                <w:rFonts w:cstheme="minorHAnsi"/>
                <w:lang w:bidi="lo-LA"/>
              </w:rPr>
              <w:t>Thiếu map ZAC / Thiếu map ZPBAC</w:t>
            </w:r>
          </w:p>
        </w:tc>
        <w:tc>
          <w:tcPr>
            <w:tcW w:w="1138"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1CC6BF37" w14:textId="77777777">
            <w:pPr>
              <w:spacing w:after="0" w:line="360" w:lineRule="auto"/>
              <w:rPr>
                <w:rFonts w:cstheme="minorHAnsi"/>
                <w:lang w:bidi="lo-LA"/>
              </w:rPr>
            </w:pPr>
            <w:r w:rsidRPr="003B0C37">
              <w:rPr>
                <w:rFonts w:cstheme="minorHAnsi"/>
                <w:lang w:bidi="lo-LA"/>
              </w:rPr>
              <w:t>Thiếu mapping giữa Mã vật liệu giữa Core và ERP/ Thiếu mapping giữa Phòng ban Core và Kho (Plant) trên ERP</w:t>
            </w:r>
          </w:p>
        </w:tc>
        <w:tc>
          <w:tcPr>
            <w:tcW w:w="2011"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0FA26CBD" w14:textId="77777777">
            <w:pPr>
              <w:spacing w:after="0" w:line="360" w:lineRule="auto"/>
              <w:rPr>
                <w:rFonts w:cstheme="minorHAnsi"/>
                <w:lang w:bidi="lo-LA"/>
              </w:rPr>
            </w:pPr>
            <w:r w:rsidRPr="003B0C37">
              <w:rPr>
                <w:rFonts w:cstheme="minorHAnsi"/>
                <w:lang w:bidi="lo-LA"/>
              </w:rPr>
              <w:t>Cán bộ phụ trách cập nhật bảng map tại T-code ZAC/ ZPBAC</w:t>
            </w:r>
          </w:p>
          <w:p w:rsidRPr="003B0C37" w:rsidR="000E60FD" w:rsidP="00372B37" w:rsidRDefault="000E60FD" w14:paraId="65323FC6" w14:textId="77777777">
            <w:pPr>
              <w:spacing w:after="0" w:line="360" w:lineRule="auto"/>
              <w:rPr>
                <w:rFonts w:cstheme="minorHAnsi"/>
                <w:lang w:bidi="lo-LA"/>
              </w:rPr>
            </w:pPr>
            <w:r>
              <w:rPr>
                <w:rFonts w:cstheme="minorHAnsi"/>
                <w:lang w:bidi="lo-LA"/>
              </w:rPr>
              <w:t xml:space="preserve">Trường hợp bảng map được update, sử dụng Tcode </w:t>
            </w:r>
            <w:r w:rsidRPr="003B0C37">
              <w:rPr>
                <w:rFonts w:cstheme="minorHAnsi"/>
                <w:lang w:bidi="lo-LA"/>
              </w:rPr>
              <w:t>Z_TH_TUAC</w:t>
            </w:r>
            <w:r>
              <w:rPr>
                <w:rFonts w:cstheme="minorHAnsi"/>
                <w:lang w:bidi="lo-LA"/>
              </w:rPr>
              <w:t xml:space="preserve"> để đẩy lại dữ liệu ra staging.</w:t>
            </w:r>
          </w:p>
        </w:tc>
      </w:tr>
      <w:tr w:rsidRPr="003B0C37" w:rsidR="000E60FD" w:rsidTr="00372B37" w14:paraId="203FF311" w14:textId="77777777">
        <w:trPr>
          <w:trHeight w:val="945"/>
        </w:trPr>
        <w:tc>
          <w:tcPr>
            <w:tcW w:w="344"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5A9149D6" w14:textId="77777777">
            <w:pPr>
              <w:spacing w:after="0" w:line="360" w:lineRule="auto"/>
              <w:jc w:val="center"/>
              <w:rPr>
                <w:rFonts w:cstheme="minorHAnsi"/>
                <w:lang w:bidi="lo-LA"/>
              </w:rPr>
            </w:pPr>
            <w:r>
              <w:rPr>
                <w:rFonts w:cstheme="minorHAnsi"/>
                <w:lang w:bidi="lo-LA"/>
              </w:rPr>
              <w:t>4</w:t>
            </w:r>
          </w:p>
        </w:tc>
        <w:tc>
          <w:tcPr>
            <w:tcW w:w="740" w:type="pct"/>
            <w:tcBorders>
              <w:top w:val="single" w:color="auto" w:sz="4" w:space="0"/>
              <w:left w:val="nil"/>
              <w:bottom w:val="single" w:color="auto" w:sz="4" w:space="0"/>
              <w:right w:val="single" w:color="auto" w:sz="4" w:space="0"/>
            </w:tcBorders>
          </w:tcPr>
          <w:p w:rsidR="000E60FD" w:rsidP="00372B37" w:rsidRDefault="000E60FD" w14:paraId="12CA6FD6" w14:textId="77777777">
            <w:pPr>
              <w:spacing w:after="0" w:line="360" w:lineRule="auto"/>
              <w:rPr>
                <w:rFonts w:cstheme="minorHAnsi"/>
                <w:lang w:bidi="lo-LA"/>
              </w:rPr>
            </w:pPr>
            <w:r>
              <w:rPr>
                <w:rFonts w:cstheme="minorHAnsi"/>
                <w:lang w:bidi="lo-LA"/>
              </w:rPr>
              <w:t>Table: ZTB_SIG_</w:t>
            </w:r>
          </w:p>
          <w:p w:rsidRPr="003B0C37" w:rsidR="000E60FD" w:rsidP="00372B37" w:rsidRDefault="000E60FD" w14:paraId="7B311717" w14:textId="77777777">
            <w:pPr>
              <w:spacing w:after="0" w:line="360" w:lineRule="auto"/>
              <w:rPr>
                <w:rFonts w:cstheme="minorHAnsi"/>
                <w:lang w:bidi="lo-LA"/>
              </w:rPr>
            </w:pPr>
            <w:r>
              <w:rPr>
                <w:rFonts w:cstheme="minorHAnsi"/>
                <w:lang w:bidi="lo-LA"/>
              </w:rPr>
              <w:t>STG_TUAC</w:t>
            </w:r>
          </w:p>
        </w:tc>
        <w:tc>
          <w:tcPr>
            <w:tcW w:w="768"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254FCFF5" w14:textId="77777777">
            <w:pPr>
              <w:spacing w:after="0" w:line="360" w:lineRule="auto"/>
              <w:rPr>
                <w:rFonts w:cstheme="minorHAnsi"/>
                <w:lang w:bidi="lo-LA"/>
              </w:rPr>
            </w:pPr>
            <w:r w:rsidRPr="003B0C37">
              <w:rPr>
                <w:rFonts w:cstheme="minorHAnsi"/>
                <w:lang w:bidi="lo-LA"/>
              </w:rPr>
              <w:t>ZAC hết hiệu lực/ ZPBAC hết hiệu lực</w:t>
            </w:r>
          </w:p>
        </w:tc>
        <w:tc>
          <w:tcPr>
            <w:tcW w:w="1138"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01E9B490" w14:textId="77777777">
            <w:pPr>
              <w:spacing w:after="0" w:line="360" w:lineRule="auto"/>
              <w:rPr>
                <w:rFonts w:cstheme="minorHAnsi"/>
                <w:lang w:bidi="lo-LA"/>
              </w:rPr>
            </w:pPr>
            <w:r w:rsidRPr="003B0C37">
              <w:rPr>
                <w:rFonts w:cstheme="minorHAnsi"/>
                <w:lang w:bidi="lo-LA"/>
              </w:rPr>
              <w:t>Mapping mã vật liệu/ phòng ban – kho giữa Core và ERP hết hiệu lực</w:t>
            </w:r>
          </w:p>
        </w:tc>
        <w:tc>
          <w:tcPr>
            <w:tcW w:w="2011"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7DC0A185" w14:textId="77777777">
            <w:pPr>
              <w:spacing w:after="0" w:line="360" w:lineRule="auto"/>
              <w:rPr>
                <w:rFonts w:cstheme="minorHAnsi"/>
                <w:lang w:bidi="lo-LA"/>
              </w:rPr>
            </w:pPr>
            <w:r w:rsidRPr="003B0C37">
              <w:rPr>
                <w:rFonts w:cstheme="minorHAnsi"/>
                <w:lang w:bidi="lo-LA"/>
              </w:rPr>
              <w:t>Cán bộ phụ trách kiểm tra bảng map tại T-code ZAC/ ZPBAC</w:t>
            </w:r>
            <w:r>
              <w:rPr>
                <w:rFonts w:cstheme="minorHAnsi"/>
                <w:lang w:bidi="lo-LA"/>
              </w:rPr>
              <w:t xml:space="preserve"> </w:t>
            </w:r>
          </w:p>
          <w:p w:rsidR="000E60FD" w:rsidP="00372B37" w:rsidRDefault="000E60FD" w14:paraId="620167C6" w14:textId="77777777">
            <w:pPr>
              <w:spacing w:after="0" w:line="360" w:lineRule="auto"/>
              <w:rPr>
                <w:rFonts w:cstheme="minorHAnsi"/>
                <w:lang w:bidi="lo-LA"/>
              </w:rPr>
            </w:pPr>
            <w:r>
              <w:rPr>
                <w:rFonts w:cstheme="minorHAnsi"/>
                <w:lang w:bidi="lo-LA"/>
              </w:rPr>
              <w:t xml:space="preserve">Cán bộ phụ trách liên hệ đầu mối thích hợp để thực hiện update bảng map. </w:t>
            </w:r>
          </w:p>
          <w:p w:rsidRPr="003B0C37" w:rsidR="000E60FD" w:rsidP="00372B37" w:rsidRDefault="000E60FD" w14:paraId="6AF6FC75" w14:textId="77777777">
            <w:pPr>
              <w:spacing w:after="0" w:line="360" w:lineRule="auto"/>
              <w:rPr>
                <w:rFonts w:cstheme="minorHAnsi"/>
                <w:lang w:bidi="lo-LA"/>
              </w:rPr>
            </w:pPr>
            <w:r>
              <w:rPr>
                <w:rFonts w:cstheme="minorHAnsi"/>
                <w:lang w:bidi="lo-LA"/>
              </w:rPr>
              <w:t xml:space="preserve">Trường hợp bảng map được update, sử dụng Tcode </w:t>
            </w:r>
            <w:r w:rsidRPr="003B0C37">
              <w:rPr>
                <w:rFonts w:cstheme="minorHAnsi"/>
                <w:lang w:bidi="lo-LA"/>
              </w:rPr>
              <w:t>Z_TH_TUAC</w:t>
            </w:r>
            <w:r>
              <w:rPr>
                <w:rFonts w:cstheme="minorHAnsi"/>
                <w:lang w:bidi="lo-LA"/>
              </w:rPr>
              <w:t xml:space="preserve"> để đẩy lại dữ liệu ra staging. </w:t>
            </w:r>
          </w:p>
        </w:tc>
      </w:tr>
    </w:tbl>
    <w:p w:rsidR="000E60FD" w:rsidP="000E60FD" w:rsidRDefault="000E60FD" w14:paraId="505C8FA4" w14:textId="77777777">
      <w:pPr>
        <w:pStyle w:val="NoSpacing"/>
      </w:pPr>
    </w:p>
    <w:p w:rsidRPr="00E90643" w:rsidR="000E60FD" w:rsidP="00E90643" w:rsidRDefault="000E60FD" w14:paraId="09FF76D3" w14:textId="77777777">
      <w:pPr>
        <w:pStyle w:val="ListParagraph"/>
        <w:numPr>
          <w:ilvl w:val="2"/>
          <w:numId w:val="35"/>
        </w:numPr>
        <w:spacing w:line="295" w:lineRule="auto"/>
        <w:jc w:val="both"/>
        <w:outlineLvl w:val="4"/>
        <w:rPr>
          <w:b/>
          <w:bCs/>
          <w:szCs w:val="26"/>
        </w:rPr>
      </w:pPr>
      <w:r w:rsidRPr="00E90643">
        <w:rPr>
          <w:b/>
          <w:bCs/>
          <w:szCs w:val="26"/>
        </w:rPr>
        <w:t>Chương trình tích hợp hoàn ứng ấn chỉ</w:t>
      </w:r>
    </w:p>
    <w:tbl>
      <w:tblPr>
        <w:tblW w:w="5380" w:type="pct"/>
        <w:tblLook w:val="04A0" w:firstRow="1" w:lastRow="0" w:firstColumn="1" w:lastColumn="0" w:noHBand="0" w:noVBand="1"/>
      </w:tblPr>
      <w:tblGrid>
        <w:gridCol w:w="672"/>
        <w:gridCol w:w="1403"/>
        <w:gridCol w:w="2346"/>
        <w:gridCol w:w="2184"/>
        <w:gridCol w:w="3146"/>
      </w:tblGrid>
      <w:tr w:rsidRPr="003B0C37" w:rsidR="000E60FD" w:rsidTr="00372B37" w14:paraId="40EDD0E1" w14:textId="77777777">
        <w:trPr>
          <w:trHeight w:val="315"/>
          <w:tblHeader/>
        </w:trPr>
        <w:tc>
          <w:tcPr>
            <w:tcW w:w="344" w:type="pct"/>
            <w:tcBorders>
              <w:top w:val="single" w:color="auto" w:sz="4" w:space="0"/>
              <w:left w:val="single" w:color="auto" w:sz="4" w:space="0"/>
              <w:bottom w:val="single" w:color="auto" w:sz="4" w:space="0"/>
              <w:right w:val="single" w:color="auto" w:sz="4" w:space="0"/>
            </w:tcBorders>
            <w:shd w:val="clear" w:color="000000" w:fill="C0C0C0"/>
            <w:hideMark/>
          </w:tcPr>
          <w:p w:rsidRPr="003B0C37" w:rsidR="000E60FD" w:rsidP="00372B37" w:rsidRDefault="000E60FD" w14:paraId="287E33E0" w14:textId="77777777">
            <w:pPr>
              <w:spacing w:after="0" w:line="360" w:lineRule="auto"/>
              <w:jc w:val="center"/>
              <w:rPr>
                <w:rFonts w:cstheme="minorHAnsi"/>
                <w:b/>
                <w:bCs/>
                <w:lang w:bidi="lo-LA"/>
              </w:rPr>
            </w:pPr>
            <w:r w:rsidRPr="003B0C37">
              <w:rPr>
                <w:rFonts w:cstheme="minorHAnsi"/>
                <w:b/>
                <w:bCs/>
                <w:lang w:bidi="lo-LA"/>
              </w:rPr>
              <w:t>STT</w:t>
            </w:r>
          </w:p>
        </w:tc>
        <w:tc>
          <w:tcPr>
            <w:tcW w:w="719" w:type="pct"/>
            <w:tcBorders>
              <w:top w:val="single" w:color="auto" w:sz="4" w:space="0"/>
              <w:left w:val="nil"/>
              <w:bottom w:val="single" w:color="auto" w:sz="4" w:space="0"/>
              <w:right w:val="single" w:color="auto" w:sz="4" w:space="0"/>
            </w:tcBorders>
            <w:shd w:val="clear" w:color="000000" w:fill="C0C0C0"/>
          </w:tcPr>
          <w:p w:rsidRPr="003B0C37" w:rsidR="000E60FD" w:rsidP="00372B37" w:rsidRDefault="000E60FD" w14:paraId="0C98ED33" w14:textId="77777777">
            <w:pPr>
              <w:spacing w:after="0" w:line="360" w:lineRule="auto"/>
              <w:jc w:val="center"/>
              <w:rPr>
                <w:rFonts w:cstheme="minorHAnsi"/>
                <w:b/>
                <w:bCs/>
                <w:lang w:bidi="lo-LA"/>
              </w:rPr>
            </w:pPr>
            <w:r>
              <w:rPr>
                <w:rFonts w:cstheme="minorHAnsi"/>
                <w:b/>
                <w:bCs/>
                <w:lang w:bidi="lo-LA"/>
              </w:rPr>
              <w:t>Swim Lane</w:t>
            </w:r>
          </w:p>
        </w:tc>
        <w:tc>
          <w:tcPr>
            <w:tcW w:w="1203" w:type="pct"/>
            <w:tcBorders>
              <w:top w:val="single" w:color="auto" w:sz="4" w:space="0"/>
              <w:left w:val="single" w:color="auto" w:sz="4" w:space="0"/>
              <w:bottom w:val="single" w:color="auto" w:sz="4" w:space="0"/>
              <w:right w:val="single" w:color="auto" w:sz="4" w:space="0"/>
            </w:tcBorders>
            <w:shd w:val="clear" w:color="000000" w:fill="C0C0C0"/>
            <w:hideMark/>
          </w:tcPr>
          <w:p w:rsidRPr="003B0C37" w:rsidR="000E60FD" w:rsidP="00372B37" w:rsidRDefault="000E60FD" w14:paraId="61D06251" w14:textId="77777777">
            <w:pPr>
              <w:spacing w:after="0" w:line="360" w:lineRule="auto"/>
              <w:jc w:val="center"/>
              <w:rPr>
                <w:rFonts w:cstheme="minorHAnsi"/>
                <w:b/>
                <w:bCs/>
                <w:lang w:bidi="lo-LA"/>
              </w:rPr>
            </w:pPr>
            <w:r w:rsidRPr="003B0C37">
              <w:rPr>
                <w:rFonts w:cstheme="minorHAnsi"/>
                <w:b/>
                <w:bCs/>
                <w:lang w:bidi="lo-LA"/>
              </w:rPr>
              <w:t>Thông báo lỗi</w:t>
            </w:r>
          </w:p>
        </w:tc>
        <w:tc>
          <w:tcPr>
            <w:tcW w:w="1120" w:type="pct"/>
            <w:tcBorders>
              <w:top w:val="single" w:color="auto" w:sz="4" w:space="0"/>
              <w:left w:val="nil"/>
              <w:bottom w:val="single" w:color="auto" w:sz="4" w:space="0"/>
              <w:right w:val="single" w:color="auto" w:sz="4" w:space="0"/>
            </w:tcBorders>
            <w:shd w:val="clear" w:color="000000" w:fill="C0C0C0"/>
            <w:hideMark/>
          </w:tcPr>
          <w:p w:rsidRPr="003B0C37" w:rsidR="000E60FD" w:rsidP="00372B37" w:rsidRDefault="000E60FD" w14:paraId="12589E63" w14:textId="77777777">
            <w:pPr>
              <w:spacing w:after="0" w:line="360" w:lineRule="auto"/>
              <w:jc w:val="center"/>
              <w:rPr>
                <w:rFonts w:cstheme="minorHAnsi"/>
                <w:b/>
                <w:bCs/>
                <w:lang w:bidi="lo-LA"/>
              </w:rPr>
            </w:pPr>
            <w:r w:rsidRPr="003B0C37">
              <w:rPr>
                <w:rFonts w:cstheme="minorHAnsi"/>
                <w:b/>
                <w:bCs/>
                <w:lang w:bidi="lo-LA"/>
              </w:rPr>
              <w:t>Diễn giải</w:t>
            </w:r>
          </w:p>
        </w:tc>
        <w:tc>
          <w:tcPr>
            <w:tcW w:w="1613" w:type="pct"/>
            <w:tcBorders>
              <w:top w:val="single" w:color="auto" w:sz="4" w:space="0"/>
              <w:left w:val="nil"/>
              <w:bottom w:val="single" w:color="auto" w:sz="4" w:space="0"/>
              <w:right w:val="single" w:color="auto" w:sz="4" w:space="0"/>
            </w:tcBorders>
            <w:shd w:val="clear" w:color="000000" w:fill="C0C0C0"/>
            <w:hideMark/>
          </w:tcPr>
          <w:p w:rsidRPr="003B0C37" w:rsidR="000E60FD" w:rsidP="00372B37" w:rsidRDefault="000E60FD" w14:paraId="6CC0F116" w14:textId="77777777">
            <w:pPr>
              <w:spacing w:after="0" w:line="360" w:lineRule="auto"/>
              <w:jc w:val="center"/>
              <w:rPr>
                <w:rFonts w:cstheme="minorHAnsi"/>
                <w:b/>
                <w:bCs/>
                <w:lang w:bidi="lo-LA"/>
              </w:rPr>
            </w:pPr>
            <w:r w:rsidRPr="003B0C37">
              <w:rPr>
                <w:rFonts w:cstheme="minorHAnsi"/>
                <w:b/>
                <w:bCs/>
                <w:lang w:bidi="lo-LA"/>
              </w:rPr>
              <w:t>Cách xử lý</w:t>
            </w:r>
          </w:p>
        </w:tc>
      </w:tr>
      <w:tr w:rsidRPr="003B0C37" w:rsidR="000E60FD" w:rsidTr="00372B37" w14:paraId="03C96F21" w14:textId="77777777">
        <w:trPr>
          <w:trHeight w:val="945"/>
        </w:trPr>
        <w:tc>
          <w:tcPr>
            <w:tcW w:w="344"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7E731330" w14:textId="77777777">
            <w:pPr>
              <w:spacing w:after="0" w:line="360" w:lineRule="auto"/>
              <w:jc w:val="center"/>
              <w:rPr>
                <w:rFonts w:cstheme="minorHAnsi"/>
                <w:lang w:bidi="lo-LA"/>
              </w:rPr>
            </w:pPr>
            <w:r>
              <w:rPr>
                <w:rFonts w:cstheme="minorHAnsi"/>
                <w:lang w:bidi="lo-LA"/>
              </w:rPr>
              <w:t>1</w:t>
            </w:r>
          </w:p>
        </w:tc>
        <w:tc>
          <w:tcPr>
            <w:tcW w:w="719" w:type="pct"/>
            <w:vMerge w:val="restart"/>
            <w:tcBorders>
              <w:top w:val="single" w:color="auto" w:sz="4" w:space="0"/>
              <w:left w:val="nil"/>
              <w:bottom w:val="single" w:color="auto" w:sz="4" w:space="0"/>
              <w:right w:val="single" w:color="auto" w:sz="4" w:space="0"/>
            </w:tcBorders>
          </w:tcPr>
          <w:p w:rsidR="000E60FD" w:rsidP="00372B37" w:rsidRDefault="000E60FD" w14:paraId="1FB41545" w14:textId="77777777">
            <w:pPr>
              <w:spacing w:after="0" w:line="360" w:lineRule="auto"/>
              <w:rPr>
                <w:rFonts w:cstheme="minorHAnsi"/>
                <w:lang w:bidi="lo-LA"/>
              </w:rPr>
            </w:pPr>
            <w:r>
              <w:rPr>
                <w:rFonts w:cstheme="minorHAnsi"/>
                <w:lang w:bidi="lo-LA"/>
              </w:rPr>
              <w:t>Table: ZTB_SIG_</w:t>
            </w:r>
          </w:p>
          <w:p w:rsidRPr="00813DBB" w:rsidR="000E60FD" w:rsidP="00372B37" w:rsidRDefault="000E60FD" w14:paraId="5AA0C338" w14:textId="77777777">
            <w:pPr>
              <w:spacing w:after="0" w:line="360" w:lineRule="auto"/>
              <w:rPr>
                <w:rFonts w:cstheme="minorHAnsi"/>
                <w:lang w:bidi="lo-LA"/>
              </w:rPr>
            </w:pPr>
            <w:r>
              <w:rPr>
                <w:rFonts w:cstheme="minorHAnsi"/>
                <w:lang w:bidi="lo-LA"/>
              </w:rPr>
              <w:t>HIS_HUAC</w:t>
            </w:r>
          </w:p>
        </w:tc>
        <w:tc>
          <w:tcPr>
            <w:tcW w:w="1203" w:type="pct"/>
            <w:tcBorders>
              <w:top w:val="single" w:color="auto" w:sz="4" w:space="0"/>
              <w:left w:val="single" w:color="auto" w:sz="4" w:space="0"/>
              <w:bottom w:val="single" w:color="auto" w:sz="4" w:space="0"/>
              <w:right w:val="single" w:color="auto" w:sz="4" w:space="0"/>
            </w:tcBorders>
            <w:shd w:val="clear" w:color="auto" w:fill="auto"/>
          </w:tcPr>
          <w:p w:rsidRPr="00813DBB" w:rsidR="000E60FD" w:rsidP="00372B37" w:rsidRDefault="000E60FD" w14:paraId="646E1C4D" w14:textId="77777777">
            <w:pPr>
              <w:spacing w:after="0" w:line="360" w:lineRule="auto"/>
              <w:rPr>
                <w:rFonts w:cstheme="minorHAnsi"/>
                <w:lang w:bidi="lo-LA"/>
              </w:rPr>
            </w:pPr>
            <w:r w:rsidRPr="003B0C37">
              <w:rPr>
                <w:rFonts w:cstheme="minorHAnsi"/>
                <w:lang w:bidi="lo-LA"/>
              </w:rPr>
              <w:t>Thiếu map ZAC / Thiếu map ZPBAC</w:t>
            </w:r>
          </w:p>
        </w:tc>
        <w:tc>
          <w:tcPr>
            <w:tcW w:w="1120"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6F409175" w14:textId="77777777">
            <w:pPr>
              <w:spacing w:after="0" w:line="360" w:lineRule="auto"/>
              <w:rPr>
                <w:rFonts w:cstheme="minorHAnsi"/>
                <w:lang w:bidi="lo-LA"/>
              </w:rPr>
            </w:pPr>
            <w:r w:rsidRPr="003B0C37">
              <w:rPr>
                <w:rFonts w:cstheme="minorHAnsi"/>
                <w:lang w:bidi="lo-LA"/>
              </w:rPr>
              <w:t>Thiếu mapping giữa Mã vật liệu giữa Core và ERP/ Thiếu mapping giữa Phòng ban Core và Kho (Plant) trên ERP</w:t>
            </w:r>
          </w:p>
        </w:tc>
        <w:tc>
          <w:tcPr>
            <w:tcW w:w="1613"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1B192D64" w14:textId="77777777">
            <w:pPr>
              <w:spacing w:after="0" w:line="360" w:lineRule="auto"/>
              <w:rPr>
                <w:rFonts w:cstheme="minorHAnsi"/>
                <w:lang w:bidi="lo-LA"/>
              </w:rPr>
            </w:pPr>
            <w:r w:rsidRPr="003B0C37">
              <w:rPr>
                <w:rFonts w:cstheme="minorHAnsi"/>
                <w:lang w:bidi="lo-LA"/>
              </w:rPr>
              <w:t>Cán bộ phụ trách cập nhật bảng map tại T-code ZAC/ ZPBAC</w:t>
            </w:r>
          </w:p>
          <w:p w:rsidRPr="003B0C37" w:rsidR="000E60FD" w:rsidP="00372B37" w:rsidRDefault="000E60FD" w14:paraId="2FEF20C8" w14:textId="77777777">
            <w:pPr>
              <w:spacing w:after="0" w:line="360" w:lineRule="auto"/>
              <w:rPr>
                <w:rFonts w:cstheme="minorHAnsi"/>
                <w:lang w:bidi="lo-LA"/>
              </w:rPr>
            </w:pPr>
            <w:r>
              <w:rPr>
                <w:rFonts w:cstheme="minorHAnsi"/>
                <w:lang w:bidi="lo-LA"/>
              </w:rPr>
              <w:t>Trường hợp bảng map được update, sử dụng Tcode Z_TH_HU</w:t>
            </w:r>
            <w:r w:rsidRPr="003B0C37">
              <w:rPr>
                <w:rFonts w:cstheme="minorHAnsi"/>
                <w:lang w:bidi="lo-LA"/>
              </w:rPr>
              <w:t>AC</w:t>
            </w:r>
            <w:r>
              <w:rPr>
                <w:rFonts w:cstheme="minorHAnsi"/>
                <w:lang w:bidi="lo-LA"/>
              </w:rPr>
              <w:t xml:space="preserve"> để đẩy lại dữ liệu ra staging.</w:t>
            </w:r>
          </w:p>
        </w:tc>
      </w:tr>
      <w:tr w:rsidRPr="003B0C37" w:rsidR="000E60FD" w:rsidTr="00372B37" w14:paraId="2F298965" w14:textId="77777777">
        <w:trPr>
          <w:trHeight w:val="945"/>
        </w:trPr>
        <w:tc>
          <w:tcPr>
            <w:tcW w:w="344"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61B8E9A0" w14:textId="77777777">
            <w:pPr>
              <w:spacing w:after="0" w:line="360" w:lineRule="auto"/>
              <w:jc w:val="center"/>
              <w:rPr>
                <w:rFonts w:cstheme="minorHAnsi"/>
                <w:lang w:bidi="lo-LA"/>
              </w:rPr>
            </w:pPr>
            <w:r>
              <w:rPr>
                <w:rFonts w:cstheme="minorHAnsi"/>
                <w:lang w:bidi="lo-LA"/>
              </w:rPr>
              <w:t>2</w:t>
            </w:r>
          </w:p>
        </w:tc>
        <w:tc>
          <w:tcPr>
            <w:tcW w:w="719" w:type="pct"/>
            <w:vMerge/>
            <w:tcBorders>
              <w:top w:val="single" w:color="auto" w:sz="4" w:space="0"/>
              <w:left w:val="nil"/>
              <w:bottom w:val="single" w:color="auto" w:sz="4" w:space="0"/>
              <w:right w:val="single" w:color="auto" w:sz="4" w:space="0"/>
            </w:tcBorders>
          </w:tcPr>
          <w:p w:rsidRPr="00813DBB" w:rsidR="000E60FD" w:rsidP="00372B37" w:rsidRDefault="000E60FD" w14:paraId="0DE79883" w14:textId="77777777">
            <w:pPr>
              <w:spacing w:after="0" w:line="360" w:lineRule="auto"/>
              <w:rPr>
                <w:rFonts w:cstheme="minorHAnsi"/>
                <w:lang w:bidi="lo-LA"/>
              </w:rPr>
            </w:pPr>
          </w:p>
        </w:tc>
        <w:tc>
          <w:tcPr>
            <w:tcW w:w="1203" w:type="pct"/>
            <w:tcBorders>
              <w:top w:val="single" w:color="auto" w:sz="4" w:space="0"/>
              <w:left w:val="single" w:color="auto" w:sz="4" w:space="0"/>
              <w:bottom w:val="single" w:color="auto" w:sz="4" w:space="0"/>
              <w:right w:val="single" w:color="auto" w:sz="4" w:space="0"/>
            </w:tcBorders>
            <w:shd w:val="clear" w:color="auto" w:fill="auto"/>
          </w:tcPr>
          <w:p w:rsidRPr="00813DBB" w:rsidR="000E60FD" w:rsidP="00372B37" w:rsidRDefault="000E60FD" w14:paraId="08D296F6" w14:textId="77777777">
            <w:pPr>
              <w:spacing w:after="0" w:line="360" w:lineRule="auto"/>
              <w:rPr>
                <w:rFonts w:cstheme="minorHAnsi"/>
                <w:lang w:bidi="lo-LA"/>
              </w:rPr>
            </w:pPr>
            <w:r w:rsidRPr="003B0C37">
              <w:rPr>
                <w:rFonts w:cstheme="minorHAnsi"/>
                <w:lang w:bidi="lo-LA"/>
              </w:rPr>
              <w:t>ZAC hết hiệu lực/ ZPBAC hết hiệu lực</w:t>
            </w:r>
          </w:p>
        </w:tc>
        <w:tc>
          <w:tcPr>
            <w:tcW w:w="1120"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11F605C8" w14:textId="77777777">
            <w:pPr>
              <w:spacing w:after="0" w:line="360" w:lineRule="auto"/>
              <w:rPr>
                <w:rFonts w:cstheme="minorHAnsi"/>
                <w:lang w:bidi="lo-LA"/>
              </w:rPr>
            </w:pPr>
            <w:r w:rsidRPr="003B0C37">
              <w:rPr>
                <w:rFonts w:cstheme="minorHAnsi"/>
                <w:lang w:bidi="lo-LA"/>
              </w:rPr>
              <w:t>Mapping mã vật liệu/ phòng ban – kho giữa Core và ERP hết hiệu lực</w:t>
            </w:r>
          </w:p>
        </w:tc>
        <w:tc>
          <w:tcPr>
            <w:tcW w:w="1613"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264875CA" w14:textId="77777777">
            <w:pPr>
              <w:spacing w:after="0" w:line="360" w:lineRule="auto"/>
              <w:rPr>
                <w:rFonts w:cstheme="minorHAnsi"/>
                <w:lang w:bidi="lo-LA"/>
              </w:rPr>
            </w:pPr>
            <w:r w:rsidRPr="003B0C37">
              <w:rPr>
                <w:rFonts w:cstheme="minorHAnsi"/>
                <w:lang w:bidi="lo-LA"/>
              </w:rPr>
              <w:t>Cán bộ phụ trách kiểm tra bảng map tại T-code ZAC/ ZPBAC</w:t>
            </w:r>
            <w:r>
              <w:rPr>
                <w:rFonts w:cstheme="minorHAnsi"/>
                <w:lang w:bidi="lo-LA"/>
              </w:rPr>
              <w:t xml:space="preserve"> </w:t>
            </w:r>
          </w:p>
          <w:p w:rsidR="000E60FD" w:rsidP="00372B37" w:rsidRDefault="000E60FD" w14:paraId="44DB9FB3" w14:textId="77777777">
            <w:pPr>
              <w:spacing w:after="0" w:line="360" w:lineRule="auto"/>
              <w:rPr>
                <w:rFonts w:cstheme="minorHAnsi"/>
                <w:lang w:bidi="lo-LA"/>
              </w:rPr>
            </w:pPr>
            <w:r>
              <w:rPr>
                <w:rFonts w:cstheme="minorHAnsi"/>
                <w:lang w:bidi="lo-LA"/>
              </w:rPr>
              <w:t xml:space="preserve">Cán bộ phụ trách liên hệ đầu mối thích hợp để thực hiện update bảng map. </w:t>
            </w:r>
          </w:p>
          <w:p w:rsidRPr="003B0C37" w:rsidR="000E60FD" w:rsidP="00372B37" w:rsidRDefault="000E60FD" w14:paraId="388A5D49" w14:textId="77777777">
            <w:pPr>
              <w:spacing w:after="0" w:line="360" w:lineRule="auto"/>
              <w:rPr>
                <w:rFonts w:cstheme="minorHAnsi"/>
                <w:lang w:bidi="lo-LA"/>
              </w:rPr>
            </w:pPr>
            <w:r>
              <w:rPr>
                <w:rFonts w:cstheme="minorHAnsi"/>
                <w:lang w:bidi="lo-LA"/>
              </w:rPr>
              <w:t>Trường hợp bảng map được update, sử dụng Tcode Z_TH_HU</w:t>
            </w:r>
            <w:r w:rsidRPr="003B0C37">
              <w:rPr>
                <w:rFonts w:cstheme="minorHAnsi"/>
                <w:lang w:bidi="lo-LA"/>
              </w:rPr>
              <w:t>AC</w:t>
            </w:r>
            <w:r>
              <w:rPr>
                <w:rFonts w:cstheme="minorHAnsi"/>
                <w:lang w:bidi="lo-LA"/>
              </w:rPr>
              <w:t xml:space="preserve"> để đẩy lại dữ liệu ra staging. </w:t>
            </w:r>
          </w:p>
        </w:tc>
      </w:tr>
      <w:tr w:rsidRPr="003B0C37" w:rsidR="000E60FD" w:rsidTr="00372B37" w14:paraId="7F13CFFB" w14:textId="77777777">
        <w:trPr>
          <w:trHeight w:val="945"/>
        </w:trPr>
        <w:tc>
          <w:tcPr>
            <w:tcW w:w="344" w:type="pct"/>
            <w:tcBorders>
              <w:top w:val="single" w:color="auto" w:sz="4" w:space="0"/>
              <w:left w:val="single" w:color="auto" w:sz="4" w:space="0"/>
              <w:bottom w:val="single" w:color="auto" w:sz="4" w:space="0"/>
              <w:right w:val="single" w:color="auto" w:sz="4" w:space="0"/>
            </w:tcBorders>
            <w:shd w:val="clear" w:color="auto" w:fill="auto"/>
            <w:hideMark/>
          </w:tcPr>
          <w:p w:rsidRPr="003B0C37" w:rsidR="000E60FD" w:rsidP="00372B37" w:rsidRDefault="000E60FD" w14:paraId="6788B34B" w14:textId="77777777">
            <w:pPr>
              <w:spacing w:after="0" w:line="360" w:lineRule="auto"/>
              <w:jc w:val="center"/>
              <w:rPr>
                <w:rFonts w:cstheme="minorHAnsi"/>
                <w:lang w:bidi="lo-LA"/>
              </w:rPr>
            </w:pPr>
            <w:r>
              <w:rPr>
                <w:rFonts w:cstheme="minorHAnsi"/>
                <w:lang w:bidi="lo-LA"/>
              </w:rPr>
              <w:t>3</w:t>
            </w:r>
          </w:p>
        </w:tc>
        <w:tc>
          <w:tcPr>
            <w:tcW w:w="719" w:type="pct"/>
            <w:vMerge/>
            <w:tcBorders>
              <w:top w:val="single" w:color="auto" w:sz="4" w:space="0"/>
              <w:left w:val="nil"/>
              <w:bottom w:val="single" w:color="auto" w:sz="4" w:space="0"/>
              <w:right w:val="single" w:color="auto" w:sz="4" w:space="0"/>
            </w:tcBorders>
          </w:tcPr>
          <w:p w:rsidRPr="00813DBB" w:rsidR="000E60FD" w:rsidP="00372B37" w:rsidRDefault="000E60FD" w14:paraId="025328A7" w14:textId="77777777">
            <w:pPr>
              <w:spacing w:after="0" w:line="360" w:lineRule="auto"/>
              <w:rPr>
                <w:rFonts w:cstheme="minorHAnsi"/>
                <w:lang w:bidi="lo-LA"/>
              </w:rPr>
            </w:pPr>
          </w:p>
        </w:tc>
        <w:tc>
          <w:tcPr>
            <w:tcW w:w="1203"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4B4B516E" w14:textId="77777777">
            <w:pPr>
              <w:spacing w:after="0" w:line="360" w:lineRule="auto"/>
              <w:rPr>
                <w:rFonts w:cstheme="minorHAnsi"/>
                <w:lang w:bidi="lo-LA"/>
              </w:rPr>
            </w:pPr>
            <w:r w:rsidRPr="00813DBB">
              <w:rPr>
                <w:rFonts w:cstheme="minorHAnsi"/>
                <w:lang w:bidi="lo-LA"/>
              </w:rPr>
              <w:t xml:space="preserve">Stock data of serial number </w:t>
            </w:r>
            <w:r>
              <w:rPr>
                <w:rFonts w:cstheme="minorHAnsi"/>
                <w:lang w:bidi="lo-LA"/>
              </w:rPr>
              <w:t>XXX</w:t>
            </w:r>
            <w:r w:rsidRPr="00813DBB">
              <w:rPr>
                <w:rFonts w:cstheme="minorHAnsi"/>
                <w:lang w:bidi="lo-LA"/>
              </w:rPr>
              <w:t xml:space="preserve"> not suitable for movement</w:t>
            </w:r>
          </w:p>
        </w:tc>
        <w:tc>
          <w:tcPr>
            <w:tcW w:w="1120"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237FBCBC" w14:textId="77777777">
            <w:pPr>
              <w:spacing w:after="0" w:line="360" w:lineRule="auto"/>
              <w:rPr>
                <w:rFonts w:cstheme="minorHAnsi"/>
                <w:lang w:bidi="lo-LA"/>
              </w:rPr>
            </w:pPr>
            <w:r>
              <w:rPr>
                <w:rFonts w:cstheme="minorHAnsi"/>
                <w:lang w:bidi="lo-LA"/>
              </w:rPr>
              <w:t xml:space="preserve">Dữ liệu tồn kho của serial XXX không phù hợp cho giao dịch này.  </w:t>
            </w:r>
          </w:p>
        </w:tc>
        <w:tc>
          <w:tcPr>
            <w:tcW w:w="1613"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7678459F" w14:textId="77777777">
            <w:pPr>
              <w:spacing w:after="0" w:line="360" w:lineRule="auto"/>
              <w:rPr>
                <w:rFonts w:cstheme="minorHAnsi"/>
                <w:lang w:bidi="lo-LA"/>
              </w:rPr>
            </w:pPr>
            <w:r>
              <w:rPr>
                <w:rFonts w:cstheme="minorHAnsi"/>
                <w:lang w:bidi="lo-LA"/>
              </w:rPr>
              <w:t>Cán bộ phụ trách kiểm tra việc tồn kho của serial này chính xác đang ở đâu thông qua T-code IQ03/ IQ09</w:t>
            </w:r>
          </w:p>
        </w:tc>
      </w:tr>
      <w:tr w:rsidRPr="00F1124C" w:rsidR="000E60FD" w:rsidTr="00372B37" w14:paraId="0D567927" w14:textId="77777777">
        <w:trPr>
          <w:trHeight w:val="945"/>
        </w:trPr>
        <w:tc>
          <w:tcPr>
            <w:tcW w:w="344"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361ECDB0" w14:textId="77777777">
            <w:pPr>
              <w:spacing w:after="0" w:line="360" w:lineRule="auto"/>
              <w:jc w:val="center"/>
              <w:rPr>
                <w:rFonts w:cstheme="minorHAnsi"/>
                <w:lang w:bidi="lo-LA"/>
              </w:rPr>
            </w:pPr>
            <w:r>
              <w:rPr>
                <w:rFonts w:cstheme="minorHAnsi"/>
                <w:lang w:bidi="lo-LA"/>
              </w:rPr>
              <w:t>4</w:t>
            </w:r>
          </w:p>
        </w:tc>
        <w:tc>
          <w:tcPr>
            <w:tcW w:w="719" w:type="pct"/>
            <w:vMerge/>
            <w:tcBorders>
              <w:top w:val="single" w:color="auto" w:sz="4" w:space="0"/>
              <w:left w:val="nil"/>
              <w:bottom w:val="single" w:color="auto" w:sz="4" w:space="0"/>
              <w:right w:val="single" w:color="auto" w:sz="4" w:space="0"/>
            </w:tcBorders>
          </w:tcPr>
          <w:p w:rsidRPr="00813DBB" w:rsidR="000E60FD" w:rsidP="00372B37" w:rsidRDefault="000E60FD" w14:paraId="56C5BC5E" w14:textId="77777777">
            <w:pPr>
              <w:spacing w:after="0" w:line="360" w:lineRule="auto"/>
              <w:rPr>
                <w:rFonts w:cstheme="minorHAnsi"/>
                <w:lang w:bidi="lo-LA"/>
              </w:rPr>
            </w:pPr>
          </w:p>
        </w:tc>
        <w:tc>
          <w:tcPr>
            <w:tcW w:w="1203"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7AD83D68" w14:textId="77777777">
            <w:pPr>
              <w:spacing w:after="0" w:line="360" w:lineRule="auto"/>
              <w:rPr>
                <w:rFonts w:cstheme="minorHAnsi"/>
                <w:lang w:bidi="lo-LA"/>
              </w:rPr>
            </w:pPr>
            <w:r w:rsidRPr="00813DBB">
              <w:rPr>
                <w:rFonts w:cstheme="minorHAnsi"/>
                <w:lang w:bidi="lo-LA"/>
              </w:rPr>
              <w:t>No new serial numb</w:t>
            </w:r>
            <w:r>
              <w:rPr>
                <w:rFonts w:cstheme="minorHAnsi"/>
                <w:lang w:bidi="lo-LA"/>
              </w:rPr>
              <w:t>ers can be entered for material</w:t>
            </w:r>
          </w:p>
        </w:tc>
        <w:tc>
          <w:tcPr>
            <w:tcW w:w="1120"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54B8C820" w14:textId="77777777">
            <w:pPr>
              <w:spacing w:after="0" w:line="360" w:lineRule="auto"/>
              <w:rPr>
                <w:rFonts w:cstheme="minorHAnsi"/>
                <w:lang w:bidi="lo-LA"/>
              </w:rPr>
            </w:pPr>
            <w:r>
              <w:rPr>
                <w:rFonts w:cstheme="minorHAnsi"/>
                <w:lang w:bidi="lo-LA"/>
              </w:rPr>
              <w:t>Không có serial mới được tạo cho vật liệu</w:t>
            </w:r>
          </w:p>
        </w:tc>
        <w:tc>
          <w:tcPr>
            <w:tcW w:w="1613" w:type="pct"/>
            <w:tcBorders>
              <w:top w:val="single" w:color="auto" w:sz="4" w:space="0"/>
              <w:left w:val="nil"/>
              <w:bottom w:val="single" w:color="auto" w:sz="4" w:space="0"/>
              <w:right w:val="single" w:color="auto" w:sz="4" w:space="0"/>
            </w:tcBorders>
            <w:shd w:val="clear" w:color="auto" w:fill="auto"/>
          </w:tcPr>
          <w:p w:rsidR="000E60FD" w:rsidP="00372B37" w:rsidRDefault="000E60FD" w14:paraId="4FE24B84" w14:textId="77777777">
            <w:pPr>
              <w:spacing w:after="0" w:line="360" w:lineRule="auto"/>
              <w:rPr>
                <w:rFonts w:cstheme="minorHAnsi"/>
                <w:lang w:bidi="lo-LA"/>
              </w:rPr>
            </w:pPr>
            <w:r>
              <w:rPr>
                <w:rFonts w:cstheme="minorHAnsi"/>
                <w:lang w:bidi="lo-LA"/>
              </w:rPr>
              <w:t>Cán bộ phụ trách kiểm tra việc tồn kho của serial này chính xác đang ở đâu thông qua T-code IQ03/ IQ09</w:t>
            </w:r>
          </w:p>
          <w:p w:rsidRPr="00F1124C" w:rsidR="000E60FD" w:rsidP="00372B37" w:rsidRDefault="000E60FD" w14:paraId="3777E344" w14:textId="77777777">
            <w:pPr>
              <w:spacing w:after="0" w:line="360" w:lineRule="auto"/>
              <w:rPr>
                <w:rFonts w:cstheme="minorHAnsi"/>
                <w:lang w:val="fr-FR" w:bidi="lo-LA"/>
              </w:rPr>
            </w:pPr>
            <w:r w:rsidRPr="00F1124C">
              <w:rPr>
                <w:rFonts w:cstheme="minorHAnsi"/>
                <w:lang w:val="fr-FR" w:bidi="lo-LA"/>
              </w:rPr>
              <w:t>Thực hiện tạo serial thông qua T-code IQ04</w:t>
            </w:r>
          </w:p>
        </w:tc>
      </w:tr>
      <w:tr w:rsidRPr="003B0C37" w:rsidR="000E60FD" w:rsidTr="00372B37" w14:paraId="55A70B6B" w14:textId="77777777">
        <w:trPr>
          <w:trHeight w:val="945"/>
        </w:trPr>
        <w:tc>
          <w:tcPr>
            <w:tcW w:w="344"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497291A7" w14:textId="77777777">
            <w:pPr>
              <w:spacing w:after="0" w:line="360" w:lineRule="auto"/>
              <w:jc w:val="center"/>
              <w:rPr>
                <w:rFonts w:cstheme="minorHAnsi"/>
                <w:lang w:bidi="lo-LA"/>
              </w:rPr>
            </w:pPr>
            <w:r>
              <w:rPr>
                <w:rFonts w:cstheme="minorHAnsi"/>
                <w:lang w:bidi="lo-LA"/>
              </w:rPr>
              <w:t>5</w:t>
            </w:r>
          </w:p>
        </w:tc>
        <w:tc>
          <w:tcPr>
            <w:tcW w:w="719" w:type="pct"/>
            <w:vMerge/>
            <w:tcBorders>
              <w:top w:val="single" w:color="auto" w:sz="4" w:space="0"/>
              <w:left w:val="nil"/>
              <w:bottom w:val="single" w:color="auto" w:sz="4" w:space="0"/>
              <w:right w:val="single" w:color="auto" w:sz="4" w:space="0"/>
            </w:tcBorders>
          </w:tcPr>
          <w:p w:rsidRPr="00813DBB" w:rsidR="000E60FD" w:rsidP="00372B37" w:rsidRDefault="000E60FD" w14:paraId="4B4A8E42" w14:textId="77777777">
            <w:pPr>
              <w:spacing w:after="0" w:line="360" w:lineRule="auto"/>
              <w:rPr>
                <w:rFonts w:cstheme="minorHAnsi"/>
                <w:lang w:bidi="lo-LA"/>
              </w:rPr>
            </w:pPr>
          </w:p>
        </w:tc>
        <w:tc>
          <w:tcPr>
            <w:tcW w:w="1203"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0640449C" w14:textId="77777777">
            <w:pPr>
              <w:spacing w:after="0" w:line="360" w:lineRule="auto"/>
              <w:rPr>
                <w:rFonts w:cstheme="minorHAnsi"/>
                <w:lang w:bidi="lo-LA"/>
              </w:rPr>
            </w:pPr>
            <w:r w:rsidRPr="00813DBB">
              <w:rPr>
                <w:rFonts w:cstheme="minorHAnsi"/>
                <w:lang w:bidi="lo-LA"/>
              </w:rPr>
              <w:t xml:space="preserve">Qty and / or </w:t>
            </w:r>
            <w:r>
              <w:rPr>
                <w:rFonts w:cstheme="minorHAnsi"/>
                <w:lang w:bidi="lo-LA"/>
              </w:rPr>
              <w:t>“</w:t>
            </w:r>
            <w:r w:rsidRPr="00813DBB">
              <w:rPr>
                <w:rFonts w:cstheme="minorHAnsi"/>
                <w:lang w:bidi="lo-LA"/>
              </w:rPr>
              <w:t>delivery completed</w:t>
            </w:r>
            <w:r>
              <w:rPr>
                <w:rFonts w:cstheme="minorHAnsi"/>
                <w:lang w:bidi="lo-LA"/>
              </w:rPr>
              <w:t>”</w:t>
            </w:r>
            <w:r w:rsidRPr="00813DBB">
              <w:rPr>
                <w:rFonts w:cstheme="minorHAnsi"/>
                <w:lang w:bidi="lo-LA"/>
              </w:rPr>
              <w:t xml:space="preserve"> ind. Or final issue ind. Are missing</w:t>
            </w:r>
          </w:p>
        </w:tc>
        <w:tc>
          <w:tcPr>
            <w:tcW w:w="1120"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6A94C4D9" w14:textId="77777777">
            <w:pPr>
              <w:spacing w:after="0" w:line="360" w:lineRule="auto"/>
              <w:rPr>
                <w:rFonts w:cstheme="minorHAnsi"/>
                <w:lang w:bidi="lo-LA"/>
              </w:rPr>
            </w:pPr>
            <w:r>
              <w:rPr>
                <w:rFonts w:cstheme="minorHAnsi"/>
                <w:lang w:bidi="lo-LA"/>
              </w:rPr>
              <w:t>Số lượng tồn kho nhỏ hơn số lượng giao dịch</w:t>
            </w:r>
          </w:p>
        </w:tc>
        <w:tc>
          <w:tcPr>
            <w:tcW w:w="1613" w:type="pct"/>
            <w:tcBorders>
              <w:top w:val="single" w:color="auto" w:sz="4" w:space="0"/>
              <w:left w:val="nil"/>
              <w:bottom w:val="single" w:color="auto" w:sz="4" w:space="0"/>
              <w:right w:val="single" w:color="auto" w:sz="4" w:space="0"/>
            </w:tcBorders>
            <w:shd w:val="clear" w:color="auto" w:fill="auto"/>
          </w:tcPr>
          <w:p w:rsidR="000E60FD" w:rsidP="00372B37" w:rsidRDefault="000E60FD" w14:paraId="6850B12A" w14:textId="77777777">
            <w:pPr>
              <w:spacing w:after="0" w:line="360" w:lineRule="auto"/>
              <w:rPr>
                <w:rFonts w:cstheme="minorHAnsi"/>
                <w:lang w:bidi="lo-LA"/>
              </w:rPr>
            </w:pPr>
            <w:r>
              <w:rPr>
                <w:rFonts w:cstheme="minorHAnsi"/>
                <w:lang w:bidi="lo-LA"/>
              </w:rPr>
              <w:t xml:space="preserve">Kiểm tra lại tồn kho của vật liệu thông qua các báo cáo tồn kho </w:t>
            </w:r>
          </w:p>
          <w:p w:rsidRPr="003B0C37" w:rsidR="000E60FD" w:rsidP="00372B37" w:rsidRDefault="000E60FD" w14:paraId="7AA98D84" w14:textId="77777777">
            <w:pPr>
              <w:spacing w:after="0" w:line="360" w:lineRule="auto"/>
              <w:rPr>
                <w:rFonts w:cstheme="minorHAnsi"/>
                <w:lang w:bidi="lo-LA"/>
              </w:rPr>
            </w:pPr>
          </w:p>
        </w:tc>
      </w:tr>
      <w:tr w:rsidRPr="003B0C37" w:rsidR="000E60FD" w:rsidTr="00372B37" w14:paraId="1162284E" w14:textId="77777777">
        <w:trPr>
          <w:trHeight w:val="945"/>
        </w:trPr>
        <w:tc>
          <w:tcPr>
            <w:tcW w:w="344"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046DFB7D" w14:textId="77777777">
            <w:pPr>
              <w:spacing w:after="0" w:line="360" w:lineRule="auto"/>
              <w:jc w:val="center"/>
              <w:rPr>
                <w:rFonts w:cstheme="minorHAnsi"/>
                <w:lang w:bidi="lo-LA"/>
              </w:rPr>
            </w:pPr>
            <w:r>
              <w:rPr>
                <w:rFonts w:cstheme="minorHAnsi"/>
                <w:lang w:bidi="lo-LA"/>
              </w:rPr>
              <w:t>6</w:t>
            </w:r>
          </w:p>
        </w:tc>
        <w:tc>
          <w:tcPr>
            <w:tcW w:w="719" w:type="pct"/>
            <w:vMerge/>
            <w:tcBorders>
              <w:top w:val="single" w:color="auto" w:sz="4" w:space="0"/>
              <w:left w:val="nil"/>
              <w:bottom w:val="single" w:color="auto" w:sz="4" w:space="0"/>
              <w:right w:val="single" w:color="auto" w:sz="4" w:space="0"/>
            </w:tcBorders>
          </w:tcPr>
          <w:p w:rsidRPr="00813DBB" w:rsidR="000E60FD" w:rsidP="00372B37" w:rsidRDefault="000E60FD" w14:paraId="0A55A84E" w14:textId="77777777">
            <w:pPr>
              <w:spacing w:after="0" w:line="360" w:lineRule="auto"/>
              <w:rPr>
                <w:rFonts w:cstheme="minorHAnsi"/>
                <w:lang w:bidi="lo-LA"/>
              </w:rPr>
            </w:pPr>
          </w:p>
        </w:tc>
        <w:tc>
          <w:tcPr>
            <w:tcW w:w="1203"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13266D2A" w14:textId="77777777">
            <w:pPr>
              <w:spacing w:after="0" w:line="360" w:lineRule="auto"/>
              <w:rPr>
                <w:rFonts w:cstheme="minorHAnsi"/>
                <w:lang w:bidi="lo-LA"/>
              </w:rPr>
            </w:pPr>
            <w:r w:rsidRPr="00813DBB">
              <w:rPr>
                <w:rFonts w:cstheme="minorHAnsi"/>
                <w:lang w:bidi="lo-LA"/>
              </w:rPr>
              <w:t>Material does not exist</w:t>
            </w:r>
            <w:r>
              <w:rPr>
                <w:rFonts w:cstheme="minorHAnsi"/>
                <w:lang w:bidi="lo-LA"/>
              </w:rPr>
              <w:t xml:space="preserve">/ </w:t>
            </w:r>
            <w:r w:rsidRPr="005A72C2">
              <w:rPr>
                <w:rFonts w:cstheme="minorHAnsi"/>
              </w:rPr>
              <w:t>Mater</w:t>
            </w:r>
            <w:r>
              <w:rPr>
                <w:rFonts w:cstheme="minorHAnsi"/>
              </w:rPr>
              <w:t>ial &amp; not maintained in plant &amp;</w:t>
            </w:r>
          </w:p>
        </w:tc>
        <w:tc>
          <w:tcPr>
            <w:tcW w:w="1120"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443699E8" w14:textId="77777777">
            <w:pPr>
              <w:spacing w:after="0" w:line="360" w:lineRule="auto"/>
              <w:rPr>
                <w:rFonts w:cstheme="minorHAnsi"/>
                <w:lang w:bidi="lo-LA"/>
              </w:rPr>
            </w:pPr>
            <w:r>
              <w:rPr>
                <w:rFonts w:cstheme="minorHAnsi"/>
                <w:lang w:bidi="lo-LA"/>
              </w:rPr>
              <w:t>Vật liệu chưa được gán/ tồn tại ở kho</w:t>
            </w:r>
          </w:p>
        </w:tc>
        <w:tc>
          <w:tcPr>
            <w:tcW w:w="1613" w:type="pct"/>
            <w:tcBorders>
              <w:top w:val="single" w:color="auto" w:sz="4" w:space="0"/>
              <w:left w:val="nil"/>
              <w:bottom w:val="single" w:color="auto" w:sz="4" w:space="0"/>
              <w:right w:val="single" w:color="auto" w:sz="4" w:space="0"/>
            </w:tcBorders>
            <w:shd w:val="clear" w:color="auto" w:fill="auto"/>
          </w:tcPr>
          <w:p w:rsidR="000E60FD" w:rsidP="00372B37" w:rsidRDefault="000E60FD" w14:paraId="7DBB3537" w14:textId="77777777">
            <w:pPr>
              <w:spacing w:after="0" w:line="360" w:lineRule="auto"/>
              <w:rPr>
                <w:rFonts w:cstheme="minorHAnsi"/>
                <w:lang w:bidi="lo-LA"/>
              </w:rPr>
            </w:pPr>
            <w:r>
              <w:rPr>
                <w:rFonts w:cstheme="minorHAnsi"/>
                <w:lang w:bidi="lo-LA"/>
              </w:rPr>
              <w:t>Cán bộ phụ trách kiểm tra việc gán kho thông qua bảng MARC hoặc T-code MM60</w:t>
            </w:r>
          </w:p>
          <w:p w:rsidRPr="003B0C37" w:rsidR="000E60FD" w:rsidP="00372B37" w:rsidRDefault="000E60FD" w14:paraId="11F57A51" w14:textId="77777777">
            <w:pPr>
              <w:spacing w:after="0" w:line="360" w:lineRule="auto"/>
              <w:rPr>
                <w:rFonts w:cstheme="minorHAnsi"/>
                <w:lang w:bidi="lo-LA"/>
              </w:rPr>
            </w:pPr>
            <w:r>
              <w:rPr>
                <w:rFonts w:cstheme="minorHAnsi"/>
                <w:lang w:bidi="lo-LA"/>
              </w:rPr>
              <w:t>Cán bộ phụ trách thực hiện gán bổ sung thông qua T-code MM01</w:t>
            </w:r>
          </w:p>
        </w:tc>
      </w:tr>
      <w:tr w:rsidRPr="00E907FB" w:rsidR="000E60FD" w:rsidTr="00372B37" w14:paraId="1E4E05C6" w14:textId="77777777">
        <w:trPr>
          <w:trHeight w:val="945"/>
        </w:trPr>
        <w:tc>
          <w:tcPr>
            <w:tcW w:w="344"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7DB0F89F" w14:textId="77777777">
            <w:pPr>
              <w:spacing w:after="0" w:line="360" w:lineRule="auto"/>
              <w:jc w:val="center"/>
              <w:rPr>
                <w:rFonts w:cstheme="minorHAnsi"/>
                <w:lang w:bidi="lo-LA"/>
              </w:rPr>
            </w:pPr>
            <w:r>
              <w:rPr>
                <w:rFonts w:cstheme="minorHAnsi"/>
                <w:lang w:bidi="lo-LA"/>
              </w:rPr>
              <w:t>7</w:t>
            </w:r>
          </w:p>
        </w:tc>
        <w:tc>
          <w:tcPr>
            <w:tcW w:w="719" w:type="pct"/>
            <w:vMerge/>
            <w:tcBorders>
              <w:top w:val="single" w:color="auto" w:sz="4" w:space="0"/>
              <w:left w:val="nil"/>
              <w:bottom w:val="single" w:color="auto" w:sz="4" w:space="0"/>
              <w:right w:val="single" w:color="auto" w:sz="4" w:space="0"/>
            </w:tcBorders>
          </w:tcPr>
          <w:p w:rsidRPr="00813DBB" w:rsidR="000E60FD" w:rsidP="00372B37" w:rsidRDefault="000E60FD" w14:paraId="093EE620" w14:textId="77777777">
            <w:pPr>
              <w:spacing w:after="0" w:line="360" w:lineRule="auto"/>
              <w:rPr>
                <w:rFonts w:cstheme="minorHAnsi"/>
                <w:lang w:bidi="lo-LA"/>
              </w:rPr>
            </w:pPr>
          </w:p>
        </w:tc>
        <w:tc>
          <w:tcPr>
            <w:tcW w:w="1203"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4D0EFE90" w14:textId="77777777">
            <w:pPr>
              <w:spacing w:after="0" w:line="360" w:lineRule="auto"/>
              <w:rPr>
                <w:rFonts w:cstheme="minorHAnsi"/>
                <w:lang w:bidi="lo-LA"/>
              </w:rPr>
            </w:pPr>
            <w:r w:rsidRPr="00871E99">
              <w:rPr>
                <w:rFonts w:cstheme="minorHAnsi"/>
                <w:lang w:bidi="lo-LA"/>
              </w:rPr>
              <w:t>Serial number &amp; already assigned</w:t>
            </w:r>
          </w:p>
        </w:tc>
        <w:tc>
          <w:tcPr>
            <w:tcW w:w="1120" w:type="pct"/>
            <w:tcBorders>
              <w:top w:val="single" w:color="auto" w:sz="4" w:space="0"/>
              <w:left w:val="nil"/>
              <w:bottom w:val="single" w:color="auto" w:sz="4" w:space="0"/>
              <w:right w:val="single" w:color="auto" w:sz="4" w:space="0"/>
            </w:tcBorders>
            <w:shd w:val="clear" w:color="auto" w:fill="auto"/>
          </w:tcPr>
          <w:p w:rsidRPr="00E907FB" w:rsidR="000E60FD" w:rsidP="00372B37" w:rsidRDefault="000E60FD" w14:paraId="5348C935" w14:textId="77777777">
            <w:pPr>
              <w:spacing w:after="0" w:line="360" w:lineRule="auto"/>
              <w:rPr>
                <w:rFonts w:cstheme="minorHAnsi"/>
                <w:highlight w:val="yellow"/>
                <w:lang w:bidi="lo-LA"/>
              </w:rPr>
            </w:pPr>
            <w:r w:rsidRPr="00C466DB">
              <w:rPr>
                <w:rFonts w:cstheme="minorHAnsi"/>
                <w:lang w:bidi="lo-LA"/>
              </w:rPr>
              <w:t xml:space="preserve">Tồn tại </w:t>
            </w:r>
            <w:r>
              <w:rPr>
                <w:rFonts w:cstheme="minorHAnsi"/>
                <w:lang w:bidi="lo-LA"/>
              </w:rPr>
              <w:t>&gt; 1</w:t>
            </w:r>
            <w:r w:rsidRPr="00C466DB">
              <w:rPr>
                <w:rFonts w:cstheme="minorHAnsi"/>
                <w:lang w:bidi="lo-LA"/>
              </w:rPr>
              <w:t xml:space="preserve"> serial bị trùng nhau trong dải serial hoàn ứng</w:t>
            </w:r>
          </w:p>
        </w:tc>
        <w:tc>
          <w:tcPr>
            <w:tcW w:w="1613" w:type="pct"/>
            <w:tcBorders>
              <w:top w:val="single" w:color="auto" w:sz="4" w:space="0"/>
              <w:left w:val="nil"/>
              <w:bottom w:val="single" w:color="auto" w:sz="4" w:space="0"/>
              <w:right w:val="single" w:color="auto" w:sz="4" w:space="0"/>
            </w:tcBorders>
            <w:shd w:val="clear" w:color="auto" w:fill="auto"/>
          </w:tcPr>
          <w:p w:rsidRPr="00E907FB" w:rsidR="000E60FD" w:rsidP="00372B37" w:rsidRDefault="000E60FD" w14:paraId="2A5BC980" w14:textId="77777777">
            <w:pPr>
              <w:spacing w:after="0" w:line="360" w:lineRule="auto"/>
              <w:rPr>
                <w:rFonts w:cstheme="minorHAnsi"/>
                <w:highlight w:val="yellow"/>
                <w:lang w:bidi="lo-LA"/>
              </w:rPr>
            </w:pPr>
            <w:r w:rsidRPr="00C466DB">
              <w:rPr>
                <w:rFonts w:cstheme="minorHAnsi"/>
                <w:lang w:bidi="lo-LA"/>
              </w:rPr>
              <w:t>Cán bộ phụ trách kiểm tra dải serial hoàn ứng bị trùng và thực hiện nhập liệu lại</w:t>
            </w:r>
          </w:p>
        </w:tc>
      </w:tr>
      <w:tr w:rsidRPr="003B0C37" w:rsidR="000E60FD" w:rsidTr="00372B37" w14:paraId="3F4C3624" w14:textId="77777777">
        <w:trPr>
          <w:trHeight w:val="945"/>
        </w:trPr>
        <w:tc>
          <w:tcPr>
            <w:tcW w:w="344"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32404157" w14:textId="77777777">
            <w:pPr>
              <w:spacing w:after="0" w:line="360" w:lineRule="auto"/>
              <w:jc w:val="center"/>
              <w:rPr>
                <w:rFonts w:cstheme="minorHAnsi"/>
                <w:lang w:bidi="lo-LA"/>
              </w:rPr>
            </w:pPr>
            <w:r>
              <w:rPr>
                <w:rFonts w:cstheme="minorHAnsi"/>
                <w:lang w:bidi="lo-LA"/>
              </w:rPr>
              <w:t>8</w:t>
            </w:r>
          </w:p>
        </w:tc>
        <w:tc>
          <w:tcPr>
            <w:tcW w:w="719" w:type="pct"/>
            <w:vMerge/>
            <w:tcBorders>
              <w:top w:val="single" w:color="auto" w:sz="4" w:space="0"/>
              <w:left w:val="nil"/>
              <w:bottom w:val="single" w:color="auto" w:sz="4" w:space="0"/>
              <w:right w:val="single" w:color="auto" w:sz="4" w:space="0"/>
            </w:tcBorders>
          </w:tcPr>
          <w:p w:rsidRPr="00813DBB" w:rsidR="000E60FD" w:rsidP="00372B37" w:rsidRDefault="000E60FD" w14:paraId="66177A39" w14:textId="77777777">
            <w:pPr>
              <w:spacing w:after="0" w:line="360" w:lineRule="auto"/>
              <w:rPr>
                <w:rFonts w:cstheme="minorHAnsi"/>
                <w:lang w:bidi="lo-LA"/>
              </w:rPr>
            </w:pPr>
          </w:p>
        </w:tc>
        <w:tc>
          <w:tcPr>
            <w:tcW w:w="1203"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2DB8D1D2" w14:textId="77777777">
            <w:pPr>
              <w:spacing w:after="0" w:line="360" w:lineRule="auto"/>
              <w:rPr>
                <w:rFonts w:cstheme="minorHAnsi"/>
                <w:lang w:bidi="lo-LA"/>
              </w:rPr>
            </w:pPr>
            <w:r w:rsidRPr="00871E99">
              <w:rPr>
                <w:rFonts w:cstheme="minorHAnsi"/>
                <w:lang w:bidi="lo-LA"/>
              </w:rPr>
              <w:t>Serial number &amp; is already being used by another item</w:t>
            </w:r>
          </w:p>
        </w:tc>
        <w:tc>
          <w:tcPr>
            <w:tcW w:w="1120"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26563B75" w14:textId="77777777">
            <w:pPr>
              <w:spacing w:after="0" w:line="360" w:lineRule="auto"/>
              <w:rPr>
                <w:rFonts w:cstheme="minorHAnsi"/>
                <w:lang w:bidi="lo-LA"/>
              </w:rPr>
            </w:pPr>
            <w:r>
              <w:rPr>
                <w:rFonts w:cstheme="minorHAnsi"/>
                <w:lang w:bidi="lo-LA"/>
              </w:rPr>
              <w:t>trong cùng một giao dịch, số serial không được sử dụng nhiều hơn 1 lần</w:t>
            </w:r>
          </w:p>
        </w:tc>
        <w:tc>
          <w:tcPr>
            <w:tcW w:w="1613"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5533CCFF" w14:textId="77777777">
            <w:pPr>
              <w:spacing w:after="0" w:line="360" w:lineRule="auto"/>
              <w:rPr>
                <w:rFonts w:cstheme="minorHAnsi"/>
                <w:lang w:bidi="lo-LA"/>
              </w:rPr>
            </w:pPr>
            <w:r>
              <w:rPr>
                <w:rFonts w:cstheme="minorHAnsi"/>
                <w:lang w:bidi="lo-LA"/>
              </w:rPr>
              <w:t>Cán bộ phụ trách kiểm tra line nhập liệu sử dụng serial trùng và thực hiện nhập liệu lại</w:t>
            </w:r>
          </w:p>
        </w:tc>
      </w:tr>
      <w:tr w:rsidRPr="00F1124C" w:rsidR="000E60FD" w:rsidTr="00372B37" w14:paraId="173D5416" w14:textId="77777777">
        <w:trPr>
          <w:trHeight w:val="945"/>
        </w:trPr>
        <w:tc>
          <w:tcPr>
            <w:tcW w:w="344"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69C5E54F" w14:textId="77777777">
            <w:pPr>
              <w:spacing w:after="0" w:line="360" w:lineRule="auto"/>
              <w:jc w:val="center"/>
              <w:rPr>
                <w:rFonts w:cstheme="minorHAnsi"/>
                <w:lang w:bidi="lo-LA"/>
              </w:rPr>
            </w:pPr>
            <w:r>
              <w:rPr>
                <w:rFonts w:cstheme="minorHAnsi"/>
                <w:lang w:bidi="lo-LA"/>
              </w:rPr>
              <w:t>9</w:t>
            </w:r>
          </w:p>
        </w:tc>
        <w:tc>
          <w:tcPr>
            <w:tcW w:w="719" w:type="pct"/>
            <w:vMerge/>
            <w:tcBorders>
              <w:top w:val="single" w:color="auto" w:sz="4" w:space="0"/>
              <w:left w:val="nil"/>
              <w:bottom w:val="single" w:color="auto" w:sz="4" w:space="0"/>
              <w:right w:val="single" w:color="auto" w:sz="4" w:space="0"/>
            </w:tcBorders>
          </w:tcPr>
          <w:p w:rsidRPr="003B0C37" w:rsidR="000E60FD" w:rsidP="00372B37" w:rsidRDefault="000E60FD" w14:paraId="67FAE68E" w14:textId="77777777">
            <w:pPr>
              <w:spacing w:after="0" w:line="360" w:lineRule="auto"/>
              <w:rPr>
                <w:rFonts w:cstheme="minorHAnsi"/>
                <w:lang w:bidi="lo-LA"/>
              </w:rPr>
            </w:pPr>
          </w:p>
        </w:tc>
        <w:tc>
          <w:tcPr>
            <w:tcW w:w="1203"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1F6BD424" w14:textId="77777777">
            <w:pPr>
              <w:spacing w:after="0" w:line="360" w:lineRule="auto"/>
              <w:rPr>
                <w:rFonts w:cstheme="minorHAnsi"/>
                <w:lang w:bidi="lo-LA"/>
              </w:rPr>
            </w:pPr>
            <w:r>
              <w:t>Material &amp; &amp; &amp; flagged for deletion</w:t>
            </w:r>
          </w:p>
        </w:tc>
        <w:tc>
          <w:tcPr>
            <w:tcW w:w="1120"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06B63AE7" w14:textId="77777777">
            <w:pPr>
              <w:spacing w:after="0" w:line="360" w:lineRule="auto"/>
              <w:rPr>
                <w:rFonts w:cstheme="minorHAnsi"/>
                <w:lang w:bidi="lo-LA"/>
              </w:rPr>
            </w:pPr>
            <w:r>
              <w:rPr>
                <w:rFonts w:cstheme="minorHAnsi"/>
                <w:lang w:bidi="lo-LA"/>
              </w:rPr>
              <w:t>Vật liệu đã được đánh dấu để xóa</w:t>
            </w:r>
          </w:p>
        </w:tc>
        <w:tc>
          <w:tcPr>
            <w:tcW w:w="1613" w:type="pct"/>
            <w:tcBorders>
              <w:top w:val="single" w:color="auto" w:sz="4" w:space="0"/>
              <w:left w:val="nil"/>
              <w:bottom w:val="single" w:color="auto" w:sz="4" w:space="0"/>
              <w:right w:val="single" w:color="auto" w:sz="4" w:space="0"/>
            </w:tcBorders>
            <w:shd w:val="clear" w:color="auto" w:fill="auto"/>
          </w:tcPr>
          <w:p w:rsidRPr="00F1124C" w:rsidR="000E60FD" w:rsidP="00372B37" w:rsidRDefault="000E60FD" w14:paraId="17FE70E2" w14:textId="77777777">
            <w:pPr>
              <w:spacing w:after="0" w:line="360" w:lineRule="auto"/>
              <w:rPr>
                <w:rFonts w:cstheme="minorHAnsi"/>
                <w:lang w:val="fr-FR" w:bidi="lo-LA"/>
              </w:rPr>
            </w:pPr>
            <w:r w:rsidRPr="00F1124C">
              <w:rPr>
                <w:rFonts w:cstheme="minorHAnsi"/>
                <w:lang w:val="fr-FR" w:bidi="lo-LA"/>
              </w:rPr>
              <w:t>Cán bộ phụ trách kiểm tra tại T-code MM06</w:t>
            </w:r>
          </w:p>
        </w:tc>
      </w:tr>
      <w:tr w:rsidRPr="00F1124C" w:rsidR="000E60FD" w:rsidTr="00372B37" w14:paraId="790015D9" w14:textId="77777777">
        <w:trPr>
          <w:trHeight w:val="945"/>
        </w:trPr>
        <w:tc>
          <w:tcPr>
            <w:tcW w:w="344"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26CF9C7F" w14:textId="77777777">
            <w:pPr>
              <w:spacing w:after="0" w:line="360" w:lineRule="auto"/>
              <w:jc w:val="center"/>
              <w:rPr>
                <w:rFonts w:cstheme="minorHAnsi"/>
                <w:lang w:bidi="lo-LA"/>
              </w:rPr>
            </w:pPr>
            <w:r>
              <w:rPr>
                <w:rFonts w:cstheme="minorHAnsi"/>
                <w:lang w:bidi="lo-LA"/>
              </w:rPr>
              <w:t>10</w:t>
            </w:r>
          </w:p>
        </w:tc>
        <w:tc>
          <w:tcPr>
            <w:tcW w:w="719" w:type="pct"/>
            <w:vMerge/>
            <w:tcBorders>
              <w:top w:val="single" w:color="auto" w:sz="4" w:space="0"/>
              <w:left w:val="nil"/>
              <w:bottom w:val="single" w:color="auto" w:sz="4" w:space="0"/>
              <w:right w:val="single" w:color="auto" w:sz="4" w:space="0"/>
            </w:tcBorders>
          </w:tcPr>
          <w:p w:rsidRPr="003B0C37" w:rsidR="000E60FD" w:rsidP="00372B37" w:rsidRDefault="000E60FD" w14:paraId="05B37913" w14:textId="77777777">
            <w:pPr>
              <w:spacing w:after="0" w:line="360" w:lineRule="auto"/>
              <w:rPr>
                <w:rFonts w:cstheme="minorHAnsi"/>
                <w:lang w:bidi="lo-LA"/>
              </w:rPr>
            </w:pPr>
          </w:p>
        </w:tc>
        <w:tc>
          <w:tcPr>
            <w:tcW w:w="1203"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51388593" w14:textId="77777777">
            <w:pPr>
              <w:spacing w:after="0" w:line="360" w:lineRule="auto"/>
              <w:rPr>
                <w:rFonts w:cstheme="minorHAnsi"/>
                <w:lang w:bidi="lo-LA"/>
              </w:rPr>
            </w:pPr>
            <w:r>
              <w:t>G/L account &amp; flagged for deletion in company code &amp;</w:t>
            </w:r>
          </w:p>
        </w:tc>
        <w:tc>
          <w:tcPr>
            <w:tcW w:w="1120"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006930AC" w14:textId="77777777">
            <w:pPr>
              <w:spacing w:after="0" w:line="360" w:lineRule="auto"/>
              <w:rPr>
                <w:rFonts w:cstheme="minorHAnsi"/>
                <w:lang w:bidi="lo-LA"/>
              </w:rPr>
            </w:pPr>
            <w:r>
              <w:rPr>
                <w:rFonts w:cstheme="minorHAnsi"/>
                <w:lang w:bidi="lo-LA"/>
              </w:rPr>
              <w:t xml:space="preserve">Tài khoản được đánh dấu để xóa </w:t>
            </w:r>
          </w:p>
        </w:tc>
        <w:tc>
          <w:tcPr>
            <w:tcW w:w="1613" w:type="pct"/>
            <w:tcBorders>
              <w:top w:val="single" w:color="auto" w:sz="4" w:space="0"/>
              <w:left w:val="nil"/>
              <w:bottom w:val="single" w:color="auto" w:sz="4" w:space="0"/>
              <w:right w:val="single" w:color="auto" w:sz="4" w:space="0"/>
            </w:tcBorders>
            <w:shd w:val="clear" w:color="auto" w:fill="auto"/>
          </w:tcPr>
          <w:p w:rsidRPr="00F1124C" w:rsidR="000E60FD" w:rsidP="00372B37" w:rsidRDefault="000E60FD" w14:paraId="5E7CE8E9" w14:textId="77777777">
            <w:pPr>
              <w:spacing w:after="0" w:line="360" w:lineRule="auto"/>
              <w:rPr>
                <w:rFonts w:cstheme="minorHAnsi"/>
                <w:lang w:val="fr-FR" w:bidi="lo-LA"/>
              </w:rPr>
            </w:pPr>
            <w:r w:rsidRPr="00F1124C">
              <w:rPr>
                <w:rFonts w:cstheme="minorHAnsi"/>
                <w:lang w:val="fr-FR" w:bidi="lo-LA"/>
              </w:rPr>
              <w:t>Cán bộ phụ trách kiểm tra tại T-code FS00</w:t>
            </w:r>
          </w:p>
        </w:tc>
      </w:tr>
      <w:tr w:rsidRPr="00F1124C" w:rsidR="000E60FD" w:rsidTr="00372B37" w14:paraId="1C66AD00" w14:textId="77777777">
        <w:trPr>
          <w:trHeight w:val="945"/>
        </w:trPr>
        <w:tc>
          <w:tcPr>
            <w:tcW w:w="344"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135320F1" w14:textId="77777777">
            <w:pPr>
              <w:spacing w:after="0" w:line="360" w:lineRule="auto"/>
              <w:jc w:val="center"/>
              <w:rPr>
                <w:rFonts w:cstheme="minorHAnsi"/>
                <w:lang w:bidi="lo-LA"/>
              </w:rPr>
            </w:pPr>
            <w:r>
              <w:rPr>
                <w:rFonts w:cstheme="minorHAnsi"/>
                <w:lang w:bidi="lo-LA"/>
              </w:rPr>
              <w:t>11</w:t>
            </w:r>
          </w:p>
        </w:tc>
        <w:tc>
          <w:tcPr>
            <w:tcW w:w="719" w:type="pct"/>
            <w:vMerge/>
            <w:tcBorders>
              <w:top w:val="single" w:color="auto" w:sz="4" w:space="0"/>
              <w:left w:val="nil"/>
              <w:bottom w:val="single" w:color="auto" w:sz="4" w:space="0"/>
              <w:right w:val="single" w:color="auto" w:sz="4" w:space="0"/>
            </w:tcBorders>
          </w:tcPr>
          <w:p w:rsidRPr="003B0C37" w:rsidR="000E60FD" w:rsidP="00372B37" w:rsidRDefault="000E60FD" w14:paraId="772381CF" w14:textId="77777777">
            <w:pPr>
              <w:spacing w:after="0" w:line="360" w:lineRule="auto"/>
              <w:rPr>
                <w:rFonts w:cstheme="minorHAnsi"/>
                <w:lang w:bidi="lo-LA"/>
              </w:rPr>
            </w:pPr>
          </w:p>
        </w:tc>
        <w:tc>
          <w:tcPr>
            <w:tcW w:w="1203" w:type="pct"/>
            <w:tcBorders>
              <w:top w:val="single" w:color="auto" w:sz="4" w:space="0"/>
              <w:left w:val="single" w:color="auto" w:sz="4" w:space="0"/>
              <w:bottom w:val="single" w:color="auto" w:sz="4" w:space="0"/>
              <w:right w:val="single" w:color="auto" w:sz="4" w:space="0"/>
            </w:tcBorders>
            <w:shd w:val="clear" w:color="auto" w:fill="auto"/>
          </w:tcPr>
          <w:p w:rsidRPr="00871E99" w:rsidR="000E60FD" w:rsidP="00372B37" w:rsidRDefault="000E60FD" w14:paraId="2837CE3F" w14:textId="77777777">
            <w:pPr>
              <w:spacing w:after="0" w:line="360" w:lineRule="auto"/>
              <w:rPr>
                <w:rFonts w:cstheme="minorHAnsi"/>
                <w:lang w:bidi="lo-LA"/>
              </w:rPr>
            </w:pPr>
            <w:r w:rsidRPr="005A72C2">
              <w:t>G/L account &amp; blocked for posting in company code &amp;</w:t>
            </w:r>
          </w:p>
        </w:tc>
        <w:tc>
          <w:tcPr>
            <w:tcW w:w="1120"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7FF01E06" w14:textId="77777777">
            <w:pPr>
              <w:spacing w:after="0" w:line="360" w:lineRule="auto"/>
              <w:rPr>
                <w:rFonts w:cstheme="minorHAnsi"/>
                <w:lang w:bidi="lo-LA"/>
              </w:rPr>
            </w:pPr>
            <w:r>
              <w:rPr>
                <w:rFonts w:cstheme="minorHAnsi"/>
                <w:lang w:bidi="lo-LA"/>
              </w:rPr>
              <w:t>Tài khoản được khóa cho việc post</w:t>
            </w:r>
          </w:p>
        </w:tc>
        <w:tc>
          <w:tcPr>
            <w:tcW w:w="1613" w:type="pct"/>
            <w:tcBorders>
              <w:top w:val="single" w:color="auto" w:sz="4" w:space="0"/>
              <w:left w:val="nil"/>
              <w:bottom w:val="single" w:color="auto" w:sz="4" w:space="0"/>
              <w:right w:val="single" w:color="auto" w:sz="4" w:space="0"/>
            </w:tcBorders>
            <w:shd w:val="clear" w:color="auto" w:fill="auto"/>
          </w:tcPr>
          <w:p w:rsidRPr="00F1124C" w:rsidR="000E60FD" w:rsidP="00372B37" w:rsidRDefault="000E60FD" w14:paraId="39BCD5E6" w14:textId="77777777">
            <w:pPr>
              <w:spacing w:after="0" w:line="360" w:lineRule="auto"/>
              <w:rPr>
                <w:rFonts w:cstheme="minorHAnsi"/>
                <w:lang w:val="fr-FR" w:bidi="lo-LA"/>
              </w:rPr>
            </w:pPr>
            <w:r w:rsidRPr="00F1124C">
              <w:rPr>
                <w:rFonts w:cstheme="minorHAnsi"/>
                <w:lang w:val="fr-FR" w:bidi="lo-LA"/>
              </w:rPr>
              <w:t>Cán bộ phụ trách kiểm tra tại T-code FS00</w:t>
            </w:r>
          </w:p>
        </w:tc>
      </w:tr>
      <w:tr w:rsidRPr="003B0C37" w:rsidR="000E60FD" w:rsidTr="00372B37" w14:paraId="72E1F148" w14:textId="77777777">
        <w:trPr>
          <w:trHeight w:val="945"/>
        </w:trPr>
        <w:tc>
          <w:tcPr>
            <w:tcW w:w="344"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2A07A7AD" w14:textId="77777777">
            <w:pPr>
              <w:spacing w:after="0" w:line="360" w:lineRule="auto"/>
              <w:jc w:val="center"/>
              <w:rPr>
                <w:rFonts w:cstheme="minorHAnsi"/>
                <w:lang w:bidi="lo-LA"/>
              </w:rPr>
            </w:pPr>
            <w:r>
              <w:rPr>
                <w:rFonts w:cstheme="minorHAnsi"/>
                <w:lang w:bidi="lo-LA"/>
              </w:rPr>
              <w:t>12</w:t>
            </w:r>
          </w:p>
        </w:tc>
        <w:tc>
          <w:tcPr>
            <w:tcW w:w="719" w:type="pct"/>
            <w:vMerge/>
            <w:tcBorders>
              <w:top w:val="single" w:color="auto" w:sz="4" w:space="0"/>
              <w:left w:val="nil"/>
              <w:bottom w:val="single" w:color="auto" w:sz="4" w:space="0"/>
              <w:right w:val="single" w:color="auto" w:sz="4" w:space="0"/>
            </w:tcBorders>
          </w:tcPr>
          <w:p w:rsidRPr="003B0C37" w:rsidR="000E60FD" w:rsidP="00372B37" w:rsidRDefault="000E60FD" w14:paraId="02B8670D" w14:textId="77777777">
            <w:pPr>
              <w:spacing w:after="0" w:line="360" w:lineRule="auto"/>
              <w:rPr>
                <w:rFonts w:cstheme="minorHAnsi"/>
                <w:lang w:bidi="lo-LA"/>
              </w:rPr>
            </w:pPr>
          </w:p>
        </w:tc>
        <w:tc>
          <w:tcPr>
            <w:tcW w:w="1203" w:type="pct"/>
            <w:tcBorders>
              <w:top w:val="single" w:color="auto" w:sz="4" w:space="0"/>
              <w:left w:val="single" w:color="auto" w:sz="4" w:space="0"/>
              <w:bottom w:val="single" w:color="auto" w:sz="4" w:space="0"/>
              <w:right w:val="single" w:color="auto" w:sz="4" w:space="0"/>
            </w:tcBorders>
            <w:shd w:val="clear" w:color="auto" w:fill="auto"/>
          </w:tcPr>
          <w:p w:rsidR="000E60FD" w:rsidP="00372B37" w:rsidRDefault="000E60FD" w14:paraId="775610F8" w14:textId="77777777">
            <w:pPr>
              <w:spacing w:after="0" w:line="360" w:lineRule="auto"/>
            </w:pPr>
            <w:r w:rsidRPr="005A72C2">
              <w:rPr>
                <w:rFonts w:cstheme="minorHAnsi"/>
              </w:rPr>
              <w:t>Maintain se</w:t>
            </w:r>
            <w:r>
              <w:rPr>
                <w:rFonts w:cstheme="minorHAnsi"/>
              </w:rPr>
              <w:t>rial numbers for total quantity</w:t>
            </w:r>
          </w:p>
        </w:tc>
        <w:tc>
          <w:tcPr>
            <w:tcW w:w="1120"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3BD60397" w14:textId="77777777">
            <w:pPr>
              <w:spacing w:after="0" w:line="360" w:lineRule="auto"/>
              <w:rPr>
                <w:rFonts w:cstheme="minorHAnsi"/>
                <w:lang w:bidi="lo-LA"/>
              </w:rPr>
            </w:pPr>
            <w:r>
              <w:rPr>
                <w:rFonts w:cstheme="minorHAnsi"/>
                <w:lang w:bidi="lo-LA"/>
              </w:rPr>
              <w:t>Tổng số lượng serial được chọn không phù hợp với số lượng giao dịch</w:t>
            </w:r>
          </w:p>
        </w:tc>
        <w:tc>
          <w:tcPr>
            <w:tcW w:w="1613"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1C548E40" w14:textId="77777777">
            <w:pPr>
              <w:spacing w:after="0" w:line="360" w:lineRule="auto"/>
              <w:rPr>
                <w:rFonts w:cstheme="minorHAnsi"/>
                <w:lang w:bidi="lo-LA"/>
              </w:rPr>
            </w:pPr>
            <w:r>
              <w:rPr>
                <w:rFonts w:cstheme="minorHAnsi"/>
                <w:lang w:bidi="lo-LA"/>
              </w:rPr>
              <w:t>Cán bộ phụ trách kiểm tra tại trường thông tin lưu serial trên bảng dữ liệu đẩy về từ CoreBanking</w:t>
            </w:r>
          </w:p>
        </w:tc>
      </w:tr>
      <w:tr w:rsidR="000E60FD" w:rsidTr="00372B37" w14:paraId="36BF8D94" w14:textId="77777777">
        <w:trPr>
          <w:trHeight w:val="945"/>
        </w:trPr>
        <w:tc>
          <w:tcPr>
            <w:tcW w:w="344" w:type="pct"/>
            <w:tcBorders>
              <w:top w:val="single" w:color="auto" w:sz="4" w:space="0"/>
              <w:left w:val="single" w:color="auto" w:sz="4" w:space="0"/>
              <w:bottom w:val="single" w:color="auto" w:sz="4" w:space="0"/>
              <w:right w:val="single" w:color="auto" w:sz="4" w:space="0"/>
            </w:tcBorders>
            <w:shd w:val="clear" w:color="auto" w:fill="auto"/>
          </w:tcPr>
          <w:p w:rsidR="000E60FD" w:rsidP="00372B37" w:rsidRDefault="000E60FD" w14:paraId="60F254A9" w14:textId="77777777">
            <w:pPr>
              <w:spacing w:after="0" w:line="360" w:lineRule="auto"/>
              <w:jc w:val="center"/>
              <w:rPr>
                <w:rFonts w:cstheme="minorHAnsi"/>
                <w:lang w:bidi="lo-LA"/>
              </w:rPr>
            </w:pPr>
            <w:r>
              <w:rPr>
                <w:rFonts w:cstheme="minorHAnsi"/>
                <w:lang w:bidi="lo-LA"/>
              </w:rPr>
              <w:t>13</w:t>
            </w:r>
          </w:p>
        </w:tc>
        <w:tc>
          <w:tcPr>
            <w:tcW w:w="719" w:type="pct"/>
            <w:vMerge/>
            <w:tcBorders>
              <w:top w:val="single" w:color="auto" w:sz="4" w:space="0"/>
              <w:left w:val="nil"/>
              <w:bottom w:val="single" w:color="auto" w:sz="4" w:space="0"/>
              <w:right w:val="single" w:color="auto" w:sz="4" w:space="0"/>
            </w:tcBorders>
          </w:tcPr>
          <w:p w:rsidRPr="003B0C37" w:rsidR="000E60FD" w:rsidP="00372B37" w:rsidRDefault="000E60FD" w14:paraId="4BA6BAD3" w14:textId="77777777">
            <w:pPr>
              <w:spacing w:after="0" w:line="360" w:lineRule="auto"/>
              <w:rPr>
                <w:rFonts w:cstheme="minorHAnsi"/>
                <w:lang w:bidi="lo-LA"/>
              </w:rPr>
            </w:pPr>
          </w:p>
        </w:tc>
        <w:tc>
          <w:tcPr>
            <w:tcW w:w="1203" w:type="pct"/>
            <w:tcBorders>
              <w:top w:val="single" w:color="auto" w:sz="4" w:space="0"/>
              <w:left w:val="single" w:color="auto" w:sz="4" w:space="0"/>
              <w:bottom w:val="single" w:color="auto" w:sz="4" w:space="0"/>
              <w:right w:val="single" w:color="auto" w:sz="4" w:space="0"/>
            </w:tcBorders>
            <w:shd w:val="clear" w:color="auto" w:fill="auto"/>
          </w:tcPr>
          <w:p w:rsidRPr="005A72C2" w:rsidR="000E60FD" w:rsidP="00372B37" w:rsidRDefault="000E60FD" w14:paraId="565A0BEA" w14:textId="77777777">
            <w:pPr>
              <w:spacing w:after="0" w:line="360" w:lineRule="auto"/>
              <w:rPr>
                <w:rFonts w:cstheme="minorHAnsi"/>
              </w:rPr>
            </w:pPr>
            <w:r>
              <w:rPr>
                <w:rFonts w:cstheme="minorHAnsi"/>
              </w:rPr>
              <w:t>Serial number profiles differ</w:t>
            </w:r>
          </w:p>
        </w:tc>
        <w:tc>
          <w:tcPr>
            <w:tcW w:w="1120" w:type="pct"/>
            <w:tcBorders>
              <w:top w:val="single" w:color="auto" w:sz="4" w:space="0"/>
              <w:left w:val="nil"/>
              <w:bottom w:val="single" w:color="auto" w:sz="4" w:space="0"/>
              <w:right w:val="single" w:color="auto" w:sz="4" w:space="0"/>
            </w:tcBorders>
            <w:shd w:val="clear" w:color="auto" w:fill="auto"/>
          </w:tcPr>
          <w:p w:rsidR="000E60FD" w:rsidP="00372B37" w:rsidRDefault="000E60FD" w14:paraId="5787F2FD" w14:textId="77777777">
            <w:pPr>
              <w:spacing w:after="0" w:line="360" w:lineRule="auto"/>
              <w:rPr>
                <w:rFonts w:cstheme="minorHAnsi"/>
                <w:lang w:bidi="lo-LA"/>
              </w:rPr>
            </w:pPr>
            <w:r>
              <w:rPr>
                <w:rFonts w:cstheme="minorHAnsi"/>
                <w:lang w:bidi="lo-LA"/>
              </w:rPr>
              <w:t>Việc khai báo ‘quản lý serial’ cần được nhất quán giữa kho đến và kho đi trong cùng một line giao dịch.</w:t>
            </w:r>
          </w:p>
        </w:tc>
        <w:tc>
          <w:tcPr>
            <w:tcW w:w="1613" w:type="pct"/>
            <w:tcBorders>
              <w:top w:val="single" w:color="auto" w:sz="4" w:space="0"/>
              <w:left w:val="nil"/>
              <w:bottom w:val="single" w:color="auto" w:sz="4" w:space="0"/>
              <w:right w:val="single" w:color="auto" w:sz="4" w:space="0"/>
            </w:tcBorders>
            <w:shd w:val="clear" w:color="auto" w:fill="auto"/>
          </w:tcPr>
          <w:p w:rsidR="000E60FD" w:rsidP="00372B37" w:rsidRDefault="000E60FD" w14:paraId="1581ABBB" w14:textId="77777777">
            <w:pPr>
              <w:spacing w:after="0" w:line="360" w:lineRule="auto"/>
              <w:rPr>
                <w:rFonts w:cstheme="minorHAnsi"/>
                <w:lang w:bidi="lo-LA"/>
              </w:rPr>
            </w:pPr>
            <w:r>
              <w:rPr>
                <w:rFonts w:cstheme="minorHAnsi"/>
                <w:lang w:bidi="lo-LA"/>
              </w:rPr>
              <w:t xml:space="preserve">Cán bộ phụ trách kiểm tra việc được khai báo tại Tcode MM03, tab Plan Data/Stor. 2. </w:t>
            </w:r>
          </w:p>
          <w:p w:rsidR="000E60FD" w:rsidP="00372B37" w:rsidRDefault="000E60FD" w14:paraId="2AA5D3EA" w14:textId="77777777">
            <w:pPr>
              <w:spacing w:after="0" w:line="360" w:lineRule="auto"/>
              <w:rPr>
                <w:rFonts w:cstheme="minorHAnsi"/>
                <w:lang w:bidi="lo-LA"/>
              </w:rPr>
            </w:pPr>
            <w:r>
              <w:rPr>
                <w:rFonts w:cstheme="minorHAnsi"/>
                <w:lang w:bidi="lo-LA"/>
              </w:rPr>
              <w:t>Thực hiện khai báo bổ sung tại Tcode MM02</w:t>
            </w:r>
          </w:p>
        </w:tc>
      </w:tr>
      <w:tr w:rsidRPr="00E83CD3" w:rsidR="000E60FD" w:rsidTr="00372B37" w14:paraId="7526CDB4" w14:textId="77777777">
        <w:trPr>
          <w:trHeight w:val="945"/>
        </w:trPr>
        <w:tc>
          <w:tcPr>
            <w:tcW w:w="344" w:type="pct"/>
            <w:tcBorders>
              <w:top w:val="single" w:color="auto" w:sz="4" w:space="0"/>
              <w:left w:val="single" w:color="auto" w:sz="4" w:space="0"/>
              <w:bottom w:val="single" w:color="auto" w:sz="4" w:space="0"/>
              <w:right w:val="single" w:color="auto" w:sz="4" w:space="0"/>
            </w:tcBorders>
            <w:shd w:val="clear" w:color="auto" w:fill="auto"/>
          </w:tcPr>
          <w:p w:rsidR="000E60FD" w:rsidP="00372B37" w:rsidRDefault="000E60FD" w14:paraId="6DA72ADF" w14:textId="77777777">
            <w:pPr>
              <w:spacing w:after="0" w:line="360" w:lineRule="auto"/>
              <w:jc w:val="center"/>
              <w:rPr>
                <w:rFonts w:cstheme="minorHAnsi"/>
                <w:lang w:bidi="lo-LA"/>
              </w:rPr>
            </w:pPr>
            <w:r>
              <w:rPr>
                <w:rFonts w:cstheme="minorHAnsi"/>
                <w:lang w:bidi="lo-LA"/>
              </w:rPr>
              <w:t>14</w:t>
            </w:r>
          </w:p>
        </w:tc>
        <w:tc>
          <w:tcPr>
            <w:tcW w:w="719" w:type="pct"/>
            <w:vMerge/>
            <w:tcBorders>
              <w:top w:val="single" w:color="auto" w:sz="4" w:space="0"/>
              <w:left w:val="nil"/>
              <w:bottom w:val="single" w:color="auto" w:sz="4" w:space="0"/>
              <w:right w:val="single" w:color="auto" w:sz="4" w:space="0"/>
            </w:tcBorders>
          </w:tcPr>
          <w:p w:rsidRPr="003B0C37" w:rsidR="000E60FD" w:rsidP="00372B37" w:rsidRDefault="000E60FD" w14:paraId="4124B17C" w14:textId="77777777">
            <w:pPr>
              <w:spacing w:after="0" w:line="360" w:lineRule="auto"/>
              <w:rPr>
                <w:rFonts w:cstheme="minorHAnsi"/>
                <w:lang w:bidi="lo-LA"/>
              </w:rPr>
            </w:pPr>
          </w:p>
        </w:tc>
        <w:tc>
          <w:tcPr>
            <w:tcW w:w="1203" w:type="pct"/>
            <w:tcBorders>
              <w:top w:val="single" w:color="auto" w:sz="4" w:space="0"/>
              <w:left w:val="single" w:color="auto" w:sz="4" w:space="0"/>
              <w:bottom w:val="single" w:color="auto" w:sz="4" w:space="0"/>
              <w:right w:val="single" w:color="auto" w:sz="4" w:space="0"/>
            </w:tcBorders>
            <w:shd w:val="clear" w:color="auto" w:fill="auto"/>
          </w:tcPr>
          <w:p w:rsidR="000E60FD" w:rsidP="00372B37" w:rsidRDefault="000E60FD" w14:paraId="37B9C148" w14:textId="77777777">
            <w:pPr>
              <w:spacing w:after="0" w:line="360" w:lineRule="auto"/>
              <w:rPr>
                <w:rFonts w:cstheme="minorHAnsi"/>
              </w:rPr>
            </w:pPr>
            <w:r w:rsidRPr="007A464E">
              <w:t xml:space="preserve">Posting keys for account determination for </w:t>
            </w:r>
            <w:r w:rsidRPr="007A464E">
              <w:t>transaction BUV do not exist,</w:t>
            </w:r>
          </w:p>
        </w:tc>
        <w:tc>
          <w:tcPr>
            <w:tcW w:w="1120" w:type="pct"/>
            <w:tcBorders>
              <w:top w:val="single" w:color="auto" w:sz="4" w:space="0"/>
              <w:left w:val="nil"/>
              <w:bottom w:val="single" w:color="auto" w:sz="4" w:space="0"/>
              <w:right w:val="single" w:color="auto" w:sz="4" w:space="0"/>
            </w:tcBorders>
            <w:shd w:val="clear" w:color="auto" w:fill="auto"/>
          </w:tcPr>
          <w:p w:rsidR="000E60FD" w:rsidP="00372B37" w:rsidRDefault="000E60FD" w14:paraId="6C38BBD3" w14:textId="77777777">
            <w:pPr>
              <w:spacing w:after="0" w:line="360" w:lineRule="auto"/>
              <w:rPr>
                <w:rFonts w:cstheme="minorHAnsi"/>
                <w:lang w:bidi="lo-LA"/>
              </w:rPr>
            </w:pPr>
            <w:r>
              <w:rPr>
                <w:rFonts w:cstheme="minorHAnsi"/>
                <w:lang w:val="vi-VN" w:bidi="lo-LA"/>
              </w:rPr>
              <w:t>Thiếu setup cho hạch toán liên chi nhánh</w:t>
            </w:r>
          </w:p>
        </w:tc>
        <w:tc>
          <w:tcPr>
            <w:tcW w:w="1613" w:type="pct"/>
            <w:tcBorders>
              <w:top w:val="single" w:color="auto" w:sz="4" w:space="0"/>
              <w:left w:val="nil"/>
              <w:bottom w:val="single" w:color="auto" w:sz="4" w:space="0"/>
              <w:right w:val="single" w:color="auto" w:sz="4" w:space="0"/>
            </w:tcBorders>
            <w:shd w:val="clear" w:color="auto" w:fill="auto"/>
          </w:tcPr>
          <w:p w:rsidRPr="00E83CD3" w:rsidR="000E60FD" w:rsidP="00372B37" w:rsidRDefault="000E60FD" w14:paraId="578A713B" w14:textId="77777777">
            <w:pPr>
              <w:spacing w:after="0" w:line="360" w:lineRule="auto"/>
              <w:rPr>
                <w:rFonts w:cstheme="minorHAnsi"/>
                <w:lang w:val="vi-VN" w:bidi="lo-LA"/>
              </w:rPr>
            </w:pPr>
            <w:r>
              <w:rPr>
                <w:rFonts w:cstheme="minorHAnsi"/>
                <w:lang w:val="vi-VN" w:bidi="lo-LA"/>
              </w:rPr>
              <w:t xml:space="preserve">Cán bộ phụ trách kiểm tra khai báo tại Tcode OBYA. Thực hiện khai báo bổ sung </w:t>
            </w:r>
            <w:r>
              <w:rPr>
                <w:rFonts w:cstheme="minorHAnsi"/>
                <w:lang w:val="vi-VN" w:bidi="lo-LA"/>
              </w:rPr>
              <w:t>nếu thiếu hoặc dữ liệu branch hoàn ứng bị sai</w:t>
            </w:r>
          </w:p>
        </w:tc>
      </w:tr>
      <w:tr w:rsidRPr="00C10B06" w:rsidR="000E60FD" w:rsidTr="00372B37" w14:paraId="35D7D6FE" w14:textId="77777777">
        <w:trPr>
          <w:trHeight w:val="945"/>
        </w:trPr>
        <w:tc>
          <w:tcPr>
            <w:tcW w:w="344" w:type="pct"/>
            <w:tcBorders>
              <w:top w:val="single" w:color="auto" w:sz="4" w:space="0"/>
              <w:left w:val="single" w:color="auto" w:sz="4" w:space="0"/>
              <w:bottom w:val="single" w:color="auto" w:sz="4" w:space="0"/>
              <w:right w:val="single" w:color="auto" w:sz="4" w:space="0"/>
            </w:tcBorders>
            <w:shd w:val="clear" w:color="auto" w:fill="auto"/>
          </w:tcPr>
          <w:p w:rsidRPr="00C10B06" w:rsidR="000E60FD" w:rsidP="00372B37" w:rsidRDefault="000E60FD" w14:paraId="6CAE7A75" w14:textId="77777777">
            <w:pPr>
              <w:spacing w:after="0" w:line="360" w:lineRule="auto"/>
              <w:jc w:val="center"/>
              <w:rPr>
                <w:rFonts w:cstheme="minorHAnsi"/>
                <w:lang w:val="vi-VN" w:bidi="lo-LA"/>
              </w:rPr>
            </w:pPr>
            <w:r>
              <w:rPr>
                <w:rFonts w:cstheme="minorHAnsi"/>
                <w:lang w:val="vi-VN" w:bidi="lo-LA"/>
              </w:rPr>
              <w:t>15</w:t>
            </w:r>
          </w:p>
        </w:tc>
        <w:tc>
          <w:tcPr>
            <w:tcW w:w="719" w:type="pct"/>
            <w:vMerge/>
            <w:tcBorders>
              <w:top w:val="single" w:color="auto" w:sz="4" w:space="0"/>
              <w:left w:val="nil"/>
              <w:bottom w:val="single" w:color="auto" w:sz="4" w:space="0"/>
              <w:right w:val="single" w:color="auto" w:sz="4" w:space="0"/>
            </w:tcBorders>
          </w:tcPr>
          <w:p w:rsidRPr="003B0C37" w:rsidR="000E60FD" w:rsidP="00372B37" w:rsidRDefault="000E60FD" w14:paraId="7C9CD54F" w14:textId="77777777">
            <w:pPr>
              <w:spacing w:after="0" w:line="360" w:lineRule="auto"/>
              <w:rPr>
                <w:rFonts w:cstheme="minorHAnsi"/>
                <w:lang w:bidi="lo-LA"/>
              </w:rPr>
            </w:pPr>
          </w:p>
        </w:tc>
        <w:tc>
          <w:tcPr>
            <w:tcW w:w="1203" w:type="pct"/>
            <w:tcBorders>
              <w:top w:val="single" w:color="auto" w:sz="4" w:space="0"/>
              <w:left w:val="single" w:color="auto" w:sz="4" w:space="0"/>
              <w:bottom w:val="single" w:color="auto" w:sz="4" w:space="0"/>
              <w:right w:val="single" w:color="auto" w:sz="4" w:space="0"/>
            </w:tcBorders>
            <w:shd w:val="clear" w:color="auto" w:fill="auto"/>
          </w:tcPr>
          <w:p w:rsidR="000E60FD" w:rsidP="00372B37" w:rsidRDefault="000E60FD" w14:paraId="27B02CD0" w14:textId="77777777">
            <w:pPr>
              <w:spacing w:after="0" w:line="360" w:lineRule="auto"/>
            </w:pPr>
            <w:r w:rsidRPr="00C10B06">
              <w:t>Deficit of SL Unrestricted-use</w:t>
            </w:r>
          </w:p>
        </w:tc>
        <w:tc>
          <w:tcPr>
            <w:tcW w:w="1120" w:type="pct"/>
            <w:tcBorders>
              <w:top w:val="single" w:color="auto" w:sz="4" w:space="0"/>
              <w:left w:val="nil"/>
              <w:bottom w:val="single" w:color="auto" w:sz="4" w:space="0"/>
              <w:right w:val="single" w:color="auto" w:sz="4" w:space="0"/>
            </w:tcBorders>
            <w:shd w:val="clear" w:color="auto" w:fill="auto"/>
          </w:tcPr>
          <w:p w:rsidRPr="007A464E" w:rsidR="000E60FD" w:rsidP="00372B37" w:rsidRDefault="000E60FD" w14:paraId="2CB3FDCE" w14:textId="77777777">
            <w:pPr>
              <w:spacing w:after="0" w:line="360" w:lineRule="auto"/>
              <w:rPr>
                <w:rFonts w:cstheme="minorHAnsi"/>
                <w:lang w:val="vi-VN" w:bidi="lo-LA"/>
              </w:rPr>
            </w:pPr>
            <w:r>
              <w:rPr>
                <w:rFonts w:cstheme="minorHAnsi"/>
                <w:lang w:val="vi-VN" w:bidi="lo-LA"/>
              </w:rPr>
              <w:t>Hoàn ứng vượt quá số lượng tồn kho</w:t>
            </w:r>
          </w:p>
        </w:tc>
        <w:tc>
          <w:tcPr>
            <w:tcW w:w="1613" w:type="pct"/>
            <w:tcBorders>
              <w:top w:val="single" w:color="auto" w:sz="4" w:space="0"/>
              <w:left w:val="nil"/>
              <w:bottom w:val="single" w:color="auto" w:sz="4" w:space="0"/>
              <w:right w:val="single" w:color="auto" w:sz="4" w:space="0"/>
            </w:tcBorders>
            <w:shd w:val="clear" w:color="auto" w:fill="auto"/>
          </w:tcPr>
          <w:p w:rsidRPr="00C10B06" w:rsidR="000E60FD" w:rsidP="00372B37" w:rsidRDefault="000E60FD" w14:paraId="101CA44D" w14:textId="77777777">
            <w:pPr>
              <w:spacing w:after="0" w:line="360" w:lineRule="auto"/>
              <w:rPr>
                <w:rFonts w:cstheme="minorHAnsi"/>
                <w:lang w:val="vi-VN" w:bidi="lo-LA"/>
              </w:rPr>
            </w:pPr>
            <w:r w:rsidRPr="00E83CD3">
              <w:rPr>
                <w:rFonts w:cstheme="minorHAnsi"/>
                <w:lang w:val="vi-VN" w:bidi="lo-LA"/>
              </w:rPr>
              <w:t xml:space="preserve">Kiểm tra lại </w:t>
            </w:r>
            <w:r>
              <w:rPr>
                <w:rFonts w:cstheme="minorHAnsi"/>
                <w:lang w:val="vi-VN" w:bidi="lo-LA"/>
              </w:rPr>
              <w:t xml:space="preserve">số lượng </w:t>
            </w:r>
            <w:r w:rsidRPr="00E83CD3">
              <w:rPr>
                <w:rFonts w:cstheme="minorHAnsi"/>
                <w:lang w:val="vi-VN" w:bidi="lo-LA"/>
              </w:rPr>
              <w:t>tồn kho của vật liệu thông qua</w:t>
            </w:r>
            <w:r>
              <w:rPr>
                <w:rFonts w:cstheme="minorHAnsi"/>
                <w:lang w:val="vi-VN" w:bidi="lo-LA"/>
              </w:rPr>
              <w:t xml:space="preserve"> MB53</w:t>
            </w:r>
          </w:p>
        </w:tc>
      </w:tr>
    </w:tbl>
    <w:p w:rsidRPr="00E83CD3" w:rsidR="000E60FD" w:rsidP="000E60FD" w:rsidRDefault="000E60FD" w14:paraId="345FB0E1" w14:textId="77777777">
      <w:pPr>
        <w:spacing w:line="360" w:lineRule="auto"/>
        <w:rPr>
          <w:rFonts w:cstheme="minorHAnsi"/>
          <w:lang w:val="vi-VN"/>
        </w:rPr>
      </w:pPr>
      <w:r w:rsidRPr="003B0C37">
        <w:rPr>
          <w:rFonts w:cstheme="minorHAnsi"/>
          <w:lang w:val="vi-VN"/>
        </w:rPr>
        <w:t>Đối với trường hợ</w:t>
      </w:r>
      <w:r>
        <w:rPr>
          <w:rFonts w:cstheme="minorHAnsi"/>
          <w:lang w:val="vi-VN"/>
        </w:rPr>
        <w:t xml:space="preserve">p có lỗi tại bảng </w:t>
      </w:r>
      <w:r w:rsidRPr="00E83CD3">
        <w:rPr>
          <w:rFonts w:cstheme="minorHAnsi"/>
          <w:lang w:val="vi-VN"/>
        </w:rPr>
        <w:t>HIS, cán bộ phụ trách có thể sử dụng</w:t>
      </w:r>
      <w:r>
        <w:rPr>
          <w:rFonts w:cstheme="minorHAnsi"/>
          <w:lang w:val="vi-VN"/>
        </w:rPr>
        <w:t xml:space="preserve"> T-code Z_TH_HUAC để thực hiện sinh lại bút toán trên </w:t>
      </w:r>
      <w:r w:rsidRPr="00E83CD3">
        <w:rPr>
          <w:rFonts w:cstheme="minorHAnsi"/>
          <w:lang w:val="vi-VN"/>
        </w:rPr>
        <w:t>ERP.</w:t>
      </w:r>
    </w:p>
    <w:p w:rsidRPr="00E907FB" w:rsidR="000E60FD" w:rsidP="000E60FD" w:rsidRDefault="000E60FD" w14:paraId="56118313" w14:textId="77777777">
      <w:pPr>
        <w:spacing w:line="360" w:lineRule="auto"/>
        <w:rPr>
          <w:rFonts w:cstheme="minorHAnsi"/>
        </w:rPr>
      </w:pPr>
      <w:r>
        <w:rPr>
          <w:rFonts w:cstheme="minorHAnsi"/>
        </w:rPr>
        <w:t>Guide:</w:t>
      </w:r>
    </w:p>
    <w:p w:rsidRPr="003B0C37" w:rsidR="000E60FD" w:rsidP="000E60FD" w:rsidRDefault="000E60FD" w14:paraId="78DE59D9" w14:textId="77777777">
      <w:pPr>
        <w:spacing w:line="360" w:lineRule="auto"/>
        <w:rPr>
          <w:rFonts w:cstheme="minorHAnsi"/>
          <w:lang w:val="vi-VN"/>
        </w:rPr>
      </w:pPr>
      <w:r w:rsidRPr="003B0C37">
        <w:rPr>
          <w:rFonts w:cstheme="minorHAnsi"/>
          <w:noProof/>
          <w:lang w:bidi="lo-LA"/>
        </w:rPr>
        <w:drawing>
          <wp:inline distT="0" distB="0" distL="0" distR="0" wp14:anchorId="0A87F2E9" wp14:editId="1C7E9190">
            <wp:extent cx="3933825" cy="16764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33825" cy="1676400"/>
                    </a:xfrm>
                    <a:prstGeom prst="rect">
                      <a:avLst/>
                    </a:prstGeom>
                  </pic:spPr>
                </pic:pic>
              </a:graphicData>
            </a:graphic>
          </wp:inline>
        </w:drawing>
      </w:r>
    </w:p>
    <w:p w:rsidRPr="003B0C37" w:rsidR="000E60FD" w:rsidP="000E60FD" w:rsidRDefault="000E60FD" w14:paraId="0529D3E5" w14:textId="77777777">
      <w:pPr>
        <w:spacing w:line="360" w:lineRule="auto"/>
        <w:rPr>
          <w:rFonts w:cstheme="minorHAnsi"/>
          <w:lang w:val="vi-VN"/>
        </w:rPr>
      </w:pPr>
      <w:r w:rsidRPr="003B0C37">
        <w:rPr>
          <w:rFonts w:cstheme="minorHAnsi"/>
          <w:lang w:val="vi-VN"/>
        </w:rPr>
        <w:t>Các option có ý nghĩa như sau:</w:t>
      </w:r>
    </w:p>
    <w:p w:rsidRPr="003B0C37" w:rsidR="000E60FD" w:rsidP="004575E4" w:rsidRDefault="000E60FD" w14:paraId="30B2A79F" w14:textId="77777777">
      <w:pPr>
        <w:pStyle w:val="ListParagraph"/>
        <w:numPr>
          <w:ilvl w:val="0"/>
          <w:numId w:val="48"/>
        </w:numPr>
        <w:spacing w:before="0" w:after="160" w:line="360" w:lineRule="auto"/>
        <w:jc w:val="both"/>
        <w:rPr>
          <w:rFonts w:cstheme="minorHAnsi"/>
          <w:lang w:val="vi-VN"/>
        </w:rPr>
      </w:pPr>
      <w:r w:rsidRPr="003B0C37">
        <w:rPr>
          <w:rFonts w:cstheme="minorHAnsi"/>
          <w:lang w:val="vi-VN"/>
        </w:rPr>
        <w:t xml:space="preserve">Ngày tích hợp -&gt; </w:t>
      </w:r>
      <w:r w:rsidRPr="00E83CD3">
        <w:rPr>
          <w:rFonts w:cstheme="minorHAnsi"/>
          <w:lang w:val="vi-VN"/>
        </w:rPr>
        <w:t xml:space="preserve"> Default là ngày hiện tại, </w:t>
      </w:r>
    </w:p>
    <w:p w:rsidRPr="003B0C37" w:rsidR="000E60FD" w:rsidP="004575E4" w:rsidRDefault="000E60FD" w14:paraId="50D557C7" w14:textId="77777777">
      <w:pPr>
        <w:pStyle w:val="ListParagraph"/>
        <w:numPr>
          <w:ilvl w:val="0"/>
          <w:numId w:val="48"/>
        </w:numPr>
        <w:spacing w:before="0" w:after="160" w:line="360" w:lineRule="auto"/>
        <w:jc w:val="both"/>
        <w:rPr>
          <w:rFonts w:cstheme="minorHAnsi"/>
          <w:lang w:val="vi-VN"/>
        </w:rPr>
      </w:pPr>
      <w:r w:rsidRPr="003B0C37">
        <w:rPr>
          <w:rFonts w:cstheme="minorHAnsi"/>
          <w:lang w:val="vi-VN"/>
        </w:rPr>
        <w:t>Hiển thị kết quả -&gt; Tích để hiển thị ra kết quả chạy theo ngày ở trên</w:t>
      </w:r>
      <w:r w:rsidRPr="00E83CD3">
        <w:rPr>
          <w:rFonts w:cstheme="minorHAnsi"/>
          <w:lang w:val="vi-VN"/>
        </w:rPr>
        <w:t xml:space="preserve"> được phép chỉnh sửa ngày khi chọn tích</w:t>
      </w:r>
    </w:p>
    <w:p w:rsidRPr="00354755" w:rsidR="000E60FD" w:rsidP="004575E4" w:rsidRDefault="000E60FD" w14:paraId="23953F0B" w14:textId="77777777">
      <w:pPr>
        <w:pStyle w:val="ListParagraph"/>
        <w:numPr>
          <w:ilvl w:val="0"/>
          <w:numId w:val="48"/>
        </w:numPr>
        <w:spacing w:before="0" w:after="160" w:line="360" w:lineRule="auto"/>
        <w:jc w:val="both"/>
        <w:rPr>
          <w:rFonts w:cstheme="minorHAnsi"/>
          <w:lang w:val="vi-VN"/>
        </w:rPr>
      </w:pPr>
      <w:r w:rsidRPr="003B0C37">
        <w:rPr>
          <w:rFonts w:cstheme="minorHAnsi"/>
          <w:lang w:val="vi-VN"/>
        </w:rPr>
        <w:t xml:space="preserve">Chạy giao dịch lỗi -&gt; Tích để chạy lại những giao dịch có </w:t>
      </w:r>
      <w:r w:rsidRPr="00A83C51">
        <w:rPr>
          <w:rFonts w:cstheme="minorHAnsi"/>
          <w:lang w:val="vi-VN"/>
        </w:rPr>
        <w:t>STATUS_INTEGRATION</w:t>
      </w:r>
      <w:r>
        <w:rPr>
          <w:rFonts w:cstheme="minorHAnsi"/>
          <w:lang w:val="vi-VN"/>
        </w:rPr>
        <w:t>= ‘2</w:t>
      </w:r>
      <w:r w:rsidRPr="003B0C37">
        <w:rPr>
          <w:rFonts w:cstheme="minorHAnsi"/>
          <w:lang w:val="vi-VN"/>
        </w:rPr>
        <w:t>’</w:t>
      </w:r>
      <w:r w:rsidRPr="00E83CD3">
        <w:rPr>
          <w:rFonts w:cstheme="minorHAnsi"/>
          <w:lang w:val="vi-VN"/>
        </w:rPr>
        <w:t>, Default là ngày hiện tại</w:t>
      </w:r>
    </w:p>
    <w:p w:rsidRPr="00E90643" w:rsidR="000E60FD" w:rsidP="00E90643" w:rsidRDefault="000E60FD" w14:paraId="2FA042FE" w14:textId="77777777">
      <w:pPr>
        <w:pStyle w:val="ListParagraph"/>
        <w:numPr>
          <w:ilvl w:val="2"/>
          <w:numId w:val="35"/>
        </w:numPr>
        <w:spacing w:line="295" w:lineRule="auto"/>
        <w:jc w:val="both"/>
        <w:outlineLvl w:val="4"/>
        <w:rPr>
          <w:b/>
          <w:bCs/>
          <w:szCs w:val="26"/>
        </w:rPr>
      </w:pPr>
      <w:r w:rsidRPr="00E90643">
        <w:rPr>
          <w:b/>
          <w:bCs/>
          <w:szCs w:val="26"/>
        </w:rPr>
        <w:t>Chương trình tích hợp xuất phát hành</w:t>
      </w:r>
    </w:p>
    <w:tbl>
      <w:tblPr>
        <w:tblW w:w="5304" w:type="pct"/>
        <w:tblLook w:val="04A0" w:firstRow="1" w:lastRow="0" w:firstColumn="1" w:lastColumn="0" w:noHBand="0" w:noVBand="1"/>
      </w:tblPr>
      <w:tblGrid>
        <w:gridCol w:w="670"/>
        <w:gridCol w:w="1630"/>
        <w:gridCol w:w="2430"/>
        <w:gridCol w:w="2490"/>
        <w:gridCol w:w="2393"/>
      </w:tblGrid>
      <w:tr w:rsidRPr="003B0C37" w:rsidR="000E60FD" w:rsidTr="00372B37" w14:paraId="1CCBF765" w14:textId="77777777">
        <w:trPr>
          <w:trHeight w:val="315"/>
          <w:tblHeader/>
        </w:trPr>
        <w:tc>
          <w:tcPr>
            <w:tcW w:w="348" w:type="pct"/>
            <w:tcBorders>
              <w:top w:val="single" w:color="auto" w:sz="4" w:space="0"/>
              <w:left w:val="single" w:color="auto" w:sz="4" w:space="0"/>
              <w:bottom w:val="single" w:color="auto" w:sz="4" w:space="0"/>
              <w:right w:val="single" w:color="auto" w:sz="4" w:space="0"/>
            </w:tcBorders>
            <w:shd w:val="clear" w:color="000000" w:fill="C0C0C0"/>
            <w:hideMark/>
          </w:tcPr>
          <w:p w:rsidRPr="003B0C37" w:rsidR="000E60FD" w:rsidP="00372B37" w:rsidRDefault="000E60FD" w14:paraId="3236D461" w14:textId="77777777">
            <w:pPr>
              <w:spacing w:after="0" w:line="360" w:lineRule="auto"/>
              <w:jc w:val="center"/>
              <w:rPr>
                <w:rFonts w:cstheme="minorHAnsi"/>
                <w:b/>
                <w:bCs/>
                <w:lang w:bidi="lo-LA"/>
              </w:rPr>
            </w:pPr>
            <w:r w:rsidRPr="003B0C37">
              <w:rPr>
                <w:rFonts w:cstheme="minorHAnsi"/>
                <w:b/>
                <w:bCs/>
                <w:lang w:bidi="lo-LA"/>
              </w:rPr>
              <w:t>STT</w:t>
            </w:r>
          </w:p>
        </w:tc>
        <w:tc>
          <w:tcPr>
            <w:tcW w:w="848" w:type="pct"/>
            <w:tcBorders>
              <w:top w:val="single" w:color="auto" w:sz="4" w:space="0"/>
              <w:left w:val="nil"/>
              <w:bottom w:val="single" w:color="auto" w:sz="4" w:space="0"/>
              <w:right w:val="single" w:color="auto" w:sz="4" w:space="0"/>
            </w:tcBorders>
            <w:shd w:val="clear" w:color="000000" w:fill="C0C0C0"/>
          </w:tcPr>
          <w:p w:rsidRPr="003B0C37" w:rsidR="000E60FD" w:rsidP="00372B37" w:rsidRDefault="000E60FD" w14:paraId="7C7E595D" w14:textId="77777777">
            <w:pPr>
              <w:spacing w:after="0" w:line="360" w:lineRule="auto"/>
              <w:jc w:val="center"/>
              <w:rPr>
                <w:rFonts w:cstheme="minorHAnsi"/>
                <w:b/>
                <w:bCs/>
                <w:lang w:bidi="lo-LA"/>
              </w:rPr>
            </w:pPr>
            <w:r>
              <w:rPr>
                <w:rFonts w:cstheme="minorHAnsi"/>
                <w:b/>
                <w:bCs/>
                <w:lang w:bidi="lo-LA"/>
              </w:rPr>
              <w:t>Swim Lane</w:t>
            </w:r>
          </w:p>
        </w:tc>
        <w:tc>
          <w:tcPr>
            <w:tcW w:w="1264" w:type="pct"/>
            <w:tcBorders>
              <w:top w:val="single" w:color="auto" w:sz="4" w:space="0"/>
              <w:left w:val="single" w:color="auto" w:sz="4" w:space="0"/>
              <w:bottom w:val="single" w:color="auto" w:sz="4" w:space="0"/>
              <w:right w:val="single" w:color="auto" w:sz="4" w:space="0"/>
            </w:tcBorders>
            <w:shd w:val="clear" w:color="000000" w:fill="C0C0C0"/>
            <w:hideMark/>
          </w:tcPr>
          <w:p w:rsidRPr="003B0C37" w:rsidR="000E60FD" w:rsidP="00372B37" w:rsidRDefault="000E60FD" w14:paraId="1637339B" w14:textId="77777777">
            <w:pPr>
              <w:spacing w:after="0" w:line="360" w:lineRule="auto"/>
              <w:jc w:val="center"/>
              <w:rPr>
                <w:rFonts w:cstheme="minorHAnsi"/>
                <w:b/>
                <w:bCs/>
                <w:lang w:bidi="lo-LA"/>
              </w:rPr>
            </w:pPr>
            <w:r w:rsidRPr="003B0C37">
              <w:rPr>
                <w:rFonts w:cstheme="minorHAnsi"/>
                <w:b/>
                <w:bCs/>
                <w:lang w:bidi="lo-LA"/>
              </w:rPr>
              <w:t>Thông báo lỗi</w:t>
            </w:r>
          </w:p>
        </w:tc>
        <w:tc>
          <w:tcPr>
            <w:tcW w:w="1295" w:type="pct"/>
            <w:tcBorders>
              <w:top w:val="single" w:color="auto" w:sz="4" w:space="0"/>
              <w:left w:val="nil"/>
              <w:bottom w:val="single" w:color="auto" w:sz="4" w:space="0"/>
              <w:right w:val="single" w:color="auto" w:sz="4" w:space="0"/>
            </w:tcBorders>
            <w:shd w:val="clear" w:color="000000" w:fill="C0C0C0"/>
            <w:hideMark/>
          </w:tcPr>
          <w:p w:rsidRPr="003B0C37" w:rsidR="000E60FD" w:rsidP="00372B37" w:rsidRDefault="000E60FD" w14:paraId="5EC38DA9" w14:textId="77777777">
            <w:pPr>
              <w:spacing w:after="0" w:line="360" w:lineRule="auto"/>
              <w:jc w:val="center"/>
              <w:rPr>
                <w:rFonts w:cstheme="minorHAnsi"/>
                <w:b/>
                <w:bCs/>
                <w:lang w:bidi="lo-LA"/>
              </w:rPr>
            </w:pPr>
            <w:r w:rsidRPr="003B0C37">
              <w:rPr>
                <w:rFonts w:cstheme="minorHAnsi"/>
                <w:b/>
                <w:bCs/>
                <w:lang w:bidi="lo-LA"/>
              </w:rPr>
              <w:t>Diễn giải</w:t>
            </w:r>
          </w:p>
        </w:tc>
        <w:tc>
          <w:tcPr>
            <w:tcW w:w="1245" w:type="pct"/>
            <w:tcBorders>
              <w:top w:val="single" w:color="auto" w:sz="4" w:space="0"/>
              <w:left w:val="nil"/>
              <w:bottom w:val="single" w:color="auto" w:sz="4" w:space="0"/>
              <w:right w:val="single" w:color="auto" w:sz="4" w:space="0"/>
            </w:tcBorders>
            <w:shd w:val="clear" w:color="000000" w:fill="C0C0C0"/>
            <w:hideMark/>
          </w:tcPr>
          <w:p w:rsidRPr="003B0C37" w:rsidR="000E60FD" w:rsidP="00372B37" w:rsidRDefault="000E60FD" w14:paraId="0F1E69C2" w14:textId="77777777">
            <w:pPr>
              <w:spacing w:after="0" w:line="360" w:lineRule="auto"/>
              <w:jc w:val="center"/>
              <w:rPr>
                <w:rFonts w:cstheme="minorHAnsi"/>
                <w:b/>
                <w:bCs/>
                <w:lang w:bidi="lo-LA"/>
              </w:rPr>
            </w:pPr>
            <w:r w:rsidRPr="003B0C37">
              <w:rPr>
                <w:rFonts w:cstheme="minorHAnsi"/>
                <w:b/>
                <w:bCs/>
                <w:lang w:bidi="lo-LA"/>
              </w:rPr>
              <w:t>Cách xử lý</w:t>
            </w:r>
          </w:p>
        </w:tc>
      </w:tr>
      <w:tr w:rsidRPr="003B0C37" w:rsidR="000E60FD" w:rsidTr="00372B37" w14:paraId="4C9C4A8C" w14:textId="77777777">
        <w:trPr>
          <w:trHeight w:val="945"/>
        </w:trPr>
        <w:tc>
          <w:tcPr>
            <w:tcW w:w="348" w:type="pct"/>
            <w:tcBorders>
              <w:top w:val="single" w:color="auto" w:sz="4" w:space="0"/>
              <w:left w:val="single" w:color="auto" w:sz="4" w:space="0"/>
              <w:bottom w:val="single" w:color="auto" w:sz="4" w:space="0"/>
              <w:right w:val="single" w:color="auto" w:sz="4" w:space="0"/>
            </w:tcBorders>
            <w:shd w:val="clear" w:color="auto" w:fill="auto"/>
            <w:hideMark/>
          </w:tcPr>
          <w:p w:rsidRPr="003B0C37" w:rsidR="000E60FD" w:rsidP="00372B37" w:rsidRDefault="000E60FD" w14:paraId="57DE8ED8" w14:textId="77777777">
            <w:pPr>
              <w:spacing w:after="0" w:line="360" w:lineRule="auto"/>
              <w:jc w:val="center"/>
              <w:rPr>
                <w:rFonts w:cstheme="minorHAnsi"/>
                <w:lang w:bidi="lo-LA"/>
              </w:rPr>
            </w:pPr>
            <w:r w:rsidRPr="003B0C37">
              <w:rPr>
                <w:rFonts w:cstheme="minorHAnsi"/>
                <w:lang w:bidi="lo-LA"/>
              </w:rPr>
              <w:t>1</w:t>
            </w:r>
          </w:p>
        </w:tc>
        <w:tc>
          <w:tcPr>
            <w:tcW w:w="848" w:type="pct"/>
            <w:tcBorders>
              <w:top w:val="single" w:color="auto" w:sz="4" w:space="0"/>
              <w:left w:val="nil"/>
              <w:bottom w:val="single" w:color="auto" w:sz="4" w:space="0"/>
              <w:right w:val="single" w:color="auto" w:sz="4" w:space="0"/>
            </w:tcBorders>
          </w:tcPr>
          <w:p w:rsidRPr="009438F4" w:rsidR="000E60FD" w:rsidP="00372B37" w:rsidRDefault="000E60FD" w14:paraId="101AD44E" w14:textId="77777777">
            <w:pPr>
              <w:spacing w:after="0" w:line="360" w:lineRule="auto"/>
              <w:rPr>
                <w:rFonts w:cstheme="minorHAnsi"/>
                <w:lang w:bidi="lo-LA"/>
              </w:rPr>
            </w:pPr>
            <w:r>
              <w:rPr>
                <w:rFonts w:cstheme="minorHAnsi"/>
                <w:lang w:bidi="lo-LA"/>
              </w:rPr>
              <w:t>Z_TH_PHAC/ Job tích hợp</w:t>
            </w:r>
          </w:p>
        </w:tc>
        <w:tc>
          <w:tcPr>
            <w:tcW w:w="1264"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704F7406" w14:textId="77777777">
            <w:pPr>
              <w:spacing w:after="0" w:line="360" w:lineRule="auto"/>
              <w:rPr>
                <w:rFonts w:cstheme="minorHAnsi"/>
                <w:lang w:bidi="lo-LA"/>
              </w:rPr>
            </w:pPr>
            <w:r w:rsidRPr="009438F4">
              <w:rPr>
                <w:rFonts w:cstheme="minorHAnsi"/>
                <w:lang w:bidi="lo-LA"/>
              </w:rPr>
              <w:t>Chưa có thông tin tại bảng cờ. Check tại ZTB_STG_TH_FLAG</w:t>
            </w:r>
          </w:p>
        </w:tc>
        <w:tc>
          <w:tcPr>
            <w:tcW w:w="1295" w:type="pct"/>
            <w:tcBorders>
              <w:top w:val="single" w:color="auto" w:sz="4" w:space="0"/>
              <w:left w:val="nil"/>
              <w:bottom w:val="single" w:color="auto" w:sz="4" w:space="0"/>
              <w:right w:val="single" w:color="auto" w:sz="4" w:space="0"/>
            </w:tcBorders>
            <w:shd w:val="clear" w:color="auto" w:fill="auto"/>
          </w:tcPr>
          <w:p w:rsidR="000E60FD" w:rsidP="00372B37" w:rsidRDefault="000E60FD" w14:paraId="3322F328" w14:textId="77777777">
            <w:pPr>
              <w:spacing w:after="0" w:line="360" w:lineRule="auto"/>
              <w:rPr>
                <w:rFonts w:cstheme="minorHAnsi"/>
                <w:lang w:bidi="lo-LA"/>
              </w:rPr>
            </w:pPr>
            <w:r>
              <w:rPr>
                <w:rFonts w:cstheme="minorHAnsi"/>
                <w:lang w:bidi="lo-LA"/>
              </w:rPr>
              <w:t xml:space="preserve">Job chạy phát hành được ghi nhận trạng thái cờ tại bảng cờ </w:t>
            </w:r>
            <w:r w:rsidRPr="009438F4">
              <w:rPr>
                <w:rFonts w:cstheme="minorHAnsi"/>
                <w:lang w:bidi="lo-LA"/>
              </w:rPr>
              <w:t>ZTB_STG_TH_FLAG</w:t>
            </w:r>
            <w:r>
              <w:rPr>
                <w:rFonts w:cstheme="minorHAnsi"/>
                <w:lang w:bidi="lo-LA"/>
              </w:rPr>
              <w:t>.</w:t>
            </w:r>
          </w:p>
          <w:p w:rsidRPr="003B0C37" w:rsidR="000E60FD" w:rsidP="00372B37" w:rsidRDefault="000E60FD" w14:paraId="5ED70B70" w14:textId="77777777">
            <w:pPr>
              <w:spacing w:after="0" w:line="360" w:lineRule="auto"/>
              <w:rPr>
                <w:rFonts w:cstheme="minorHAnsi"/>
                <w:lang w:bidi="lo-LA"/>
              </w:rPr>
            </w:pPr>
            <w:r>
              <w:rPr>
                <w:rFonts w:cstheme="minorHAnsi"/>
                <w:lang w:bidi="lo-LA"/>
              </w:rPr>
              <w:t xml:space="preserve">Lỗi báo: chưa có job được tạo hoặc ngày </w:t>
            </w:r>
            <w:r>
              <w:rPr>
                <w:rFonts w:cstheme="minorHAnsi"/>
                <w:lang w:bidi="lo-LA"/>
              </w:rPr>
              <w:t>tham số chưa phù hợp hoặc cờ tại ERP chưa được dựng</w:t>
            </w:r>
          </w:p>
        </w:tc>
        <w:tc>
          <w:tcPr>
            <w:tcW w:w="1245"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7ADEB395" w14:textId="77777777">
            <w:pPr>
              <w:spacing w:after="0" w:line="360" w:lineRule="auto"/>
              <w:rPr>
                <w:rFonts w:cstheme="minorHAnsi"/>
                <w:lang w:bidi="lo-LA"/>
              </w:rPr>
            </w:pPr>
            <w:r>
              <w:rPr>
                <w:rFonts w:cstheme="minorHAnsi"/>
                <w:lang w:bidi="lo-LA"/>
              </w:rPr>
              <w:t>Cán bộ phụ trách kiểm tra việc chạy lại job và tính chính xác của cờ ERP.</w:t>
            </w:r>
          </w:p>
        </w:tc>
      </w:tr>
      <w:tr w:rsidRPr="003B0C37" w:rsidR="000E60FD" w:rsidTr="00372B37" w14:paraId="76B423DA" w14:textId="77777777">
        <w:trPr>
          <w:trHeight w:val="945"/>
        </w:trPr>
        <w:tc>
          <w:tcPr>
            <w:tcW w:w="348"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22E4BA99" w14:textId="77777777">
            <w:pPr>
              <w:spacing w:after="0" w:line="360" w:lineRule="auto"/>
              <w:jc w:val="center"/>
              <w:rPr>
                <w:rFonts w:cstheme="minorHAnsi"/>
                <w:lang w:bidi="lo-LA"/>
              </w:rPr>
            </w:pPr>
            <w:r w:rsidRPr="003B0C37">
              <w:rPr>
                <w:rFonts w:cstheme="minorHAnsi"/>
                <w:lang w:bidi="lo-LA"/>
              </w:rPr>
              <w:t>2</w:t>
            </w:r>
          </w:p>
        </w:tc>
        <w:tc>
          <w:tcPr>
            <w:tcW w:w="848" w:type="pct"/>
            <w:tcBorders>
              <w:top w:val="single" w:color="auto" w:sz="4" w:space="0"/>
              <w:left w:val="nil"/>
              <w:bottom w:val="single" w:color="auto" w:sz="4" w:space="0"/>
              <w:right w:val="single" w:color="auto" w:sz="4" w:space="0"/>
            </w:tcBorders>
          </w:tcPr>
          <w:p w:rsidRPr="009438F4" w:rsidR="000E60FD" w:rsidP="00372B37" w:rsidRDefault="000E60FD" w14:paraId="3BD73BFA" w14:textId="77777777">
            <w:pPr>
              <w:spacing w:after="0" w:line="360" w:lineRule="auto"/>
              <w:rPr>
                <w:rFonts w:cstheme="minorHAnsi"/>
                <w:lang w:bidi="lo-LA"/>
              </w:rPr>
            </w:pPr>
            <w:r>
              <w:rPr>
                <w:rFonts w:cstheme="minorHAnsi"/>
                <w:lang w:bidi="lo-LA"/>
              </w:rPr>
              <w:t>Z_TH_PHAC</w:t>
            </w:r>
          </w:p>
        </w:tc>
        <w:tc>
          <w:tcPr>
            <w:tcW w:w="1264"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4B24A8BB" w14:textId="77777777">
            <w:pPr>
              <w:spacing w:after="0" w:line="360" w:lineRule="auto"/>
              <w:rPr>
                <w:rFonts w:cstheme="minorHAnsi"/>
                <w:lang w:bidi="lo-LA"/>
              </w:rPr>
            </w:pPr>
            <w:r w:rsidRPr="009438F4">
              <w:rPr>
                <w:rFonts w:cstheme="minorHAnsi"/>
                <w:lang w:bidi="lo-LA"/>
              </w:rPr>
              <w:t>Không có dữ liệu tích hợp</w:t>
            </w:r>
          </w:p>
        </w:tc>
        <w:tc>
          <w:tcPr>
            <w:tcW w:w="1295"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5869EFA4" w14:textId="77777777">
            <w:pPr>
              <w:spacing w:after="0" w:line="360" w:lineRule="auto"/>
              <w:rPr>
                <w:rFonts w:cstheme="minorHAnsi"/>
                <w:lang w:bidi="lo-LA"/>
              </w:rPr>
            </w:pPr>
            <w:r>
              <w:rPr>
                <w:rFonts w:cstheme="minorHAnsi"/>
                <w:lang w:bidi="lo-LA"/>
              </w:rPr>
              <w:t xml:space="preserve">Cán bộ phụ trách chạy lại giao dịch lỗi trong ngày tham số nhưng trong bảng </w:t>
            </w:r>
            <w:r w:rsidRPr="009438F4">
              <w:rPr>
                <w:rFonts w:cstheme="minorHAnsi"/>
                <w:lang w:bidi="lo-LA"/>
              </w:rPr>
              <w:t>ZTB_SIG_HIS_PHAC</w:t>
            </w:r>
            <w:r>
              <w:rPr>
                <w:rFonts w:cstheme="minorHAnsi"/>
                <w:lang w:bidi="lo-LA"/>
              </w:rPr>
              <w:t xml:space="preserve"> không có dữ liệu lỗi.</w:t>
            </w:r>
          </w:p>
        </w:tc>
        <w:tc>
          <w:tcPr>
            <w:tcW w:w="1245"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731B3B05" w14:textId="77777777">
            <w:pPr>
              <w:spacing w:after="0" w:line="360" w:lineRule="auto"/>
              <w:rPr>
                <w:rFonts w:cstheme="minorHAnsi"/>
                <w:lang w:bidi="lo-LA"/>
              </w:rPr>
            </w:pPr>
            <w:r>
              <w:rPr>
                <w:rFonts w:cstheme="minorHAnsi"/>
                <w:lang w:bidi="lo-LA"/>
              </w:rPr>
              <w:t>Kiểm tra lại yêu cầu chạy dữ liệu lỗi và ngày tham số.</w:t>
            </w:r>
          </w:p>
        </w:tc>
      </w:tr>
      <w:tr w:rsidRPr="003B0C37" w:rsidR="000E60FD" w:rsidTr="00372B37" w14:paraId="0ADE862F" w14:textId="77777777">
        <w:trPr>
          <w:trHeight w:val="945"/>
        </w:trPr>
        <w:tc>
          <w:tcPr>
            <w:tcW w:w="348" w:type="pct"/>
            <w:tcBorders>
              <w:top w:val="single" w:color="auto" w:sz="4" w:space="0"/>
              <w:left w:val="single" w:color="auto" w:sz="4" w:space="0"/>
              <w:bottom w:val="single" w:color="auto" w:sz="4" w:space="0"/>
              <w:right w:val="single" w:color="auto" w:sz="4" w:space="0"/>
            </w:tcBorders>
            <w:shd w:val="clear" w:color="auto" w:fill="auto"/>
          </w:tcPr>
          <w:p w:rsidR="000E60FD" w:rsidP="00372B37" w:rsidRDefault="000E60FD" w14:paraId="77D057E8" w14:textId="77777777">
            <w:pPr>
              <w:spacing w:after="0" w:line="360" w:lineRule="auto"/>
              <w:jc w:val="center"/>
              <w:rPr>
                <w:rFonts w:cstheme="minorHAnsi"/>
                <w:lang w:bidi="lo-LA"/>
              </w:rPr>
            </w:pPr>
            <w:r>
              <w:rPr>
                <w:rFonts w:cstheme="minorHAnsi"/>
                <w:lang w:bidi="lo-LA"/>
              </w:rPr>
              <w:t>3</w:t>
            </w:r>
          </w:p>
        </w:tc>
        <w:tc>
          <w:tcPr>
            <w:tcW w:w="848" w:type="pct"/>
            <w:tcBorders>
              <w:top w:val="single" w:color="auto" w:sz="4" w:space="0"/>
              <w:left w:val="nil"/>
              <w:bottom w:val="single" w:color="auto" w:sz="4" w:space="0"/>
              <w:right w:val="single" w:color="auto" w:sz="4" w:space="0"/>
            </w:tcBorders>
          </w:tcPr>
          <w:p w:rsidRPr="009438F4" w:rsidR="000E60FD" w:rsidP="00372B37" w:rsidRDefault="000E60FD" w14:paraId="0EC946E9" w14:textId="77777777">
            <w:pPr>
              <w:spacing w:after="0" w:line="360" w:lineRule="auto"/>
              <w:rPr>
                <w:rFonts w:cstheme="minorHAnsi"/>
                <w:lang w:bidi="lo-LA"/>
              </w:rPr>
            </w:pPr>
            <w:r>
              <w:rPr>
                <w:rFonts w:cstheme="minorHAnsi"/>
                <w:lang w:bidi="lo-LA"/>
              </w:rPr>
              <w:t>Z_TH_PHAC</w:t>
            </w:r>
          </w:p>
        </w:tc>
        <w:tc>
          <w:tcPr>
            <w:tcW w:w="1264" w:type="pct"/>
            <w:tcBorders>
              <w:top w:val="single" w:color="auto" w:sz="4" w:space="0"/>
              <w:left w:val="single" w:color="auto" w:sz="4" w:space="0"/>
              <w:bottom w:val="single" w:color="auto" w:sz="4" w:space="0"/>
              <w:right w:val="single" w:color="auto" w:sz="4" w:space="0"/>
            </w:tcBorders>
            <w:shd w:val="clear" w:color="auto" w:fill="auto"/>
          </w:tcPr>
          <w:p w:rsidRPr="009438F4" w:rsidR="000E60FD" w:rsidP="00372B37" w:rsidRDefault="000E60FD" w14:paraId="5AB21436" w14:textId="77777777">
            <w:pPr>
              <w:spacing w:after="0" w:line="360" w:lineRule="auto"/>
              <w:rPr>
                <w:rFonts w:cstheme="minorHAnsi"/>
                <w:lang w:bidi="lo-LA"/>
              </w:rPr>
            </w:pPr>
            <w:r w:rsidRPr="009438F4">
              <w:rPr>
                <w:rFonts w:cstheme="minorHAnsi"/>
                <w:lang w:bidi="lo-LA"/>
              </w:rPr>
              <w:t>Không được chạy ngày khác n - 1</w:t>
            </w:r>
          </w:p>
        </w:tc>
        <w:tc>
          <w:tcPr>
            <w:tcW w:w="1295"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7CBE44F7" w14:textId="77777777">
            <w:pPr>
              <w:spacing w:after="0" w:line="360" w:lineRule="auto"/>
              <w:rPr>
                <w:rFonts w:cstheme="minorHAnsi"/>
                <w:lang w:bidi="lo-LA"/>
              </w:rPr>
            </w:pPr>
            <w:r w:rsidRPr="009438F4">
              <w:rPr>
                <w:rFonts w:cstheme="minorHAnsi"/>
                <w:lang w:bidi="lo-LA"/>
              </w:rPr>
              <w:t>Không được chạy ngày khác n - 1</w:t>
            </w:r>
          </w:p>
        </w:tc>
        <w:tc>
          <w:tcPr>
            <w:tcW w:w="1245"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2A68A068" w14:textId="77777777">
            <w:pPr>
              <w:spacing w:after="0" w:line="360" w:lineRule="auto"/>
              <w:rPr>
                <w:rFonts w:cstheme="minorHAnsi"/>
                <w:lang w:bidi="lo-LA"/>
              </w:rPr>
            </w:pPr>
            <w:r>
              <w:rPr>
                <w:rFonts w:cstheme="minorHAnsi"/>
                <w:lang w:bidi="lo-LA"/>
              </w:rPr>
              <w:t>Cán bộ phụ trách chạy lại ngày tích hợp là n-1</w:t>
            </w:r>
          </w:p>
        </w:tc>
      </w:tr>
      <w:tr w:rsidRPr="003B0C37" w:rsidR="000E60FD" w:rsidTr="00372B37" w14:paraId="414CEA23" w14:textId="77777777">
        <w:trPr>
          <w:trHeight w:val="945"/>
        </w:trPr>
        <w:tc>
          <w:tcPr>
            <w:tcW w:w="348"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15CE68BB" w14:textId="77777777">
            <w:pPr>
              <w:spacing w:after="0" w:line="360" w:lineRule="auto"/>
              <w:jc w:val="center"/>
              <w:rPr>
                <w:rFonts w:cstheme="minorHAnsi"/>
                <w:lang w:bidi="lo-LA"/>
              </w:rPr>
            </w:pPr>
            <w:r>
              <w:rPr>
                <w:rFonts w:cstheme="minorHAnsi"/>
                <w:lang w:bidi="lo-LA"/>
              </w:rPr>
              <w:t>4</w:t>
            </w:r>
          </w:p>
        </w:tc>
        <w:tc>
          <w:tcPr>
            <w:tcW w:w="848" w:type="pct"/>
            <w:tcBorders>
              <w:top w:val="single" w:color="auto" w:sz="4" w:space="0"/>
              <w:left w:val="nil"/>
              <w:bottom w:val="single" w:color="auto" w:sz="4" w:space="0"/>
              <w:right w:val="single" w:color="auto" w:sz="4" w:space="0"/>
            </w:tcBorders>
          </w:tcPr>
          <w:p w:rsidR="000E60FD" w:rsidP="00372B37" w:rsidRDefault="000E60FD" w14:paraId="2A94957E" w14:textId="77777777">
            <w:pPr>
              <w:spacing w:after="0" w:line="360" w:lineRule="auto"/>
              <w:rPr>
                <w:rFonts w:cstheme="minorHAnsi"/>
                <w:lang w:bidi="lo-LA"/>
              </w:rPr>
            </w:pPr>
            <w:r w:rsidRPr="009438F4">
              <w:rPr>
                <w:rFonts w:cstheme="minorHAnsi"/>
                <w:lang w:bidi="lo-LA"/>
              </w:rPr>
              <w:t>ZTB_SIG_</w:t>
            </w:r>
          </w:p>
          <w:p w:rsidRPr="003B0C37" w:rsidR="000E60FD" w:rsidP="00372B37" w:rsidRDefault="000E60FD" w14:paraId="2137C829" w14:textId="77777777">
            <w:pPr>
              <w:spacing w:after="0" w:line="360" w:lineRule="auto"/>
              <w:rPr>
                <w:rFonts w:cstheme="minorHAnsi"/>
                <w:lang w:bidi="lo-LA"/>
              </w:rPr>
            </w:pPr>
            <w:r w:rsidRPr="009438F4">
              <w:rPr>
                <w:rFonts w:cstheme="minorHAnsi"/>
                <w:lang w:bidi="lo-LA"/>
              </w:rPr>
              <w:t>HIS_PHAC</w:t>
            </w:r>
          </w:p>
        </w:tc>
        <w:tc>
          <w:tcPr>
            <w:tcW w:w="1264" w:type="pct"/>
            <w:tcBorders>
              <w:top w:val="single" w:color="auto" w:sz="4" w:space="0"/>
              <w:left w:val="single" w:color="auto" w:sz="4" w:space="0"/>
              <w:bottom w:val="single" w:color="auto" w:sz="4" w:space="0"/>
              <w:right w:val="single" w:color="auto" w:sz="4" w:space="0"/>
            </w:tcBorders>
            <w:shd w:val="clear" w:color="auto" w:fill="auto"/>
          </w:tcPr>
          <w:p w:rsidRPr="004910D0" w:rsidR="000E60FD" w:rsidP="00372B37" w:rsidRDefault="000E60FD" w14:paraId="74068803" w14:textId="77777777">
            <w:pPr>
              <w:spacing w:after="0" w:line="360" w:lineRule="auto"/>
              <w:rPr>
                <w:rFonts w:cstheme="minorHAnsi"/>
                <w:lang w:val="fr-FR" w:bidi="lo-LA"/>
              </w:rPr>
            </w:pPr>
            <w:r w:rsidRPr="004910D0">
              <w:rPr>
                <w:rFonts w:cstheme="minorHAnsi"/>
                <w:lang w:val="fr-FR" w:bidi="lo-LA"/>
              </w:rPr>
              <w:t>Thiếu map T-code: ZPBAC/ Thiếu map T-code: ZAC</w:t>
            </w:r>
          </w:p>
        </w:tc>
        <w:tc>
          <w:tcPr>
            <w:tcW w:w="1295"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399CC0FE" w14:textId="77777777">
            <w:pPr>
              <w:spacing w:after="0" w:line="360" w:lineRule="auto"/>
              <w:rPr>
                <w:rFonts w:cstheme="minorHAnsi"/>
                <w:lang w:bidi="lo-LA"/>
              </w:rPr>
            </w:pPr>
            <w:r>
              <w:rPr>
                <w:rFonts w:cstheme="minorHAnsi"/>
                <w:lang w:bidi="lo-LA"/>
              </w:rPr>
              <w:t>Giống mục 2.2</w:t>
            </w:r>
          </w:p>
        </w:tc>
        <w:tc>
          <w:tcPr>
            <w:tcW w:w="1245"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4DA4AB50" w14:textId="77777777">
            <w:pPr>
              <w:spacing w:after="0" w:line="360" w:lineRule="auto"/>
              <w:rPr>
                <w:rFonts w:cstheme="minorHAnsi"/>
                <w:lang w:bidi="lo-LA"/>
              </w:rPr>
            </w:pPr>
            <w:r>
              <w:rPr>
                <w:rFonts w:cstheme="minorHAnsi"/>
                <w:lang w:bidi="lo-LA"/>
              </w:rPr>
              <w:t>Giống mục 2.2</w:t>
            </w:r>
          </w:p>
        </w:tc>
      </w:tr>
      <w:tr w:rsidRPr="004910D0" w:rsidR="000E60FD" w:rsidTr="00372B37" w14:paraId="74426484" w14:textId="77777777">
        <w:trPr>
          <w:trHeight w:val="945"/>
        </w:trPr>
        <w:tc>
          <w:tcPr>
            <w:tcW w:w="348"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3EBF24E5" w14:textId="77777777">
            <w:pPr>
              <w:spacing w:after="0" w:line="360" w:lineRule="auto"/>
              <w:jc w:val="center"/>
              <w:rPr>
                <w:rFonts w:cstheme="minorHAnsi"/>
                <w:lang w:bidi="lo-LA"/>
              </w:rPr>
            </w:pPr>
            <w:r>
              <w:rPr>
                <w:rFonts w:cstheme="minorHAnsi"/>
                <w:lang w:bidi="lo-LA"/>
              </w:rPr>
              <w:t>5</w:t>
            </w:r>
          </w:p>
        </w:tc>
        <w:tc>
          <w:tcPr>
            <w:tcW w:w="848" w:type="pct"/>
            <w:tcBorders>
              <w:top w:val="single" w:color="auto" w:sz="4" w:space="0"/>
              <w:left w:val="nil"/>
              <w:bottom w:val="single" w:color="auto" w:sz="4" w:space="0"/>
              <w:right w:val="single" w:color="auto" w:sz="4" w:space="0"/>
            </w:tcBorders>
          </w:tcPr>
          <w:p w:rsidR="000E60FD" w:rsidP="00372B37" w:rsidRDefault="000E60FD" w14:paraId="45F73969" w14:textId="77777777">
            <w:pPr>
              <w:spacing w:after="0" w:line="360" w:lineRule="auto"/>
              <w:rPr>
                <w:rFonts w:cstheme="minorHAnsi"/>
                <w:lang w:bidi="lo-LA"/>
              </w:rPr>
            </w:pPr>
            <w:r w:rsidRPr="009438F4">
              <w:rPr>
                <w:rFonts w:cstheme="minorHAnsi"/>
                <w:lang w:bidi="lo-LA"/>
              </w:rPr>
              <w:t>ZTB_SIG_</w:t>
            </w:r>
          </w:p>
          <w:p w:rsidRPr="003B0C37" w:rsidR="000E60FD" w:rsidP="00372B37" w:rsidRDefault="000E60FD" w14:paraId="38625147" w14:textId="77777777">
            <w:pPr>
              <w:spacing w:after="0" w:line="360" w:lineRule="auto"/>
              <w:rPr>
                <w:rFonts w:cstheme="minorHAnsi"/>
                <w:lang w:bidi="lo-LA"/>
              </w:rPr>
            </w:pPr>
            <w:r w:rsidRPr="009438F4">
              <w:rPr>
                <w:rFonts w:cstheme="minorHAnsi"/>
                <w:lang w:bidi="lo-LA"/>
              </w:rPr>
              <w:t>HIS_PHAC</w:t>
            </w:r>
          </w:p>
        </w:tc>
        <w:tc>
          <w:tcPr>
            <w:tcW w:w="1264" w:type="pct"/>
            <w:tcBorders>
              <w:top w:val="single" w:color="auto" w:sz="4" w:space="0"/>
              <w:left w:val="single" w:color="auto" w:sz="4" w:space="0"/>
              <w:bottom w:val="single" w:color="auto" w:sz="4" w:space="0"/>
              <w:right w:val="single" w:color="auto" w:sz="4" w:space="0"/>
            </w:tcBorders>
            <w:shd w:val="clear" w:color="auto" w:fill="auto"/>
          </w:tcPr>
          <w:p w:rsidRPr="004910D0" w:rsidR="000E60FD" w:rsidP="00372B37" w:rsidRDefault="000E60FD" w14:paraId="2ED4EC5B" w14:textId="77777777">
            <w:pPr>
              <w:spacing w:after="0" w:line="360" w:lineRule="auto"/>
              <w:rPr>
                <w:rFonts w:cstheme="minorHAnsi"/>
                <w:lang w:val="fr-FR" w:bidi="lo-LA"/>
              </w:rPr>
            </w:pPr>
            <w:r w:rsidRPr="004910D0">
              <w:rPr>
                <w:rFonts w:cstheme="minorHAnsi"/>
                <w:lang w:val="fr-FR" w:bidi="lo-LA"/>
              </w:rPr>
              <w:t>Thiếu map T-code: ZCMM02</w:t>
            </w:r>
          </w:p>
        </w:tc>
        <w:tc>
          <w:tcPr>
            <w:tcW w:w="1295" w:type="pct"/>
            <w:tcBorders>
              <w:top w:val="single" w:color="auto" w:sz="4" w:space="0"/>
              <w:left w:val="nil"/>
              <w:bottom w:val="single" w:color="auto" w:sz="4" w:space="0"/>
              <w:right w:val="single" w:color="auto" w:sz="4" w:space="0"/>
            </w:tcBorders>
            <w:shd w:val="clear" w:color="auto" w:fill="auto"/>
          </w:tcPr>
          <w:p w:rsidRPr="004910D0" w:rsidR="000E60FD" w:rsidP="00372B37" w:rsidRDefault="000E60FD" w14:paraId="397C378D" w14:textId="77777777">
            <w:pPr>
              <w:spacing w:after="0" w:line="360" w:lineRule="auto"/>
              <w:rPr>
                <w:rFonts w:cstheme="minorHAnsi"/>
                <w:lang w:val="fr-FR" w:bidi="lo-LA"/>
              </w:rPr>
            </w:pPr>
            <w:r w:rsidRPr="004910D0">
              <w:rPr>
                <w:rFonts w:cstheme="minorHAnsi"/>
                <w:lang w:val="fr-FR" w:bidi="lo-LA"/>
              </w:rPr>
              <w:t>Thiếu map T-code: ZCMM02</w:t>
            </w:r>
          </w:p>
        </w:tc>
        <w:tc>
          <w:tcPr>
            <w:tcW w:w="1245" w:type="pct"/>
            <w:vMerge w:val="restart"/>
            <w:tcBorders>
              <w:top w:val="single" w:color="auto" w:sz="4" w:space="0"/>
              <w:left w:val="nil"/>
              <w:bottom w:val="single" w:color="auto" w:sz="4" w:space="0"/>
              <w:right w:val="single" w:color="auto" w:sz="4" w:space="0"/>
            </w:tcBorders>
            <w:shd w:val="clear" w:color="auto" w:fill="auto"/>
          </w:tcPr>
          <w:p w:rsidRPr="004910D0" w:rsidR="000E60FD" w:rsidP="00372B37" w:rsidRDefault="000E60FD" w14:paraId="6D6BE38D" w14:textId="77777777">
            <w:pPr>
              <w:spacing w:after="0" w:line="360" w:lineRule="auto"/>
              <w:rPr>
                <w:rFonts w:cstheme="minorHAnsi"/>
                <w:lang w:val="fr-FR" w:bidi="lo-LA"/>
              </w:rPr>
            </w:pPr>
            <w:r w:rsidRPr="004910D0">
              <w:rPr>
                <w:rFonts w:cstheme="minorHAnsi"/>
                <w:lang w:val="fr-FR" w:bidi="lo-LA"/>
              </w:rPr>
              <w:t>Cán bộ phụ trách bổ sung bảng map nếu được yêu cầu,</w:t>
            </w:r>
          </w:p>
          <w:p w:rsidRPr="004910D0" w:rsidR="000E60FD" w:rsidP="00372B37" w:rsidRDefault="000E60FD" w14:paraId="5F05956D" w14:textId="77777777">
            <w:pPr>
              <w:spacing w:after="0" w:line="360" w:lineRule="auto"/>
              <w:rPr>
                <w:rFonts w:cstheme="minorHAnsi"/>
                <w:lang w:val="fr-FR" w:bidi="lo-LA"/>
              </w:rPr>
            </w:pPr>
            <w:r w:rsidRPr="004910D0">
              <w:rPr>
                <w:rFonts w:cstheme="minorHAnsi"/>
                <w:lang w:val="fr-FR" w:bidi="lo-LA"/>
              </w:rPr>
              <w:t>Sau đó dựng lại cờ và tích hợp lại qua Tcode Z_TH_PHAC</w:t>
            </w:r>
          </w:p>
        </w:tc>
      </w:tr>
      <w:tr w:rsidRPr="004910D0" w:rsidR="000E60FD" w:rsidTr="00372B37" w14:paraId="2768E3CD" w14:textId="77777777">
        <w:trPr>
          <w:trHeight w:val="945"/>
        </w:trPr>
        <w:tc>
          <w:tcPr>
            <w:tcW w:w="348"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321707B4" w14:textId="77777777">
            <w:pPr>
              <w:spacing w:after="0" w:line="360" w:lineRule="auto"/>
              <w:jc w:val="center"/>
              <w:rPr>
                <w:rFonts w:cstheme="minorHAnsi"/>
                <w:lang w:bidi="lo-LA"/>
              </w:rPr>
            </w:pPr>
            <w:r>
              <w:rPr>
                <w:rFonts w:cstheme="minorHAnsi"/>
                <w:lang w:bidi="lo-LA"/>
              </w:rPr>
              <w:t>6</w:t>
            </w:r>
          </w:p>
        </w:tc>
        <w:tc>
          <w:tcPr>
            <w:tcW w:w="848" w:type="pct"/>
            <w:tcBorders>
              <w:top w:val="single" w:color="auto" w:sz="4" w:space="0"/>
              <w:left w:val="nil"/>
              <w:bottom w:val="single" w:color="auto" w:sz="4" w:space="0"/>
              <w:right w:val="single" w:color="auto" w:sz="4" w:space="0"/>
            </w:tcBorders>
          </w:tcPr>
          <w:p w:rsidR="000E60FD" w:rsidP="00372B37" w:rsidRDefault="000E60FD" w14:paraId="388F3FA9" w14:textId="77777777">
            <w:pPr>
              <w:spacing w:after="0" w:line="360" w:lineRule="auto"/>
              <w:rPr>
                <w:rFonts w:cstheme="minorHAnsi"/>
                <w:lang w:bidi="lo-LA"/>
              </w:rPr>
            </w:pPr>
            <w:r w:rsidRPr="009438F4">
              <w:rPr>
                <w:rFonts w:cstheme="minorHAnsi"/>
                <w:lang w:bidi="lo-LA"/>
              </w:rPr>
              <w:t>ZTB_SIG_</w:t>
            </w:r>
          </w:p>
          <w:p w:rsidRPr="003B0C37" w:rsidR="000E60FD" w:rsidP="00372B37" w:rsidRDefault="000E60FD" w14:paraId="6A8A03DE" w14:textId="77777777">
            <w:pPr>
              <w:spacing w:after="0" w:line="360" w:lineRule="auto"/>
              <w:rPr>
                <w:rFonts w:cstheme="minorHAnsi"/>
                <w:lang w:bidi="lo-LA"/>
              </w:rPr>
            </w:pPr>
            <w:r w:rsidRPr="009438F4">
              <w:rPr>
                <w:rFonts w:cstheme="minorHAnsi"/>
                <w:lang w:bidi="lo-LA"/>
              </w:rPr>
              <w:t>HIS_PHAC</w:t>
            </w:r>
          </w:p>
        </w:tc>
        <w:tc>
          <w:tcPr>
            <w:tcW w:w="1264" w:type="pct"/>
            <w:tcBorders>
              <w:top w:val="single" w:color="auto" w:sz="4" w:space="0"/>
              <w:left w:val="single" w:color="auto" w:sz="4" w:space="0"/>
              <w:bottom w:val="single" w:color="auto" w:sz="4" w:space="0"/>
              <w:right w:val="single" w:color="auto" w:sz="4" w:space="0"/>
            </w:tcBorders>
            <w:shd w:val="clear" w:color="auto" w:fill="auto"/>
          </w:tcPr>
          <w:p w:rsidRPr="004910D0" w:rsidR="000E60FD" w:rsidP="00372B37" w:rsidRDefault="000E60FD" w14:paraId="4BC354CF" w14:textId="77777777">
            <w:pPr>
              <w:spacing w:after="0" w:line="360" w:lineRule="auto"/>
              <w:rPr>
                <w:rFonts w:cstheme="minorHAnsi"/>
                <w:lang w:val="fr-FR" w:bidi="lo-LA"/>
              </w:rPr>
            </w:pPr>
            <w:r w:rsidRPr="004910D0">
              <w:rPr>
                <w:rFonts w:cstheme="minorHAnsi"/>
                <w:lang w:val="fr-FR" w:bidi="lo-LA"/>
              </w:rPr>
              <w:t>Thiếu map T-code: ZMAPRH</w:t>
            </w:r>
          </w:p>
        </w:tc>
        <w:tc>
          <w:tcPr>
            <w:tcW w:w="1295" w:type="pct"/>
            <w:tcBorders>
              <w:top w:val="single" w:color="auto" w:sz="4" w:space="0"/>
              <w:left w:val="nil"/>
              <w:bottom w:val="single" w:color="auto" w:sz="4" w:space="0"/>
              <w:right w:val="single" w:color="auto" w:sz="4" w:space="0"/>
            </w:tcBorders>
            <w:shd w:val="clear" w:color="auto" w:fill="auto"/>
          </w:tcPr>
          <w:p w:rsidRPr="004910D0" w:rsidR="000E60FD" w:rsidP="00372B37" w:rsidRDefault="000E60FD" w14:paraId="1F995807" w14:textId="77777777">
            <w:pPr>
              <w:spacing w:after="0" w:line="360" w:lineRule="auto"/>
              <w:rPr>
                <w:rFonts w:cstheme="minorHAnsi"/>
                <w:lang w:val="fr-FR" w:bidi="lo-LA"/>
              </w:rPr>
            </w:pPr>
            <w:r w:rsidRPr="004910D0">
              <w:rPr>
                <w:rFonts w:cstheme="minorHAnsi"/>
                <w:lang w:val="fr-FR" w:bidi="lo-LA"/>
              </w:rPr>
              <w:t>Thiếu map T-code: ZMAPRH</w:t>
            </w:r>
          </w:p>
        </w:tc>
        <w:tc>
          <w:tcPr>
            <w:tcW w:w="1245" w:type="pct"/>
            <w:vMerge/>
            <w:tcBorders>
              <w:top w:val="single" w:color="auto" w:sz="4" w:space="0"/>
              <w:left w:val="nil"/>
              <w:bottom w:val="single" w:color="auto" w:sz="4" w:space="0"/>
              <w:right w:val="single" w:color="auto" w:sz="4" w:space="0"/>
            </w:tcBorders>
            <w:shd w:val="clear" w:color="auto" w:fill="auto"/>
          </w:tcPr>
          <w:p w:rsidRPr="004910D0" w:rsidR="000E60FD" w:rsidP="00372B37" w:rsidRDefault="000E60FD" w14:paraId="58D2BB50" w14:textId="77777777">
            <w:pPr>
              <w:spacing w:after="0" w:line="360" w:lineRule="auto"/>
              <w:rPr>
                <w:rFonts w:cstheme="minorHAnsi"/>
                <w:lang w:val="fr-FR" w:bidi="lo-LA"/>
              </w:rPr>
            </w:pPr>
          </w:p>
        </w:tc>
      </w:tr>
      <w:tr w:rsidRPr="004910D0" w:rsidR="000E60FD" w:rsidTr="00372B37" w14:paraId="5A8936AC" w14:textId="77777777">
        <w:trPr>
          <w:trHeight w:val="945"/>
        </w:trPr>
        <w:tc>
          <w:tcPr>
            <w:tcW w:w="348"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7DF7ECFC" w14:textId="77777777">
            <w:pPr>
              <w:spacing w:after="0" w:line="360" w:lineRule="auto"/>
              <w:jc w:val="center"/>
              <w:rPr>
                <w:rFonts w:cstheme="minorHAnsi"/>
                <w:lang w:bidi="lo-LA"/>
              </w:rPr>
            </w:pPr>
            <w:r>
              <w:rPr>
                <w:rFonts w:cstheme="minorHAnsi"/>
                <w:lang w:bidi="lo-LA"/>
              </w:rPr>
              <w:t>7</w:t>
            </w:r>
          </w:p>
        </w:tc>
        <w:tc>
          <w:tcPr>
            <w:tcW w:w="848" w:type="pct"/>
            <w:tcBorders>
              <w:top w:val="single" w:color="auto" w:sz="4" w:space="0"/>
              <w:left w:val="nil"/>
              <w:bottom w:val="single" w:color="auto" w:sz="4" w:space="0"/>
              <w:right w:val="single" w:color="auto" w:sz="4" w:space="0"/>
            </w:tcBorders>
          </w:tcPr>
          <w:p w:rsidR="000E60FD" w:rsidP="00372B37" w:rsidRDefault="000E60FD" w14:paraId="2B4B849F" w14:textId="77777777">
            <w:pPr>
              <w:spacing w:after="0" w:line="360" w:lineRule="auto"/>
              <w:rPr>
                <w:rFonts w:cstheme="minorHAnsi"/>
                <w:lang w:bidi="lo-LA"/>
              </w:rPr>
            </w:pPr>
            <w:r w:rsidRPr="009438F4">
              <w:rPr>
                <w:rFonts w:cstheme="minorHAnsi"/>
                <w:lang w:bidi="lo-LA"/>
              </w:rPr>
              <w:t>ZTB_SIG_</w:t>
            </w:r>
          </w:p>
          <w:p w:rsidRPr="003B0C37" w:rsidR="000E60FD" w:rsidP="00372B37" w:rsidRDefault="000E60FD" w14:paraId="0B2B9205" w14:textId="77777777">
            <w:pPr>
              <w:spacing w:after="0" w:line="360" w:lineRule="auto"/>
              <w:rPr>
                <w:rFonts w:cstheme="minorHAnsi"/>
                <w:lang w:bidi="lo-LA"/>
              </w:rPr>
            </w:pPr>
            <w:r w:rsidRPr="009438F4">
              <w:rPr>
                <w:rFonts w:cstheme="minorHAnsi"/>
                <w:lang w:bidi="lo-LA"/>
              </w:rPr>
              <w:t>HIS_PHAC</w:t>
            </w:r>
          </w:p>
        </w:tc>
        <w:tc>
          <w:tcPr>
            <w:tcW w:w="1264" w:type="pct"/>
            <w:tcBorders>
              <w:top w:val="single" w:color="auto" w:sz="4" w:space="0"/>
              <w:left w:val="single" w:color="auto" w:sz="4" w:space="0"/>
              <w:bottom w:val="single" w:color="auto" w:sz="4" w:space="0"/>
              <w:right w:val="single" w:color="auto" w:sz="4" w:space="0"/>
            </w:tcBorders>
            <w:shd w:val="clear" w:color="auto" w:fill="auto"/>
          </w:tcPr>
          <w:p w:rsidRPr="004910D0" w:rsidR="000E60FD" w:rsidP="00372B37" w:rsidRDefault="000E60FD" w14:paraId="218D7D85" w14:textId="77777777">
            <w:pPr>
              <w:spacing w:after="0" w:line="360" w:lineRule="auto"/>
              <w:rPr>
                <w:rFonts w:cstheme="minorHAnsi"/>
                <w:lang w:val="fr-FR" w:bidi="lo-LA"/>
              </w:rPr>
            </w:pPr>
            <w:r w:rsidRPr="004910D0">
              <w:rPr>
                <w:rFonts w:cstheme="minorHAnsi"/>
                <w:lang w:val="fr-FR" w:bidi="lo-LA"/>
              </w:rPr>
              <w:t>Thiếu map T-code: ZTTPH</w:t>
            </w:r>
          </w:p>
        </w:tc>
        <w:tc>
          <w:tcPr>
            <w:tcW w:w="1295" w:type="pct"/>
            <w:tcBorders>
              <w:top w:val="single" w:color="auto" w:sz="4" w:space="0"/>
              <w:left w:val="nil"/>
              <w:bottom w:val="single" w:color="auto" w:sz="4" w:space="0"/>
              <w:right w:val="single" w:color="auto" w:sz="4" w:space="0"/>
            </w:tcBorders>
            <w:shd w:val="clear" w:color="auto" w:fill="auto"/>
          </w:tcPr>
          <w:p w:rsidRPr="004910D0" w:rsidR="000E60FD" w:rsidP="00372B37" w:rsidRDefault="000E60FD" w14:paraId="4C151788" w14:textId="77777777">
            <w:pPr>
              <w:spacing w:after="0" w:line="360" w:lineRule="auto"/>
              <w:rPr>
                <w:rFonts w:cstheme="minorHAnsi"/>
                <w:lang w:val="fr-FR" w:bidi="lo-LA"/>
              </w:rPr>
            </w:pPr>
            <w:r w:rsidRPr="004910D0">
              <w:rPr>
                <w:rFonts w:cstheme="minorHAnsi"/>
                <w:lang w:val="fr-FR" w:bidi="lo-LA"/>
              </w:rPr>
              <w:t>Thiếu map T-code: ZTTPH</w:t>
            </w:r>
          </w:p>
        </w:tc>
        <w:tc>
          <w:tcPr>
            <w:tcW w:w="1245" w:type="pct"/>
            <w:vMerge/>
            <w:tcBorders>
              <w:top w:val="single" w:color="auto" w:sz="4" w:space="0"/>
              <w:left w:val="nil"/>
              <w:bottom w:val="single" w:color="auto" w:sz="4" w:space="0"/>
              <w:right w:val="single" w:color="auto" w:sz="4" w:space="0"/>
            </w:tcBorders>
            <w:shd w:val="clear" w:color="auto" w:fill="auto"/>
          </w:tcPr>
          <w:p w:rsidRPr="004910D0" w:rsidR="000E60FD" w:rsidP="00372B37" w:rsidRDefault="000E60FD" w14:paraId="6034896E" w14:textId="77777777">
            <w:pPr>
              <w:spacing w:after="0" w:line="360" w:lineRule="auto"/>
              <w:rPr>
                <w:rFonts w:cstheme="minorHAnsi"/>
                <w:lang w:val="fr-FR" w:bidi="lo-LA"/>
              </w:rPr>
            </w:pPr>
          </w:p>
        </w:tc>
      </w:tr>
      <w:tr w:rsidRPr="003B0C37" w:rsidR="000E60FD" w:rsidTr="00372B37" w14:paraId="18248425" w14:textId="77777777">
        <w:trPr>
          <w:trHeight w:val="945"/>
        </w:trPr>
        <w:tc>
          <w:tcPr>
            <w:tcW w:w="348"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5D034C09" w14:textId="77777777">
            <w:pPr>
              <w:spacing w:after="0" w:line="360" w:lineRule="auto"/>
              <w:jc w:val="center"/>
              <w:rPr>
                <w:rFonts w:cstheme="minorHAnsi"/>
                <w:lang w:bidi="lo-LA"/>
              </w:rPr>
            </w:pPr>
            <w:r>
              <w:rPr>
                <w:rFonts w:cstheme="minorHAnsi"/>
                <w:lang w:bidi="lo-LA"/>
              </w:rPr>
              <w:t>8</w:t>
            </w:r>
          </w:p>
        </w:tc>
        <w:tc>
          <w:tcPr>
            <w:tcW w:w="848" w:type="pct"/>
            <w:tcBorders>
              <w:top w:val="single" w:color="auto" w:sz="4" w:space="0"/>
              <w:left w:val="nil"/>
              <w:bottom w:val="single" w:color="auto" w:sz="4" w:space="0"/>
              <w:right w:val="single" w:color="auto" w:sz="4" w:space="0"/>
            </w:tcBorders>
          </w:tcPr>
          <w:p w:rsidR="000E60FD" w:rsidP="00372B37" w:rsidRDefault="000E60FD" w14:paraId="6288D028" w14:textId="77777777">
            <w:pPr>
              <w:spacing w:after="0" w:line="360" w:lineRule="auto"/>
              <w:rPr>
                <w:rFonts w:cstheme="minorHAnsi"/>
                <w:lang w:bidi="lo-LA"/>
              </w:rPr>
            </w:pPr>
            <w:r w:rsidRPr="009438F4">
              <w:rPr>
                <w:rFonts w:cstheme="minorHAnsi"/>
                <w:lang w:bidi="lo-LA"/>
              </w:rPr>
              <w:t>ZTB_SIG_</w:t>
            </w:r>
          </w:p>
          <w:p w:rsidRPr="003B0C37" w:rsidR="000E60FD" w:rsidP="00372B37" w:rsidRDefault="000E60FD" w14:paraId="35A67509" w14:textId="77777777">
            <w:pPr>
              <w:spacing w:after="0" w:line="360" w:lineRule="auto"/>
              <w:rPr>
                <w:rFonts w:cstheme="minorHAnsi"/>
                <w:lang w:bidi="lo-LA"/>
              </w:rPr>
            </w:pPr>
            <w:r w:rsidRPr="009438F4">
              <w:rPr>
                <w:rFonts w:cstheme="minorHAnsi"/>
                <w:lang w:bidi="lo-LA"/>
              </w:rPr>
              <w:t>HIS_PHAC</w:t>
            </w:r>
          </w:p>
        </w:tc>
        <w:tc>
          <w:tcPr>
            <w:tcW w:w="1264"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4DE4A054" w14:textId="77777777">
            <w:pPr>
              <w:spacing w:after="0" w:line="360" w:lineRule="auto"/>
              <w:rPr>
                <w:rFonts w:cstheme="minorHAnsi"/>
                <w:lang w:bidi="lo-LA"/>
              </w:rPr>
            </w:pPr>
            <w:r w:rsidRPr="009438F4">
              <w:rPr>
                <w:rFonts w:cstheme="minorHAnsi"/>
                <w:lang w:bidi="lo-LA"/>
              </w:rPr>
              <w:t>Do X31 lỗi nên không thực hiện giao dịch Y03</w:t>
            </w:r>
          </w:p>
        </w:tc>
        <w:tc>
          <w:tcPr>
            <w:tcW w:w="1295"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56E789FC" w14:textId="77777777">
            <w:pPr>
              <w:spacing w:after="0" w:line="360" w:lineRule="auto"/>
              <w:rPr>
                <w:rFonts w:cstheme="minorHAnsi"/>
                <w:lang w:bidi="lo-LA"/>
              </w:rPr>
            </w:pPr>
            <w:r>
              <w:rPr>
                <w:rFonts w:cstheme="minorHAnsi"/>
                <w:lang w:bidi="lo-LA"/>
              </w:rPr>
              <w:t>Với bản ghi này khi về ERP sinh 2 bút toán, do bút toán X31 trước đó bị lỗi nên không cho phép sinh tiếp bút toán Y03</w:t>
            </w:r>
          </w:p>
        </w:tc>
        <w:tc>
          <w:tcPr>
            <w:tcW w:w="1245" w:type="pct"/>
            <w:tcBorders>
              <w:top w:val="single" w:color="auto" w:sz="4" w:space="0"/>
              <w:left w:val="nil"/>
              <w:bottom w:val="single" w:color="auto" w:sz="4" w:space="0"/>
              <w:right w:val="single" w:color="auto" w:sz="4" w:space="0"/>
            </w:tcBorders>
            <w:shd w:val="clear" w:color="auto" w:fill="auto"/>
          </w:tcPr>
          <w:p w:rsidR="000E60FD" w:rsidP="00372B37" w:rsidRDefault="000E60FD" w14:paraId="0BA56FBA" w14:textId="77777777">
            <w:pPr>
              <w:spacing w:after="0" w:line="360" w:lineRule="auto"/>
              <w:rPr>
                <w:rFonts w:cstheme="minorHAnsi"/>
                <w:lang w:bidi="lo-LA"/>
              </w:rPr>
            </w:pPr>
            <w:r>
              <w:rPr>
                <w:rFonts w:cstheme="minorHAnsi"/>
                <w:lang w:bidi="lo-LA"/>
              </w:rPr>
              <w:t>Cán bộ kiểm tra lại nguyên nhân sai của bút toán X31</w:t>
            </w:r>
          </w:p>
          <w:p w:rsidRPr="003B0C37" w:rsidR="000E60FD" w:rsidP="00372B37" w:rsidRDefault="000E60FD" w14:paraId="64BBEA9D" w14:textId="77777777">
            <w:pPr>
              <w:spacing w:after="0" w:line="360" w:lineRule="auto"/>
              <w:rPr>
                <w:rFonts w:cstheme="minorHAnsi"/>
                <w:lang w:bidi="lo-LA"/>
              </w:rPr>
            </w:pPr>
            <w:r>
              <w:rPr>
                <w:rFonts w:cstheme="minorHAnsi"/>
                <w:lang w:bidi="lo-LA"/>
              </w:rPr>
              <w:t>Sau đó dựng lại cờ và tích hợp lại qua Tcode Z_TH_PHAC</w:t>
            </w:r>
          </w:p>
        </w:tc>
      </w:tr>
      <w:tr w:rsidRPr="003B0C37" w:rsidR="000E60FD" w:rsidTr="00372B37" w14:paraId="7CE5BD87" w14:textId="77777777">
        <w:trPr>
          <w:trHeight w:val="945"/>
        </w:trPr>
        <w:tc>
          <w:tcPr>
            <w:tcW w:w="348" w:type="pct"/>
            <w:tcBorders>
              <w:top w:val="single" w:color="auto" w:sz="4" w:space="0"/>
              <w:left w:val="single" w:color="auto" w:sz="4" w:space="0"/>
              <w:bottom w:val="single" w:color="auto" w:sz="4" w:space="0"/>
              <w:right w:val="single" w:color="auto" w:sz="4" w:space="0"/>
            </w:tcBorders>
            <w:shd w:val="clear" w:color="auto" w:fill="auto"/>
          </w:tcPr>
          <w:p w:rsidR="000E60FD" w:rsidP="00372B37" w:rsidRDefault="000E60FD" w14:paraId="4BEE43A0" w14:textId="77777777">
            <w:pPr>
              <w:spacing w:after="0" w:line="360" w:lineRule="auto"/>
              <w:jc w:val="center"/>
              <w:rPr>
                <w:rFonts w:cstheme="minorHAnsi"/>
                <w:lang w:bidi="lo-LA"/>
              </w:rPr>
            </w:pPr>
            <w:r>
              <w:rPr>
                <w:rFonts w:cstheme="minorHAnsi"/>
                <w:lang w:bidi="lo-LA"/>
              </w:rPr>
              <w:t>9</w:t>
            </w:r>
          </w:p>
        </w:tc>
        <w:tc>
          <w:tcPr>
            <w:tcW w:w="848" w:type="pct"/>
            <w:tcBorders>
              <w:top w:val="single" w:color="auto" w:sz="4" w:space="0"/>
              <w:left w:val="nil"/>
              <w:bottom w:val="single" w:color="auto" w:sz="4" w:space="0"/>
              <w:right w:val="single" w:color="auto" w:sz="4" w:space="0"/>
            </w:tcBorders>
          </w:tcPr>
          <w:p w:rsidR="000E60FD" w:rsidP="00372B37" w:rsidRDefault="000E60FD" w14:paraId="0EA53635" w14:textId="77777777">
            <w:pPr>
              <w:spacing w:after="0" w:line="360" w:lineRule="auto"/>
              <w:rPr>
                <w:rFonts w:cstheme="minorHAnsi"/>
                <w:lang w:bidi="lo-LA"/>
              </w:rPr>
            </w:pPr>
            <w:r w:rsidRPr="009438F4">
              <w:rPr>
                <w:rFonts w:cstheme="minorHAnsi"/>
                <w:lang w:bidi="lo-LA"/>
              </w:rPr>
              <w:t>ZTB_SIG_</w:t>
            </w:r>
          </w:p>
          <w:p w:rsidRPr="009438F4" w:rsidR="000E60FD" w:rsidP="00372B37" w:rsidRDefault="000E60FD" w14:paraId="731D4400" w14:textId="77777777">
            <w:pPr>
              <w:spacing w:after="0" w:line="360" w:lineRule="auto"/>
              <w:rPr>
                <w:rFonts w:cstheme="minorHAnsi"/>
                <w:lang w:bidi="lo-LA"/>
              </w:rPr>
            </w:pPr>
            <w:r w:rsidRPr="009438F4">
              <w:rPr>
                <w:rFonts w:cstheme="minorHAnsi"/>
                <w:lang w:bidi="lo-LA"/>
              </w:rPr>
              <w:t>HIS_PHAC</w:t>
            </w:r>
          </w:p>
        </w:tc>
        <w:tc>
          <w:tcPr>
            <w:tcW w:w="1264" w:type="pct"/>
            <w:tcBorders>
              <w:top w:val="single" w:color="auto" w:sz="4" w:space="0"/>
              <w:left w:val="single" w:color="auto" w:sz="4" w:space="0"/>
              <w:bottom w:val="single" w:color="auto" w:sz="4" w:space="0"/>
              <w:right w:val="single" w:color="auto" w:sz="4" w:space="0"/>
            </w:tcBorders>
            <w:shd w:val="clear" w:color="auto" w:fill="auto"/>
          </w:tcPr>
          <w:p w:rsidRPr="009438F4" w:rsidR="000E60FD" w:rsidP="00372B37" w:rsidRDefault="000E60FD" w14:paraId="44C6AF68" w14:textId="77777777">
            <w:pPr>
              <w:spacing w:after="0" w:line="360" w:lineRule="auto"/>
              <w:rPr>
                <w:rFonts w:cstheme="minorHAnsi"/>
                <w:lang w:bidi="lo-LA"/>
              </w:rPr>
            </w:pPr>
            <w:r w:rsidRPr="00871E99">
              <w:rPr>
                <w:rFonts w:cstheme="minorHAnsi"/>
                <w:lang w:bidi="lo-LA"/>
              </w:rPr>
              <w:t>Serial number &amp; already assigned</w:t>
            </w:r>
          </w:p>
        </w:tc>
        <w:tc>
          <w:tcPr>
            <w:tcW w:w="1295" w:type="pct"/>
            <w:tcBorders>
              <w:top w:val="single" w:color="auto" w:sz="4" w:space="0"/>
              <w:left w:val="nil"/>
              <w:bottom w:val="single" w:color="auto" w:sz="4" w:space="0"/>
              <w:right w:val="single" w:color="auto" w:sz="4" w:space="0"/>
            </w:tcBorders>
            <w:shd w:val="clear" w:color="auto" w:fill="auto"/>
          </w:tcPr>
          <w:p w:rsidR="000E60FD" w:rsidP="00372B37" w:rsidRDefault="000E60FD" w14:paraId="154408EB" w14:textId="77777777">
            <w:pPr>
              <w:spacing w:after="0" w:line="360" w:lineRule="auto"/>
              <w:rPr>
                <w:rFonts w:cstheme="minorHAnsi"/>
                <w:lang w:bidi="lo-LA"/>
              </w:rPr>
            </w:pPr>
            <w:r w:rsidRPr="00C466DB">
              <w:rPr>
                <w:rFonts w:cstheme="minorHAnsi"/>
                <w:lang w:bidi="lo-LA"/>
              </w:rPr>
              <w:t xml:space="preserve">Tồn tại </w:t>
            </w:r>
            <w:r>
              <w:rPr>
                <w:rFonts w:cstheme="minorHAnsi"/>
                <w:lang w:bidi="lo-LA"/>
              </w:rPr>
              <w:t>&gt; 1</w:t>
            </w:r>
            <w:r w:rsidRPr="00C466DB">
              <w:rPr>
                <w:rFonts w:cstheme="minorHAnsi"/>
                <w:lang w:bidi="lo-LA"/>
              </w:rPr>
              <w:t xml:space="preserve"> serial bị trùng nhau trong dải serial hoàn ứng</w:t>
            </w:r>
          </w:p>
        </w:tc>
        <w:tc>
          <w:tcPr>
            <w:tcW w:w="1245" w:type="pct"/>
            <w:tcBorders>
              <w:top w:val="single" w:color="auto" w:sz="4" w:space="0"/>
              <w:left w:val="nil"/>
              <w:bottom w:val="single" w:color="auto" w:sz="4" w:space="0"/>
              <w:right w:val="single" w:color="auto" w:sz="4" w:space="0"/>
            </w:tcBorders>
            <w:shd w:val="clear" w:color="auto" w:fill="auto"/>
          </w:tcPr>
          <w:p w:rsidR="000E60FD" w:rsidP="00372B37" w:rsidRDefault="000E60FD" w14:paraId="6E16D491" w14:textId="77777777">
            <w:pPr>
              <w:spacing w:after="0" w:line="360" w:lineRule="auto"/>
              <w:rPr>
                <w:rFonts w:cstheme="minorHAnsi"/>
                <w:lang w:bidi="lo-LA"/>
              </w:rPr>
            </w:pPr>
            <w:r w:rsidRPr="00C466DB">
              <w:rPr>
                <w:rFonts w:cstheme="minorHAnsi"/>
                <w:lang w:bidi="lo-LA"/>
              </w:rPr>
              <w:t>Cán bộ phụ trách kiểm tra dải serial hoàn ứng bị trùng và thực hiện nhập liệu lại</w:t>
            </w:r>
          </w:p>
        </w:tc>
      </w:tr>
      <w:tr w:rsidRPr="003B0C37" w:rsidR="000E60FD" w:rsidTr="00372B37" w14:paraId="7E6AECA4" w14:textId="77777777">
        <w:trPr>
          <w:trHeight w:val="945"/>
        </w:trPr>
        <w:tc>
          <w:tcPr>
            <w:tcW w:w="348" w:type="pct"/>
            <w:tcBorders>
              <w:top w:val="single" w:color="auto" w:sz="4" w:space="0"/>
              <w:left w:val="single" w:color="auto" w:sz="4" w:space="0"/>
              <w:bottom w:val="single" w:color="auto" w:sz="4" w:space="0"/>
              <w:right w:val="single" w:color="auto" w:sz="4" w:space="0"/>
            </w:tcBorders>
            <w:shd w:val="clear" w:color="auto" w:fill="auto"/>
          </w:tcPr>
          <w:p w:rsidR="000E60FD" w:rsidP="00372B37" w:rsidRDefault="000E60FD" w14:paraId="14A4D1D1" w14:textId="77777777">
            <w:pPr>
              <w:spacing w:after="0" w:line="360" w:lineRule="auto"/>
              <w:jc w:val="center"/>
              <w:rPr>
                <w:rFonts w:cstheme="minorHAnsi"/>
                <w:lang w:bidi="lo-LA"/>
              </w:rPr>
            </w:pPr>
            <w:r>
              <w:rPr>
                <w:rFonts w:cstheme="minorHAnsi"/>
                <w:lang w:bidi="lo-LA"/>
              </w:rPr>
              <w:t>10</w:t>
            </w:r>
          </w:p>
        </w:tc>
        <w:tc>
          <w:tcPr>
            <w:tcW w:w="848" w:type="pct"/>
            <w:tcBorders>
              <w:top w:val="single" w:color="auto" w:sz="4" w:space="0"/>
              <w:left w:val="nil"/>
              <w:bottom w:val="single" w:color="auto" w:sz="4" w:space="0"/>
              <w:right w:val="single" w:color="auto" w:sz="4" w:space="0"/>
            </w:tcBorders>
          </w:tcPr>
          <w:p w:rsidR="000E60FD" w:rsidP="00372B37" w:rsidRDefault="000E60FD" w14:paraId="1211F673" w14:textId="77777777">
            <w:pPr>
              <w:spacing w:after="0" w:line="360" w:lineRule="auto"/>
              <w:rPr>
                <w:rFonts w:cstheme="minorHAnsi"/>
                <w:lang w:bidi="lo-LA"/>
              </w:rPr>
            </w:pPr>
            <w:r w:rsidRPr="009438F4">
              <w:rPr>
                <w:rFonts w:cstheme="minorHAnsi"/>
                <w:lang w:bidi="lo-LA"/>
              </w:rPr>
              <w:t>ZTB_SIG_</w:t>
            </w:r>
          </w:p>
          <w:p w:rsidRPr="009438F4" w:rsidR="000E60FD" w:rsidP="00372B37" w:rsidRDefault="000E60FD" w14:paraId="5628641B" w14:textId="77777777">
            <w:pPr>
              <w:spacing w:after="0" w:line="360" w:lineRule="auto"/>
              <w:rPr>
                <w:rFonts w:cstheme="minorHAnsi"/>
                <w:lang w:bidi="lo-LA"/>
              </w:rPr>
            </w:pPr>
            <w:r w:rsidRPr="009438F4">
              <w:rPr>
                <w:rFonts w:cstheme="minorHAnsi"/>
                <w:lang w:bidi="lo-LA"/>
              </w:rPr>
              <w:t>HIS_PHAC</w:t>
            </w:r>
          </w:p>
        </w:tc>
        <w:tc>
          <w:tcPr>
            <w:tcW w:w="1264" w:type="pct"/>
            <w:tcBorders>
              <w:top w:val="single" w:color="auto" w:sz="4" w:space="0"/>
              <w:left w:val="single" w:color="auto" w:sz="4" w:space="0"/>
              <w:bottom w:val="single" w:color="auto" w:sz="4" w:space="0"/>
              <w:right w:val="single" w:color="auto" w:sz="4" w:space="0"/>
            </w:tcBorders>
            <w:shd w:val="clear" w:color="auto" w:fill="auto"/>
          </w:tcPr>
          <w:p w:rsidRPr="00871E99" w:rsidR="000E60FD" w:rsidP="00372B37" w:rsidRDefault="000E60FD" w14:paraId="669540D7" w14:textId="77777777">
            <w:pPr>
              <w:spacing w:after="0" w:line="360" w:lineRule="auto"/>
              <w:rPr>
                <w:rFonts w:cstheme="minorHAnsi"/>
                <w:lang w:bidi="lo-LA"/>
              </w:rPr>
            </w:pPr>
            <w:r w:rsidRPr="00813DBB">
              <w:rPr>
                <w:rFonts w:cstheme="minorHAnsi"/>
                <w:lang w:bidi="lo-LA"/>
              </w:rPr>
              <w:t>Material does not exist</w:t>
            </w:r>
            <w:r>
              <w:rPr>
                <w:rFonts w:cstheme="minorHAnsi"/>
                <w:lang w:bidi="lo-LA"/>
              </w:rPr>
              <w:t xml:space="preserve">/ </w:t>
            </w:r>
            <w:r w:rsidRPr="005A72C2">
              <w:rPr>
                <w:rFonts w:cstheme="minorHAnsi"/>
              </w:rPr>
              <w:t>Mater</w:t>
            </w:r>
            <w:r>
              <w:rPr>
                <w:rFonts w:cstheme="minorHAnsi"/>
              </w:rPr>
              <w:t>ial &amp; not maintained in plant &amp;</w:t>
            </w:r>
          </w:p>
        </w:tc>
        <w:tc>
          <w:tcPr>
            <w:tcW w:w="1295" w:type="pct"/>
            <w:tcBorders>
              <w:top w:val="single" w:color="auto" w:sz="4" w:space="0"/>
              <w:left w:val="nil"/>
              <w:bottom w:val="single" w:color="auto" w:sz="4" w:space="0"/>
              <w:right w:val="single" w:color="auto" w:sz="4" w:space="0"/>
            </w:tcBorders>
            <w:shd w:val="clear" w:color="auto" w:fill="auto"/>
          </w:tcPr>
          <w:p w:rsidRPr="00C466DB" w:rsidR="000E60FD" w:rsidP="00372B37" w:rsidRDefault="000E60FD" w14:paraId="06E55A91" w14:textId="77777777">
            <w:pPr>
              <w:spacing w:after="0" w:line="360" w:lineRule="auto"/>
              <w:rPr>
                <w:rFonts w:cstheme="minorHAnsi"/>
                <w:lang w:bidi="lo-LA"/>
              </w:rPr>
            </w:pPr>
            <w:r>
              <w:rPr>
                <w:rFonts w:cstheme="minorHAnsi"/>
                <w:lang w:bidi="lo-LA"/>
              </w:rPr>
              <w:t>Vật liệu chưa được gán/ tồn tại ở kho</w:t>
            </w:r>
          </w:p>
        </w:tc>
        <w:tc>
          <w:tcPr>
            <w:tcW w:w="1245" w:type="pct"/>
            <w:tcBorders>
              <w:top w:val="single" w:color="auto" w:sz="4" w:space="0"/>
              <w:left w:val="nil"/>
              <w:bottom w:val="single" w:color="auto" w:sz="4" w:space="0"/>
              <w:right w:val="single" w:color="auto" w:sz="4" w:space="0"/>
            </w:tcBorders>
            <w:shd w:val="clear" w:color="auto" w:fill="auto"/>
          </w:tcPr>
          <w:p w:rsidR="000E60FD" w:rsidP="00372B37" w:rsidRDefault="000E60FD" w14:paraId="27D013B7" w14:textId="77777777">
            <w:pPr>
              <w:spacing w:after="0" w:line="360" w:lineRule="auto"/>
              <w:rPr>
                <w:rFonts w:cstheme="minorHAnsi"/>
                <w:lang w:bidi="lo-LA"/>
              </w:rPr>
            </w:pPr>
            <w:r>
              <w:rPr>
                <w:rFonts w:cstheme="minorHAnsi"/>
                <w:lang w:bidi="lo-LA"/>
              </w:rPr>
              <w:t>Cán bộ phụ trách kiểm tra việc gán kho thông qua bảng MARC hoặc T-code MM60</w:t>
            </w:r>
          </w:p>
          <w:p w:rsidRPr="00C466DB" w:rsidR="000E60FD" w:rsidP="00372B37" w:rsidRDefault="000E60FD" w14:paraId="74911F4E" w14:textId="77777777">
            <w:pPr>
              <w:spacing w:after="0" w:line="360" w:lineRule="auto"/>
              <w:rPr>
                <w:rFonts w:cstheme="minorHAnsi"/>
                <w:lang w:bidi="lo-LA"/>
              </w:rPr>
            </w:pPr>
            <w:r>
              <w:rPr>
                <w:rFonts w:cstheme="minorHAnsi"/>
                <w:lang w:bidi="lo-LA"/>
              </w:rPr>
              <w:t>Cán bộ phụ trách thực hiện gán bổ sung thông qua T-code MM01</w:t>
            </w:r>
          </w:p>
        </w:tc>
      </w:tr>
      <w:tr w:rsidRPr="003B0C37" w:rsidR="000E60FD" w:rsidTr="00372B37" w14:paraId="7C68FCC9" w14:textId="77777777">
        <w:trPr>
          <w:trHeight w:val="945"/>
        </w:trPr>
        <w:tc>
          <w:tcPr>
            <w:tcW w:w="348" w:type="pct"/>
            <w:tcBorders>
              <w:top w:val="single" w:color="auto" w:sz="4" w:space="0"/>
              <w:left w:val="single" w:color="auto" w:sz="4" w:space="0"/>
              <w:bottom w:val="single" w:color="auto" w:sz="4" w:space="0"/>
              <w:right w:val="single" w:color="auto" w:sz="4" w:space="0"/>
            </w:tcBorders>
            <w:shd w:val="clear" w:color="auto" w:fill="auto"/>
          </w:tcPr>
          <w:p w:rsidRPr="003B0C37" w:rsidR="000E60FD" w:rsidP="00372B37" w:rsidRDefault="000E60FD" w14:paraId="670552C7" w14:textId="77777777">
            <w:pPr>
              <w:spacing w:after="0" w:line="360" w:lineRule="auto"/>
              <w:jc w:val="center"/>
              <w:rPr>
                <w:rFonts w:cstheme="minorHAnsi"/>
                <w:lang w:bidi="lo-LA"/>
              </w:rPr>
            </w:pPr>
            <w:r>
              <w:rPr>
                <w:rFonts w:cstheme="minorHAnsi"/>
                <w:lang w:bidi="lo-LA"/>
              </w:rPr>
              <w:t>11</w:t>
            </w:r>
          </w:p>
        </w:tc>
        <w:tc>
          <w:tcPr>
            <w:tcW w:w="848" w:type="pct"/>
            <w:tcBorders>
              <w:top w:val="single" w:color="auto" w:sz="4" w:space="0"/>
              <w:left w:val="nil"/>
              <w:bottom w:val="single" w:color="auto" w:sz="4" w:space="0"/>
              <w:right w:val="single" w:color="auto" w:sz="4" w:space="0"/>
            </w:tcBorders>
          </w:tcPr>
          <w:p w:rsidRPr="003B0C37" w:rsidR="000E60FD" w:rsidP="00372B37" w:rsidRDefault="000E60FD" w14:paraId="5245783B" w14:textId="77777777">
            <w:pPr>
              <w:spacing w:after="0" w:line="360" w:lineRule="auto"/>
              <w:rPr>
                <w:rFonts w:cstheme="minorHAnsi"/>
                <w:lang w:bidi="lo-LA"/>
              </w:rPr>
            </w:pPr>
            <w:r>
              <w:rPr>
                <w:rFonts w:cstheme="minorHAnsi"/>
                <w:lang w:bidi="lo-LA"/>
              </w:rPr>
              <w:t>Job tích hợp</w:t>
            </w:r>
          </w:p>
        </w:tc>
        <w:tc>
          <w:tcPr>
            <w:tcW w:w="1264" w:type="pct"/>
            <w:tcBorders>
              <w:top w:val="single" w:color="auto" w:sz="4" w:space="0"/>
              <w:left w:val="single" w:color="auto" w:sz="4" w:space="0"/>
              <w:bottom w:val="single" w:color="auto" w:sz="4" w:space="0"/>
              <w:right w:val="single" w:color="auto" w:sz="4" w:space="0"/>
            </w:tcBorders>
            <w:shd w:val="clear" w:color="auto" w:fill="auto"/>
          </w:tcPr>
          <w:p w:rsidRPr="009438F4" w:rsidR="000E60FD" w:rsidP="00372B37" w:rsidRDefault="000E60FD" w14:paraId="4E224467" w14:textId="77777777">
            <w:pPr>
              <w:spacing w:after="0" w:line="360" w:lineRule="auto"/>
              <w:rPr>
                <w:rFonts w:cstheme="minorHAnsi"/>
                <w:lang w:bidi="lo-LA"/>
              </w:rPr>
            </w:pPr>
            <w:r>
              <w:rPr>
                <w:rFonts w:cstheme="minorHAnsi"/>
                <w:lang w:bidi="lo-LA"/>
              </w:rPr>
              <w:t>Tham khảo các tài liệu hướng dẫn tạo job</w:t>
            </w:r>
          </w:p>
        </w:tc>
        <w:tc>
          <w:tcPr>
            <w:tcW w:w="1295"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13A6FC83" w14:textId="77777777">
            <w:pPr>
              <w:spacing w:after="0" w:line="360" w:lineRule="auto"/>
              <w:rPr>
                <w:rFonts w:cstheme="minorHAnsi"/>
                <w:lang w:bidi="lo-LA"/>
              </w:rPr>
            </w:pPr>
          </w:p>
        </w:tc>
        <w:tc>
          <w:tcPr>
            <w:tcW w:w="1245" w:type="pct"/>
            <w:tcBorders>
              <w:top w:val="single" w:color="auto" w:sz="4" w:space="0"/>
              <w:left w:val="nil"/>
              <w:bottom w:val="single" w:color="auto" w:sz="4" w:space="0"/>
              <w:right w:val="single" w:color="auto" w:sz="4" w:space="0"/>
            </w:tcBorders>
            <w:shd w:val="clear" w:color="auto" w:fill="auto"/>
          </w:tcPr>
          <w:p w:rsidRPr="003B0C37" w:rsidR="000E60FD" w:rsidP="00372B37" w:rsidRDefault="000E60FD" w14:paraId="0831DFF2" w14:textId="77777777">
            <w:pPr>
              <w:spacing w:after="0" w:line="360" w:lineRule="auto"/>
              <w:rPr>
                <w:rFonts w:cstheme="minorHAnsi"/>
                <w:lang w:bidi="lo-LA"/>
              </w:rPr>
            </w:pPr>
          </w:p>
        </w:tc>
      </w:tr>
    </w:tbl>
    <w:p w:rsidR="000E60FD" w:rsidP="000E60FD" w:rsidRDefault="000E60FD" w14:paraId="62B69BDC" w14:textId="77777777">
      <w:pPr>
        <w:spacing w:line="360" w:lineRule="auto"/>
        <w:rPr>
          <w:rFonts w:cstheme="minorHAnsi"/>
        </w:rPr>
      </w:pPr>
      <w:r w:rsidRPr="003B0C37">
        <w:rPr>
          <w:rFonts w:cstheme="minorHAnsi"/>
          <w:lang w:val="vi-VN"/>
        </w:rPr>
        <w:t>Đối với trường hợ</w:t>
      </w:r>
      <w:r>
        <w:rPr>
          <w:rFonts w:cstheme="minorHAnsi"/>
          <w:lang w:val="vi-VN"/>
        </w:rPr>
        <w:t xml:space="preserve">p có lỗi tại bảng </w:t>
      </w:r>
      <w:r>
        <w:rPr>
          <w:rFonts w:cstheme="minorHAnsi"/>
        </w:rPr>
        <w:t>HIS, cán bộ phụ trách có thể sử dụng</w:t>
      </w:r>
      <w:r>
        <w:rPr>
          <w:rFonts w:cstheme="minorHAnsi"/>
          <w:lang w:val="vi-VN"/>
        </w:rPr>
        <w:t xml:space="preserve"> T-code Z_TH_PHAC để thực hiện sinh lại bút toán trên </w:t>
      </w:r>
      <w:r>
        <w:rPr>
          <w:rFonts w:cstheme="minorHAnsi"/>
        </w:rPr>
        <w:t>ERP.</w:t>
      </w:r>
    </w:p>
    <w:p w:rsidR="000E60FD" w:rsidP="000E60FD" w:rsidRDefault="000E60FD" w14:paraId="1286360B" w14:textId="77777777">
      <w:pPr>
        <w:spacing w:line="360" w:lineRule="auto"/>
        <w:rPr>
          <w:rFonts w:cstheme="minorHAnsi"/>
        </w:rPr>
      </w:pPr>
      <w:r>
        <w:rPr>
          <w:rFonts w:cstheme="minorHAnsi"/>
        </w:rPr>
        <w:t>Guide:</w:t>
      </w:r>
    </w:p>
    <w:p w:rsidR="000E60FD" w:rsidP="000E60FD" w:rsidRDefault="000E60FD" w14:paraId="41D405C9" w14:textId="77777777">
      <w:pPr>
        <w:spacing w:line="360" w:lineRule="auto"/>
        <w:rPr>
          <w:rFonts w:cstheme="minorHAnsi"/>
        </w:rPr>
      </w:pPr>
      <w:r>
        <w:rPr>
          <w:noProof/>
          <w:lang w:bidi="lo-LA"/>
        </w:rPr>
        <w:drawing>
          <wp:inline distT="0" distB="0" distL="0" distR="0" wp14:anchorId="3EA30EA4" wp14:editId="10756E71">
            <wp:extent cx="4921250" cy="17015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64577" cy="1716560"/>
                    </a:xfrm>
                    <a:prstGeom prst="rect">
                      <a:avLst/>
                    </a:prstGeom>
                  </pic:spPr>
                </pic:pic>
              </a:graphicData>
            </a:graphic>
          </wp:inline>
        </w:drawing>
      </w:r>
    </w:p>
    <w:p w:rsidRPr="003B0C37" w:rsidR="000E60FD" w:rsidP="000E60FD" w:rsidRDefault="000E60FD" w14:paraId="7DEEB5ED" w14:textId="77777777">
      <w:pPr>
        <w:spacing w:line="360" w:lineRule="auto"/>
        <w:rPr>
          <w:rFonts w:cstheme="minorHAnsi"/>
          <w:lang w:val="vi-VN"/>
        </w:rPr>
      </w:pPr>
      <w:r w:rsidRPr="003B0C37">
        <w:rPr>
          <w:rFonts w:cstheme="minorHAnsi"/>
          <w:lang w:val="vi-VN"/>
        </w:rPr>
        <w:t>Các option có ý nghĩa như sau:</w:t>
      </w:r>
    </w:p>
    <w:p w:rsidRPr="003B0C37" w:rsidR="000E60FD" w:rsidP="004575E4" w:rsidRDefault="000E60FD" w14:paraId="49C630FE" w14:textId="77777777">
      <w:pPr>
        <w:pStyle w:val="ListParagraph"/>
        <w:numPr>
          <w:ilvl w:val="0"/>
          <w:numId w:val="48"/>
        </w:numPr>
        <w:spacing w:before="0" w:after="160" w:line="360" w:lineRule="auto"/>
        <w:jc w:val="both"/>
        <w:rPr>
          <w:rFonts w:cstheme="minorHAnsi"/>
          <w:lang w:val="vi-VN"/>
        </w:rPr>
      </w:pPr>
      <w:r w:rsidRPr="003B0C37">
        <w:rPr>
          <w:rFonts w:cstheme="minorHAnsi"/>
          <w:lang w:val="vi-VN"/>
        </w:rPr>
        <w:t xml:space="preserve">Ngày tích hợp -&gt; </w:t>
      </w:r>
      <w:r w:rsidRPr="00D342D8">
        <w:rPr>
          <w:rFonts w:cstheme="minorHAnsi"/>
          <w:lang w:val="vi-VN"/>
        </w:rPr>
        <w:t xml:space="preserve"> Nhập là ngày n-1 (n là Ngày hiện tại)</w:t>
      </w:r>
    </w:p>
    <w:p w:rsidRPr="003B0C37" w:rsidR="000E60FD" w:rsidP="004575E4" w:rsidRDefault="000E60FD" w14:paraId="53526FB1" w14:textId="77777777">
      <w:pPr>
        <w:pStyle w:val="ListParagraph"/>
        <w:numPr>
          <w:ilvl w:val="0"/>
          <w:numId w:val="48"/>
        </w:numPr>
        <w:spacing w:before="0" w:after="160" w:line="360" w:lineRule="auto"/>
        <w:jc w:val="both"/>
        <w:rPr>
          <w:rFonts w:cstheme="minorHAnsi"/>
          <w:lang w:val="vi-VN"/>
        </w:rPr>
      </w:pPr>
      <w:r w:rsidRPr="003B0C37">
        <w:rPr>
          <w:rFonts w:cstheme="minorHAnsi"/>
          <w:lang w:val="vi-VN"/>
        </w:rPr>
        <w:t>Hiển thị kết quả -&gt; Tích để hiển thị ra kết quả chạy theo ngày ở trên</w:t>
      </w:r>
      <w:r w:rsidRPr="00D342D8">
        <w:rPr>
          <w:rFonts w:cstheme="minorHAnsi"/>
          <w:lang w:val="vi-VN"/>
        </w:rPr>
        <w:t xml:space="preserve"> được phép chỉnh sửa ngày khi chọn tích</w:t>
      </w:r>
    </w:p>
    <w:p w:rsidRPr="000E60FD" w:rsidR="000E60FD" w:rsidP="004575E4" w:rsidRDefault="000E60FD" w14:paraId="02447923" w14:textId="07D9A921">
      <w:pPr>
        <w:pStyle w:val="ListParagraph"/>
        <w:numPr>
          <w:ilvl w:val="0"/>
          <w:numId w:val="48"/>
        </w:numPr>
        <w:spacing w:before="0" w:after="160" w:line="360" w:lineRule="auto"/>
        <w:jc w:val="both"/>
        <w:rPr>
          <w:rFonts w:cstheme="minorHAnsi"/>
          <w:lang w:val="vi-VN"/>
        </w:rPr>
      </w:pPr>
      <w:r w:rsidRPr="003B0C37">
        <w:rPr>
          <w:rFonts w:cstheme="minorHAnsi"/>
          <w:lang w:val="vi-VN"/>
        </w:rPr>
        <w:t xml:space="preserve">Chạy giao dịch lỗi -&gt; Tích để chạy lại những giao dịch có </w:t>
      </w:r>
      <w:r w:rsidRPr="00F03B02">
        <w:rPr>
          <w:rFonts w:cstheme="minorHAnsi"/>
          <w:lang w:val="vi-VN"/>
        </w:rPr>
        <w:t>STATUS_INTEGRATION</w:t>
      </w:r>
      <w:r w:rsidRPr="003B0C37">
        <w:rPr>
          <w:rFonts w:cstheme="minorHAnsi"/>
          <w:lang w:val="vi-VN"/>
        </w:rPr>
        <w:t>= ‘E’</w:t>
      </w:r>
      <w:r>
        <w:rPr>
          <w:rFonts w:cstheme="minorHAnsi"/>
          <w:lang w:val="vi-VN"/>
        </w:rPr>
        <w:t>.</w:t>
      </w:r>
      <w:r w:rsidRPr="00D342D8">
        <w:rPr>
          <w:rFonts w:cstheme="minorHAnsi"/>
          <w:lang w:val="vi-VN"/>
        </w:rPr>
        <w:t xml:space="preserve"> </w:t>
      </w:r>
    </w:p>
    <w:sectPr w:rsidRPr="000E60FD" w:rsidR="000E60FD" w:rsidSect="00860A47">
      <w:headerReference w:type="default" r:id="rId23"/>
      <w:footerReference w:type="default" r:id="rId24"/>
      <w:headerReference w:type="first" r:id="rId25"/>
      <w:pgSz w:w="11909" w:h="16834" w:orient="portrait" w:code="9"/>
      <w:pgMar w:top="1138" w:right="1138" w:bottom="1138" w:left="1699" w:header="562" w:footer="562"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 w:author="minhdd" w:date="2021-07-13T17:12:00Z" w:id="40">
    <w:p w:rsidR="00242A95" w:rsidP="002313D1" w:rsidRDefault="00242A95" w14:paraId="0F05F953" w14:textId="77777777">
      <w:pPr>
        <w:pStyle w:val="CommentText"/>
        <w:rPr>
          <w:lang w:val="en-US"/>
        </w:rPr>
      </w:pPr>
      <w:r>
        <w:rPr>
          <w:rStyle w:val="CommentReference"/>
        </w:rPr>
        <w:annotationRef/>
      </w:r>
      <w:r>
        <w:rPr>
          <w:lang w:val="en-US"/>
        </w:rPr>
        <w:t>Mô tả thứ tự, Logic luồng xử lý ở bước số 3 có vẻ chưa đầy đủ cho trường hợp ngày cuối tháng.</w:t>
      </w:r>
    </w:p>
    <w:p w:rsidR="00242A95" w:rsidP="002313D1" w:rsidRDefault="00242A95" w14:paraId="733AA6A3" w14:textId="77777777">
      <w:pPr>
        <w:pStyle w:val="CommentText"/>
        <w:rPr>
          <w:lang w:val="en-US"/>
        </w:rPr>
      </w:pPr>
      <w:r>
        <w:rPr>
          <w:lang w:val="en-US"/>
        </w:rPr>
        <w:t>Chưa có phần mô tả để phân biệt được Luồng xử lý ngày cuối tháng và các ngày thông thường?</w:t>
      </w:r>
    </w:p>
    <w:p w:rsidR="00242A95" w:rsidP="002313D1" w:rsidRDefault="00242A95" w14:paraId="4EE855D6" w14:textId="288320E9">
      <w:pPr>
        <w:pStyle w:val="CommentText"/>
        <w:rPr>
          <w:lang w:val="en-US"/>
        </w:rPr>
      </w:pPr>
      <w:r>
        <w:rPr>
          <w:lang w:val="en-US"/>
        </w:rPr>
        <w:t>Chưa có phần mô tả cho Xử lý của ngày cuối năm (manual).</w:t>
      </w:r>
    </w:p>
    <w:p w:rsidR="00242A95" w:rsidP="002313D1" w:rsidRDefault="00242A95" w14:paraId="49926130" w14:textId="41195C99">
      <w:pPr>
        <w:pStyle w:val="CommentText"/>
        <w:rPr>
          <w:lang w:val="en-US"/>
        </w:rPr>
      </w:pPr>
    </w:p>
    <w:p w:rsidR="00242A95" w:rsidP="002313D1" w:rsidRDefault="00242A95" w14:paraId="0502251D" w14:textId="4499A5DC">
      <w:pPr>
        <w:pStyle w:val="CommentText"/>
        <w:rPr>
          <w:lang w:val="en-US"/>
        </w:rPr>
      </w:pPr>
      <w:r>
        <w:rPr>
          <w:lang w:val="en-US"/>
        </w:rPr>
        <w:t>FPT: Luồng Job tháng đã đủ rồi.</w:t>
      </w:r>
    </w:p>
    <w:p w:rsidR="00242A95" w:rsidP="002313D1" w:rsidRDefault="00242A95" w14:paraId="557CCB87" w14:textId="72C52B93">
      <w:pPr>
        <w:pStyle w:val="CommentText"/>
        <w:rPr>
          <w:lang w:val="en-US"/>
        </w:rPr>
      </w:pPr>
      <w:r>
        <w:rPr>
          <w:lang w:val="en-US"/>
        </w:rPr>
        <w:t>Đâ bổ sung Điều kiện đầu vào để PB Cuối ngày thường/Cuối tháng</w:t>
      </w:r>
    </w:p>
    <w:p w:rsidR="00242A95" w:rsidP="002313D1" w:rsidRDefault="00242A95" w14:paraId="0502C1A1" w14:textId="60D5BB3F">
      <w:pPr>
        <w:pStyle w:val="CommentText"/>
      </w:pPr>
      <w:r>
        <w:rPr>
          <w:lang w:val="en-US"/>
        </w:rPr>
        <w:t>Đã bổ sung xử lý cuối năm</w:t>
      </w:r>
    </w:p>
  </w:comment>
  <w:comment w:initials="0" w:author="013254" w:date="2021-07-09T11:09:00Z" w:id="41">
    <w:p w:rsidR="00242A95" w:rsidRDefault="00242A95" w14:paraId="0D2E0097" w14:textId="0B2F7F5E">
      <w:pPr>
        <w:pStyle w:val="CommentText"/>
        <w:rPr>
          <w:lang w:val="en-US"/>
        </w:rPr>
      </w:pPr>
      <w:r>
        <w:rPr>
          <w:rStyle w:val="CommentReference"/>
        </w:rPr>
        <w:annotationRef/>
      </w:r>
      <w:r>
        <w:rPr>
          <w:lang w:val="en-US"/>
        </w:rPr>
        <w:t>ZCGL09 phải chờ cả ZCGL28_NB và ZCGL28_NGB. Phần mô tả chi tiết có nhưng hình vẽ chưa thể hiện đc phần này.</w:t>
      </w:r>
    </w:p>
    <w:p w:rsidR="00242A95" w:rsidRDefault="00242A95" w14:paraId="3835F8C3" w14:textId="19353B9B">
      <w:pPr>
        <w:pStyle w:val="CommentText"/>
        <w:rPr>
          <w:lang w:val="en-US"/>
        </w:rPr>
      </w:pPr>
    </w:p>
    <w:p w:rsidRPr="00A576BC" w:rsidR="00242A95" w:rsidRDefault="00242A95" w14:paraId="2A3C7596" w14:textId="6C95AB51">
      <w:pPr>
        <w:pStyle w:val="CommentText"/>
        <w:rPr>
          <w:lang w:val="en-US"/>
        </w:rPr>
      </w:pPr>
      <w:r>
        <w:rPr>
          <w:lang w:val="en-US"/>
        </w:rPr>
        <w:t>FPT: Đã chỉnh</w:t>
      </w:r>
    </w:p>
  </w:comment>
  <w:comment w:initials="0" w:author="013254" w:date="2021-07-09T11:08:00Z" w:id="42">
    <w:p w:rsidR="00242A95" w:rsidRDefault="00242A95" w14:paraId="7D169EF6" w14:textId="60D15853">
      <w:pPr>
        <w:pStyle w:val="CommentText"/>
        <w:rPr>
          <w:lang w:val="en-US"/>
        </w:rPr>
      </w:pPr>
      <w:r>
        <w:rPr>
          <w:rStyle w:val="CommentReference"/>
        </w:rPr>
        <w:annotationRef/>
      </w:r>
      <w:r>
        <w:rPr>
          <w:lang w:val="en-US"/>
        </w:rPr>
        <w:t>Hiện tại ngoài job trong luồng thì còn đặt job độc lập lúc 8h30 và 9h30.</w:t>
      </w:r>
    </w:p>
    <w:p w:rsidRPr="00A576BC" w:rsidR="00242A95" w:rsidRDefault="00242A95" w14:paraId="5A3655D9" w14:textId="7273EA66">
      <w:pPr>
        <w:pStyle w:val="CommentText"/>
        <w:rPr>
          <w:lang w:val="en-US"/>
        </w:rPr>
      </w:pPr>
      <w:r>
        <w:rPr>
          <w:lang w:val="en-US"/>
        </w:rPr>
        <w:t>FPT: OK</w:t>
      </w:r>
    </w:p>
  </w:comment>
  <w:comment w:initials="m" w:author="minhdd" w:date="2021-07-28T15:05:00Z" w:id="43">
    <w:p w:rsidR="00242A95" w:rsidRDefault="00242A95" w14:paraId="7589F581" w14:textId="450B42B3">
      <w:pPr>
        <w:pStyle w:val="CommentText"/>
        <w:rPr>
          <w:lang w:val="en-US"/>
        </w:rPr>
      </w:pPr>
      <w:r>
        <w:rPr>
          <w:rStyle w:val="CommentReference"/>
        </w:rPr>
        <w:annotationRef/>
      </w:r>
      <w:r>
        <w:rPr>
          <w:lang w:val="en-US"/>
        </w:rPr>
        <w:t>Bổ sung về chức năng thực hiện tích hơp, xử lý dữ liệu cuối năm từ ngày 02/01 đến 07/01</w:t>
      </w:r>
    </w:p>
    <w:p w:rsidRPr="00F22D4A" w:rsidR="00242A95" w:rsidRDefault="00242A95" w14:paraId="5C0AB819" w14:textId="6BBB0599">
      <w:pPr>
        <w:pStyle w:val="CommentText"/>
        <w:rPr>
          <w:b/>
          <w:bCs/>
          <w:lang w:val="en-US"/>
        </w:rPr>
      </w:pPr>
      <w:r w:rsidRPr="00F22D4A">
        <w:rPr>
          <w:b/>
          <w:bCs/>
          <w:lang w:val="en-US"/>
        </w:rPr>
        <w:t>FPT: OK</w:t>
      </w:r>
    </w:p>
  </w:comment>
  <w:comment w:initials="CTH" w:author="HuyenNTT" w:date="2021-07-14T17:48:00Z" w:id="44">
    <w:p w:rsidR="00242A95" w:rsidRDefault="00242A95" w14:paraId="0BD8552E" w14:textId="3693EAF3">
      <w:pPr>
        <w:pStyle w:val="CommentText"/>
        <w:rPr>
          <w:lang w:val="en-US"/>
        </w:rPr>
      </w:pPr>
      <w:r>
        <w:rPr>
          <w:rStyle w:val="CommentReference"/>
        </w:rPr>
        <w:annotationRef/>
      </w:r>
      <w:r>
        <w:rPr>
          <w:lang w:val="en-US"/>
        </w:rPr>
        <w:t>Phần này Minh xem và hiệu chỉnh theo đúng thực tế hộ chị nhé</w:t>
      </w:r>
    </w:p>
    <w:p w:rsidRPr="00171A16" w:rsidR="00242A95" w:rsidRDefault="00242A95" w14:paraId="63A939FA" w14:textId="7146EEE8">
      <w:pPr>
        <w:pStyle w:val="CommentText"/>
        <w:rPr>
          <w:lang w:val="en-US"/>
        </w:rPr>
      </w:pPr>
      <w:r>
        <w:rPr>
          <w:lang w:val="en-US"/>
        </w:rPr>
        <w:t>Đã Bổ sung CRCuoiNam 2021, và luồng Job quyết toán tự động</w:t>
      </w:r>
    </w:p>
  </w:comment>
  <w:comment w:initials="m" w:author="minhdd" w:date="2022-04-21T15:01:00Z" w:id="45">
    <w:p w:rsidR="001462E6" w:rsidRDefault="001462E6" w14:paraId="504C0D3A" w14:textId="05729E5C">
      <w:pPr>
        <w:pStyle w:val="CommentText"/>
        <w:rPr>
          <w:lang w:val="en-US"/>
        </w:rPr>
      </w:pPr>
      <w:r>
        <w:rPr>
          <w:rStyle w:val="CommentReference"/>
        </w:rPr>
        <w:annotationRef/>
      </w:r>
      <w:r>
        <w:rPr>
          <w:lang w:val="en-US"/>
        </w:rPr>
        <w:t>Làm rõ chạy cả sổ tự doanh và sổ Sales</w:t>
      </w:r>
    </w:p>
    <w:p w:rsidR="007D40E2" w:rsidRDefault="007D40E2" w14:paraId="1931E0CD" w14:textId="43733C07">
      <w:pPr>
        <w:pStyle w:val="CommentText"/>
        <w:rPr>
          <w:lang w:val="en-US"/>
        </w:rPr>
      </w:pPr>
    </w:p>
    <w:p w:rsidRPr="001462E6" w:rsidR="007D40E2" w:rsidRDefault="007D40E2" w14:paraId="36D2AE43" w14:textId="5FD4F0CE">
      <w:pPr>
        <w:pStyle w:val="CommentText"/>
        <w:rPr>
          <w:lang w:val="en-US"/>
        </w:rPr>
      </w:pPr>
      <w:r>
        <w:rPr>
          <w:lang w:val="en-US"/>
        </w:rPr>
        <w:t>FPT: OK</w:t>
      </w:r>
    </w:p>
  </w:comment>
  <w:comment w:initials="m" w:author="minhdd" w:date="2022-04-21T15:01:00Z" w:id="46">
    <w:p w:rsidR="00536185" w:rsidP="00536185" w:rsidRDefault="00536185" w14:paraId="4CA993D6" w14:textId="75D193A0">
      <w:pPr>
        <w:pStyle w:val="CommentText"/>
        <w:rPr>
          <w:lang w:val="en-US"/>
        </w:rPr>
      </w:pPr>
      <w:r>
        <w:rPr>
          <w:rStyle w:val="CommentReference"/>
        </w:rPr>
        <w:annotationRef/>
      </w:r>
      <w:r>
        <w:rPr>
          <w:lang w:val="en-US"/>
        </w:rPr>
        <w:t>Làm rõ chạy cả sổ tự doanh và sổ Sales</w:t>
      </w:r>
    </w:p>
    <w:p w:rsidR="007D40E2" w:rsidP="00536185" w:rsidRDefault="007D40E2" w14:paraId="04194934" w14:textId="56AC66CE">
      <w:pPr>
        <w:pStyle w:val="CommentText"/>
        <w:rPr>
          <w:lang w:val="en-US"/>
        </w:rPr>
      </w:pPr>
    </w:p>
    <w:p w:rsidRPr="001462E6" w:rsidR="007D40E2" w:rsidP="00536185" w:rsidRDefault="007D40E2" w14:paraId="2EF0DEBA" w14:textId="063D9D03">
      <w:pPr>
        <w:pStyle w:val="CommentText"/>
        <w:rPr>
          <w:lang w:val="en-US"/>
        </w:rPr>
      </w:pPr>
      <w:r>
        <w:rPr>
          <w:lang w:val="en-US"/>
        </w:rPr>
        <w:t>FPT: OK</w:t>
      </w:r>
    </w:p>
  </w:comment>
  <w:comment w:initials="m" w:author="minhdd" w:date="2022-04-21T15:04:00Z" w:id="47">
    <w:p w:rsidR="00344F2D" w:rsidRDefault="00344F2D" w14:paraId="4107D62A" w14:textId="3003BDED">
      <w:pPr>
        <w:pStyle w:val="CommentText"/>
        <w:rPr>
          <w:lang w:val="en-US"/>
        </w:rPr>
      </w:pPr>
      <w:r>
        <w:rPr>
          <w:rStyle w:val="CommentReference"/>
        </w:rPr>
        <w:annotationRef/>
      </w:r>
      <w:r>
        <w:rPr>
          <w:lang w:val="en-US"/>
        </w:rPr>
        <w:t>Làm rõ thông tin</w:t>
      </w:r>
    </w:p>
    <w:p w:rsidRPr="00344F2D" w:rsidR="007D40E2" w:rsidRDefault="007D40E2" w14:paraId="1A99E7C5" w14:textId="0C8F8943">
      <w:pPr>
        <w:pStyle w:val="CommentText"/>
        <w:rPr>
          <w:lang w:val="en-US"/>
        </w:rPr>
      </w:pPr>
      <w:r>
        <w:rPr>
          <w:lang w:val="en-US"/>
        </w:rPr>
        <w:t>FPT: OK</w:t>
      </w:r>
    </w:p>
  </w:comment>
  <w:comment w:initials="0" w:author="013254" w:date="2021-07-09T11:13:00Z" w:id="48">
    <w:p w:rsidR="00242A95" w:rsidRDefault="00242A95" w14:paraId="79E1F56B" w14:textId="74CD79EC">
      <w:pPr>
        <w:pStyle w:val="CommentText"/>
        <w:rPr>
          <w:lang w:val="en-US"/>
        </w:rPr>
      </w:pPr>
      <w:r>
        <w:rPr>
          <w:rStyle w:val="CommentReference"/>
        </w:rPr>
        <w:annotationRef/>
      </w:r>
      <w:r>
        <w:rPr>
          <w:lang w:val="en-US"/>
        </w:rPr>
        <w:t>Cập nhật mới nhất theo Phòng nghiệp vụ VCB cung cấp</w:t>
      </w:r>
    </w:p>
    <w:p w:rsidRPr="00BF354B" w:rsidR="00242A95" w:rsidRDefault="00242A95" w14:paraId="09CB4621" w14:textId="3CBF1CAE">
      <w:pPr>
        <w:pStyle w:val="CommentText"/>
        <w:rPr>
          <w:lang w:val="en-US"/>
        </w:rPr>
      </w:pPr>
      <w:r>
        <w:rPr>
          <w:lang w:val="en-US"/>
        </w:rPr>
        <w:t>FPT: OK</w:t>
      </w:r>
    </w:p>
  </w:comment>
  <w:comment w:initials="m" w:author="minhdd" w:date="2022-04-21T15:18:00Z" w:id="244">
    <w:p w:rsidR="003B54A7" w:rsidRDefault="003B54A7" w14:paraId="4553F676" w14:textId="7982878F">
      <w:pPr>
        <w:pStyle w:val="CommentText"/>
        <w:rPr>
          <w:lang w:val="en-US"/>
        </w:rPr>
      </w:pPr>
      <w:r>
        <w:rPr>
          <w:rStyle w:val="CommentReference"/>
        </w:rPr>
        <w:annotationRef/>
      </w:r>
      <w:r>
        <w:rPr>
          <w:lang w:val="en-US"/>
        </w:rPr>
        <w:t>Không thấy hướng dẫn vận hành thủ công cho các Chức năng xử lý năm ZCGL03_1; ZCGL03_3; ZCGL03_6</w:t>
      </w:r>
    </w:p>
    <w:p w:rsidR="007D40E2" w:rsidRDefault="007D40E2" w14:paraId="1F978358" w14:textId="4AFE92ED">
      <w:pPr>
        <w:pStyle w:val="CommentText"/>
        <w:rPr>
          <w:lang w:val="en-US"/>
        </w:rPr>
      </w:pPr>
    </w:p>
    <w:p w:rsidRPr="003B54A7" w:rsidR="007D40E2" w:rsidRDefault="007D40E2" w14:paraId="235772F4" w14:textId="1DF30FC5">
      <w:pPr>
        <w:pStyle w:val="CommentText"/>
        <w:rPr>
          <w:lang w:val="en-US"/>
        </w:rPr>
      </w:pPr>
      <w:r w:rsidRPr="007D40E2">
        <w:rPr>
          <w:b/>
          <w:bCs/>
          <w:lang w:val="en-US"/>
        </w:rPr>
        <w:t>FPT</w:t>
      </w:r>
      <w:r>
        <w:rPr>
          <w:lang w:val="en-US"/>
        </w:rPr>
        <w:t>: Bổ sung các mục 5.32; 5.33. và 5.34</w:t>
      </w:r>
    </w:p>
  </w:comment>
  <w:comment w:initials="m" w:author="minhdd" w:date="2021-07-13T17:12:00Z" w:id="245">
    <w:p w:rsidR="00242A95" w:rsidRDefault="00242A95" w14:paraId="414ED282" w14:textId="7AAC92D2">
      <w:pPr>
        <w:pStyle w:val="CommentText"/>
        <w:rPr>
          <w:lang w:val="en-US"/>
        </w:rPr>
      </w:pPr>
      <w:r>
        <w:rPr>
          <w:rStyle w:val="CommentReference"/>
        </w:rPr>
        <w:annotationRef/>
      </w:r>
      <w:r>
        <w:rPr>
          <w:lang w:val="en-US"/>
        </w:rPr>
        <w:t>Chưa hiểu nội dung này? Nội dung này chưa chính xác với tích hợp Ấn chỉ với Core mới. Không thấy phần tích hợp thủ công cho Hoàn Ứng AC.</w:t>
      </w:r>
    </w:p>
    <w:p w:rsidRPr="00F22D4A" w:rsidR="00242A95" w:rsidRDefault="00242A95" w14:paraId="49897501" w14:textId="2BF723A4">
      <w:pPr>
        <w:pStyle w:val="CommentText"/>
        <w:rPr>
          <w:b/>
          <w:bCs/>
          <w:lang w:val="en-US"/>
        </w:rPr>
      </w:pPr>
      <w:r w:rsidRPr="00F22D4A">
        <w:rPr>
          <w:b/>
          <w:bCs/>
          <w:lang w:val="en-US"/>
        </w:rPr>
        <w:t xml:space="preserve">FPT: Đây là nội dung từ trước của Core cũ. </w:t>
      </w:r>
    </w:p>
    <w:p w:rsidR="00242A95" w:rsidRDefault="00242A95" w14:paraId="431F11C3" w14:textId="2BF11956">
      <w:pPr>
        <w:pStyle w:val="CommentText"/>
      </w:pPr>
      <w:r w:rsidRPr="00F22D4A">
        <w:rPr>
          <w:b/>
          <w:bCs/>
          <w:lang w:val="en-US"/>
        </w:rPr>
        <w:t>Phần Core mới có mục riêng (mục 6)</w:t>
      </w:r>
    </w:p>
  </w:comment>
  <w:comment w:initials="m" w:author="minhdd" w:date="2021-07-13T17:13:00Z" w:id="246">
    <w:p w:rsidR="00242A95" w:rsidRDefault="00242A95" w14:paraId="2577E0A7" w14:textId="5E1208C9">
      <w:pPr>
        <w:pStyle w:val="CommentText"/>
        <w:rPr>
          <w:lang w:val="en-US"/>
        </w:rPr>
      </w:pPr>
      <w:r>
        <w:rPr>
          <w:rStyle w:val="CommentReference"/>
        </w:rPr>
        <w:annotationRef/>
      </w:r>
      <w:r>
        <w:rPr>
          <w:lang w:val="en-US"/>
        </w:rPr>
        <w:t>Check lại nội dung này? Có trạng thái V hay không?</w:t>
      </w:r>
    </w:p>
    <w:p w:rsidR="00242A95" w:rsidRDefault="00242A95" w14:paraId="74E7F576" w14:textId="0656EFF8">
      <w:pPr>
        <w:pStyle w:val="CommentText"/>
      </w:pPr>
      <w:r>
        <w:rPr>
          <w:lang w:val="en-US"/>
        </w:rPr>
        <w:t>FPT: Đây là nội dung từ trước của Core cũ</w:t>
      </w:r>
    </w:p>
  </w:comment>
  <w:comment w:initials="m" w:author="minhdd" w:date="2021-07-13T17:13:00Z" w:id="247">
    <w:p w:rsidR="00242A95" w:rsidRDefault="00242A95" w14:paraId="681AC298" w14:textId="4775B03A">
      <w:pPr>
        <w:pStyle w:val="CommentText"/>
        <w:rPr>
          <w:lang w:val="en-US"/>
        </w:rPr>
      </w:pPr>
      <w:r>
        <w:rPr>
          <w:rStyle w:val="CommentReference"/>
        </w:rPr>
        <w:annotationRef/>
      </w:r>
      <w:r>
        <w:rPr>
          <w:lang w:val="en-US"/>
        </w:rPr>
        <w:t>15 phút/ lần. Trường hợp không quét tự động thì quét thủ công theo thao tác cán bộ quản trị.</w:t>
      </w:r>
    </w:p>
    <w:p w:rsidR="00242A95" w:rsidRDefault="00242A95" w14:paraId="08F68ED8" w14:textId="3EBBFDA7">
      <w:pPr>
        <w:pStyle w:val="CommentText"/>
      </w:pPr>
      <w:r>
        <w:rPr>
          <w:lang w:val="en-US"/>
        </w:rPr>
        <w:t>FPT: Đây là nội dung từ trước của Core cũ</w:t>
      </w:r>
    </w:p>
  </w:comment>
  <w:comment w:initials="m" w:author="minhdd" w:date="2021-07-13T17:13:00Z" w:id="248">
    <w:p w:rsidR="00242A95" w:rsidRDefault="00242A95" w14:paraId="26FF4780" w14:textId="7E0F2D4C">
      <w:pPr>
        <w:pStyle w:val="CommentText"/>
        <w:rPr>
          <w:lang w:val="en-US"/>
        </w:rPr>
      </w:pPr>
      <w:r>
        <w:rPr>
          <w:rStyle w:val="CommentReference"/>
        </w:rPr>
        <w:annotationRef/>
      </w:r>
      <w:r>
        <w:rPr>
          <w:lang w:val="en-US"/>
        </w:rPr>
        <w:t xml:space="preserve">Sai tên bảng </w:t>
      </w:r>
    </w:p>
    <w:p w:rsidR="00242A95" w:rsidRDefault="00242A95" w14:paraId="2749B792" w14:textId="23B3BD08">
      <w:pPr>
        <w:pStyle w:val="CommentText"/>
      </w:pPr>
      <w:r>
        <w:rPr>
          <w:lang w:val="en-US"/>
        </w:rPr>
        <w:t>FPT: Đây là nội dung từ trước của Core cũ</w:t>
      </w:r>
    </w:p>
  </w:comment>
  <w:comment w:initials="0" w:author="013254" w:date="2021-07-09T10:54:00Z" w:id="250">
    <w:p w:rsidR="00242A95" w:rsidRDefault="00242A95" w14:paraId="5093C2C2" w14:textId="5F7FD36F">
      <w:pPr>
        <w:pStyle w:val="CommentText"/>
        <w:rPr>
          <w:lang w:val="en-US"/>
        </w:rPr>
      </w:pPr>
      <w:r>
        <w:rPr>
          <w:rStyle w:val="CommentReference"/>
        </w:rPr>
        <w:annotationRef/>
      </w:r>
      <w:r>
        <w:rPr>
          <w:lang w:val="en-US"/>
        </w:rPr>
        <w:t>Đề nghị xem lại. Khi chạy tổng hợp SBV nhiều ngày thì chương trình sẽ chạy cho tất cả các ngày từ ngày backdate xa nhất có Doc.date = ngày chọn ở trên đến ngày chọn ở trên chứ không chỉ chạy riêng cho các ngày có Posting date có Doc.Date = ngày chọn ở trên</w:t>
      </w:r>
    </w:p>
    <w:p w:rsidRPr="00FB0114" w:rsidR="00242A95" w:rsidRDefault="00242A95" w14:paraId="45DF39B7" w14:textId="5461E51E">
      <w:pPr>
        <w:pStyle w:val="CommentText"/>
        <w:rPr>
          <w:b/>
          <w:bCs/>
          <w:lang w:val="en-US"/>
        </w:rPr>
      </w:pPr>
      <w:r w:rsidRPr="00FB0114">
        <w:rPr>
          <w:b/>
          <w:bCs/>
          <w:lang w:val="en-US"/>
        </w:rPr>
        <w:t>FPT: OK</w:t>
      </w:r>
    </w:p>
  </w:comment>
  <w:comment w:initials="0" w:author="013254" w:date="2021-07-09T11:04:00Z" w:id="251">
    <w:p w:rsidR="00242A95" w:rsidRDefault="00242A95" w14:paraId="39AC778C" w14:textId="7D21F570">
      <w:pPr>
        <w:pStyle w:val="CommentText"/>
        <w:rPr>
          <w:sz w:val="26"/>
          <w:szCs w:val="26"/>
          <w:lang w:val="en-US"/>
        </w:rPr>
      </w:pPr>
      <w:r>
        <w:rPr>
          <w:rStyle w:val="CommentReference"/>
        </w:rPr>
        <w:annotationRef/>
      </w:r>
      <w:r>
        <w:rPr>
          <w:sz w:val="26"/>
          <w:szCs w:val="26"/>
          <w:lang w:val="en-US"/>
        </w:rPr>
        <w:t xml:space="preserve">Thiếu job chạy cho </w:t>
      </w:r>
      <w:r w:rsidRPr="00036FAA">
        <w:rPr>
          <w:sz w:val="26"/>
          <w:szCs w:val="26"/>
        </w:rPr>
        <w:t>ZC</w:t>
      </w:r>
      <w:r>
        <w:rPr>
          <w:sz w:val="26"/>
          <w:szCs w:val="26"/>
          <w:lang w:val="en-US"/>
        </w:rPr>
        <w:t>_map_0205 thực hiện trước khi chạy Z_TH_0205</w:t>
      </w:r>
    </w:p>
    <w:p w:rsidRPr="00FB0114" w:rsidR="00242A95" w:rsidRDefault="00242A95" w14:paraId="1AD1C8FE" w14:textId="27D49973">
      <w:pPr>
        <w:pStyle w:val="CommentText"/>
        <w:rPr>
          <w:b/>
          <w:bCs/>
        </w:rPr>
      </w:pPr>
      <w:r w:rsidRPr="00FB0114">
        <w:rPr>
          <w:b/>
          <w:bCs/>
          <w:sz w:val="26"/>
          <w:szCs w:val="26"/>
          <w:lang w:val="en-US"/>
        </w:rPr>
        <w:t>FPT: OK</w:t>
      </w:r>
    </w:p>
  </w:comment>
  <w:comment w:initials="m" w:author="minhdd" w:date="2021-07-13T17:14:00Z" w:id="252">
    <w:p w:rsidR="00242A95" w:rsidRDefault="00242A95" w14:paraId="77C1E43A" w14:textId="1087CCF4">
      <w:pPr>
        <w:pStyle w:val="CommentText"/>
        <w:rPr>
          <w:lang w:val="en-US"/>
        </w:rPr>
      </w:pPr>
      <w:r>
        <w:rPr>
          <w:rStyle w:val="CommentReference"/>
        </w:rPr>
        <w:annotationRef/>
      </w:r>
      <w:r>
        <w:rPr>
          <w:lang w:val="en-US"/>
        </w:rPr>
        <w:t>Phần mô tả luông tích hợp Z_TH_0205 chưa đủ. Gồm hai Job tích hợp.</w:t>
      </w:r>
    </w:p>
    <w:p w:rsidRPr="00FB0114" w:rsidR="00242A95" w:rsidRDefault="00242A95" w14:paraId="44CE545A" w14:textId="4260F920">
      <w:pPr>
        <w:pStyle w:val="CommentText"/>
        <w:rPr>
          <w:b/>
          <w:bCs/>
        </w:rPr>
      </w:pPr>
      <w:r w:rsidRPr="00FB0114">
        <w:rPr>
          <w:b/>
          <w:bCs/>
          <w:lang w:val="en-US"/>
        </w:rPr>
        <w:t>FPT: OK</w:t>
      </w:r>
    </w:p>
  </w:comment>
  <w:comment w:initials="m" w:author="minhdd" w:date="2022-04-21T15:17:00Z" w:id="253">
    <w:p w:rsidR="00207639" w:rsidRDefault="00207639" w14:paraId="0D71BC7D" w14:textId="2C1169D8">
      <w:pPr>
        <w:pStyle w:val="CommentText"/>
        <w:rPr>
          <w:lang w:val="en-US"/>
        </w:rPr>
      </w:pPr>
      <w:r>
        <w:rPr>
          <w:rStyle w:val="CommentReference"/>
        </w:rPr>
        <w:annotationRef/>
      </w:r>
      <w:r>
        <w:rPr>
          <w:lang w:val="en-US"/>
        </w:rPr>
        <w:t>Không thấy hướng dẫn cho phần ZCGL28_NB và ZCGL28_NGB độc lập</w:t>
      </w:r>
    </w:p>
    <w:p w:rsidR="007D40E2" w:rsidRDefault="007D40E2" w14:paraId="3316440F" w14:textId="0D25791D">
      <w:pPr>
        <w:pStyle w:val="CommentText"/>
        <w:rPr>
          <w:lang w:val="en-US"/>
        </w:rPr>
      </w:pPr>
    </w:p>
    <w:p w:rsidRPr="00207639" w:rsidR="007D40E2" w:rsidRDefault="007D40E2" w14:paraId="71A3F8C4" w14:textId="74CD19A4">
      <w:pPr>
        <w:pStyle w:val="CommentText"/>
        <w:rPr>
          <w:lang w:val="en-US"/>
        </w:rPr>
      </w:pPr>
      <w:r w:rsidRPr="007D40E2">
        <w:rPr>
          <w:b/>
          <w:bCs/>
          <w:lang w:val="en-US"/>
        </w:rPr>
        <w:t>FPT:</w:t>
      </w:r>
      <w:r>
        <w:rPr>
          <w:lang w:val="en-US"/>
        </w:rPr>
        <w:t xml:space="preserve"> Chạy thủ công thì chỉ có 1 tcode và chạy cho NB và NgB cùng lúc, điều kiện chạy như nêu ở hướng dẫn (ZCGL07 và ZCGL27 có cờ Y)</w:t>
      </w:r>
    </w:p>
  </w:comment>
  <w:comment w:initials="0" w:author="013254" w:date="2021-07-09T11:05:00Z" w:id="255">
    <w:p w:rsidR="00242A95" w:rsidRDefault="00242A95" w14:paraId="54EBB8AC" w14:textId="51607A00">
      <w:pPr>
        <w:pStyle w:val="CommentText"/>
        <w:rPr>
          <w:lang w:val="en-US"/>
        </w:rPr>
      </w:pPr>
      <w:r>
        <w:rPr>
          <w:rStyle w:val="CommentReference"/>
        </w:rPr>
        <w:annotationRef/>
      </w:r>
      <w:r>
        <w:rPr>
          <w:lang w:val="en-US"/>
        </w:rPr>
        <w:t>Chỉ chạy cho 0680</w:t>
      </w:r>
    </w:p>
    <w:p w:rsidRPr="00A576BC" w:rsidR="00242A95" w:rsidRDefault="00242A95" w14:paraId="7D352192" w14:textId="78FE3C5E">
      <w:pPr>
        <w:pStyle w:val="CommentText"/>
        <w:rPr>
          <w:lang w:val="en-US"/>
        </w:rPr>
      </w:pPr>
      <w:r>
        <w:rPr>
          <w:lang w:val="en-US"/>
        </w:rPr>
        <w:t>FPT: OK</w:t>
      </w:r>
    </w:p>
  </w:comment>
  <w:comment w:initials="m" w:author="minhdd" w:date="2021-07-13T17:17:00Z" w:id="271">
    <w:p w:rsidR="00242A95" w:rsidRDefault="00242A95" w14:paraId="4180E585" w14:textId="77777777">
      <w:pPr>
        <w:pStyle w:val="CommentText"/>
        <w:rPr>
          <w:lang w:val="en-US"/>
        </w:rPr>
      </w:pPr>
      <w:r>
        <w:rPr>
          <w:rStyle w:val="CommentReference"/>
        </w:rPr>
        <w:annotationRef/>
      </w:r>
      <w:r>
        <w:rPr>
          <w:lang w:val="en-US"/>
        </w:rPr>
        <w:t>Bổ  sung các tình huống xử lý lỗi tích hợp Ấn chỉ - Core Giai đoạn 2 không thành công cần xử lý.</w:t>
      </w:r>
    </w:p>
    <w:p w:rsidRPr="008A6F55" w:rsidR="00242A95" w:rsidRDefault="00242A95" w14:paraId="0034C272" w14:textId="7D98DFAD">
      <w:pPr>
        <w:pStyle w:val="CommentText"/>
        <w:rPr>
          <w:lang w:val="en-US"/>
        </w:rPr>
      </w:pPr>
      <w:r>
        <w:rPr>
          <w:lang w:val="en-US"/>
        </w:rPr>
        <w:t>FPT: 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02C1A1" w15:done="0"/>
  <w15:commentEx w15:paraId="2A3C7596" w15:done="0"/>
  <w15:commentEx w15:paraId="5A3655D9" w15:done="0"/>
  <w15:commentEx w15:paraId="5C0AB819" w15:done="0"/>
  <w15:commentEx w15:paraId="63A939FA" w15:done="0"/>
  <w15:commentEx w15:paraId="36D2AE43" w15:done="0"/>
  <w15:commentEx w15:paraId="2EF0DEBA" w15:done="0"/>
  <w15:commentEx w15:paraId="1A99E7C5" w15:done="0"/>
  <w15:commentEx w15:paraId="09CB4621" w15:done="0"/>
  <w15:commentEx w15:paraId="235772F4" w15:done="0"/>
  <w15:commentEx w15:paraId="431F11C3" w15:done="0"/>
  <w15:commentEx w15:paraId="74E7F576" w15:done="0"/>
  <w15:commentEx w15:paraId="08F68ED8" w15:done="0"/>
  <w15:commentEx w15:paraId="2749B792" w15:done="0"/>
  <w15:commentEx w15:paraId="45DF39B7" w15:done="0"/>
  <w15:commentEx w15:paraId="1AD1C8FE" w15:done="0"/>
  <w15:commentEx w15:paraId="44CE545A" w15:done="0"/>
  <w15:commentEx w15:paraId="71A3F8C4" w15:done="0"/>
  <w15:commentEx w15:paraId="7D352192" w15:done="0"/>
  <w15:commentEx w15:paraId="0034C27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02C1A1" w16cid:durableId="0502C1A1"/>
  <w16cid:commentId w16cid:paraId="2A3C7596" w16cid:durableId="2A3C7596"/>
  <w16cid:commentId w16cid:paraId="5A3655D9" w16cid:durableId="5A3655D9"/>
  <w16cid:commentId w16cid:paraId="5C0AB819" w16cid:durableId="5C0AB819"/>
  <w16cid:commentId w16cid:paraId="63A939FA" w16cid:durableId="63A939FA"/>
  <w16cid:commentId w16cid:paraId="36D2AE43" w16cid:durableId="36D2AE43"/>
  <w16cid:commentId w16cid:paraId="2EF0DEBA" w16cid:durableId="2EF0DEBA"/>
  <w16cid:commentId w16cid:paraId="1A99E7C5" w16cid:durableId="1A99E7C5"/>
  <w16cid:commentId w16cid:paraId="09CB4621" w16cid:durableId="09CB4621"/>
  <w16cid:commentId w16cid:paraId="235772F4" w16cid:durableId="235772F4"/>
  <w16cid:commentId w16cid:paraId="431F11C3" w16cid:durableId="431F11C3"/>
  <w16cid:commentId w16cid:paraId="74E7F576" w16cid:durableId="74E7F576"/>
  <w16cid:commentId w16cid:paraId="08F68ED8" w16cid:durableId="08F68ED8"/>
  <w16cid:commentId w16cid:paraId="2749B792" w16cid:durableId="2749B792"/>
  <w16cid:commentId w16cid:paraId="45DF39B7" w16cid:durableId="45DF39B7"/>
  <w16cid:commentId w16cid:paraId="1AD1C8FE" w16cid:durableId="1AD1C8FE"/>
  <w16cid:commentId w16cid:paraId="44CE545A" w16cid:durableId="44CE545A"/>
  <w16cid:commentId w16cid:paraId="71A3F8C4" w16cid:durableId="71A3F8C4"/>
  <w16cid:commentId w16cid:paraId="7D352192" w16cid:durableId="7D352192"/>
  <w16cid:commentId w16cid:paraId="0034C272" w16cid:durableId="0034C2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1910" w:rsidRDefault="00BE1910" w14:paraId="0416771D" w14:textId="77777777">
      <w:pPr>
        <w:spacing w:before="0" w:after="0"/>
      </w:pPr>
      <w:r>
        <w:separator/>
      </w:r>
    </w:p>
    <w:p w:rsidR="00BE1910" w:rsidRDefault="00BE1910" w14:paraId="6CE44F7A" w14:textId="77777777"/>
  </w:endnote>
  <w:endnote w:type="continuationSeparator" w:id="0">
    <w:p w:rsidR="00BE1910" w:rsidRDefault="00BE1910" w14:paraId="14CF42F4" w14:textId="77777777">
      <w:pPr>
        <w:spacing w:before="0" w:after="0"/>
      </w:pPr>
      <w:r>
        <w:continuationSeparator/>
      </w:r>
    </w:p>
    <w:p w:rsidR="00BE1910" w:rsidRDefault="00BE1910" w14:paraId="6E483D7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VNI-Times">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VnHelvetIns">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DokChampa">
    <w:charset w:val="DE"/>
    <w:family w:val="swiss"/>
    <w:pitch w:val="variable"/>
    <w:sig w:usb0="83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Times New Roman,Times New Roman">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5000" w:type="pct"/>
      <w:tblLook w:val="04A0" w:firstRow="1" w:lastRow="0" w:firstColumn="1" w:lastColumn="0" w:noHBand="0" w:noVBand="1"/>
    </w:tblPr>
    <w:tblGrid>
      <w:gridCol w:w="3236"/>
      <w:gridCol w:w="2849"/>
      <w:gridCol w:w="2987"/>
    </w:tblGrid>
    <w:tr w:rsidRPr="00ED5B9A" w:rsidR="00242A95" w:rsidTr="00523A72" w14:paraId="78CA093A" w14:textId="77777777">
      <w:trPr>
        <w:trHeight w:val="443"/>
      </w:trPr>
      <w:tc>
        <w:tcPr>
          <w:tcW w:w="1784" w:type="pct"/>
          <w:tcBorders>
            <w:top w:val="single" w:color="auto" w:sz="4" w:space="0"/>
          </w:tcBorders>
          <w:vAlign w:val="center"/>
        </w:tcPr>
        <w:p w:rsidRPr="00ED5B9A" w:rsidR="00242A95" w:rsidP="00523A72" w:rsidRDefault="00242A95" w14:paraId="1820B61F" w14:textId="77777777">
          <w:pPr>
            <w:pStyle w:val="Footer"/>
            <w:tabs>
              <w:tab w:val="clear" w:pos="9360"/>
              <w:tab w:val="right" w:pos="9572"/>
            </w:tabs>
            <w:ind w:left="-108"/>
            <w:rPr>
              <w:b/>
              <w:sz w:val="24"/>
              <w:lang w:val="en-US" w:eastAsia="en-US"/>
            </w:rPr>
          </w:pPr>
          <w:r>
            <w:rPr>
              <w:sz w:val="22"/>
              <w:szCs w:val="22"/>
            </w:rPr>
            <w:t>VCB_ERP</w:t>
          </w:r>
        </w:p>
      </w:tc>
      <w:tc>
        <w:tcPr>
          <w:tcW w:w="1570" w:type="pct"/>
          <w:tcBorders>
            <w:top w:val="single" w:color="auto" w:sz="4" w:space="0"/>
          </w:tcBorders>
        </w:tcPr>
        <w:p w:rsidRPr="00ED5B9A" w:rsidR="00242A95" w:rsidP="00523A72" w:rsidRDefault="00242A95" w14:paraId="39F787E6" w14:textId="77777777">
          <w:pPr>
            <w:pStyle w:val="Footer"/>
            <w:tabs>
              <w:tab w:val="clear" w:pos="4680"/>
              <w:tab w:val="clear" w:pos="9360"/>
            </w:tabs>
            <w:jc w:val="center"/>
            <w:rPr>
              <w:b/>
              <w:sz w:val="24"/>
              <w:lang w:val="en-US" w:eastAsia="en-US"/>
            </w:rPr>
          </w:pPr>
          <w:r w:rsidRPr="00ED5B9A">
            <w:rPr>
              <w:b/>
              <w:sz w:val="24"/>
              <w:lang w:val="en-US" w:eastAsia="en-US"/>
            </w:rPr>
            <w:t>Confidential</w:t>
          </w:r>
        </w:p>
      </w:tc>
      <w:tc>
        <w:tcPr>
          <w:tcW w:w="1646" w:type="pct"/>
          <w:tcBorders>
            <w:top w:val="single" w:color="auto" w:sz="4" w:space="0"/>
          </w:tcBorders>
        </w:tcPr>
        <w:p w:rsidRPr="00ED5B9A" w:rsidR="00242A95" w:rsidP="00523A72" w:rsidRDefault="00242A95" w14:paraId="682544B7" w14:textId="390A0B97">
          <w:pPr>
            <w:pStyle w:val="Footer"/>
            <w:tabs>
              <w:tab w:val="clear" w:pos="4680"/>
              <w:tab w:val="clear" w:pos="9360"/>
            </w:tabs>
            <w:jc w:val="right"/>
            <w:rPr>
              <w:sz w:val="24"/>
              <w:lang w:val="en-US" w:eastAsia="en-US"/>
            </w:rPr>
          </w:pPr>
          <w:r w:rsidRPr="00ED5B9A">
            <w:rPr>
              <w:sz w:val="24"/>
              <w:lang w:val="en-US" w:eastAsia="en-US"/>
            </w:rPr>
            <w:t xml:space="preserve">Trang  </w:t>
          </w:r>
          <w:r w:rsidRPr="00ED5B9A">
            <w:rPr>
              <w:sz w:val="24"/>
              <w:lang w:val="en-US" w:eastAsia="en-US"/>
            </w:rPr>
            <w:fldChar w:fldCharType="begin"/>
          </w:r>
          <w:r w:rsidRPr="00ED5B9A">
            <w:rPr>
              <w:sz w:val="24"/>
              <w:lang w:val="en-US" w:eastAsia="en-US"/>
            </w:rPr>
            <w:instrText xml:space="preserve"> PAGE </w:instrText>
          </w:r>
          <w:r w:rsidRPr="00ED5B9A">
            <w:rPr>
              <w:sz w:val="24"/>
              <w:lang w:val="en-US" w:eastAsia="en-US"/>
            </w:rPr>
            <w:fldChar w:fldCharType="separate"/>
          </w:r>
          <w:r w:rsidR="00D33961">
            <w:rPr>
              <w:noProof/>
              <w:sz w:val="24"/>
              <w:lang w:val="en-US" w:eastAsia="en-US"/>
            </w:rPr>
            <w:t>5</w:t>
          </w:r>
          <w:r w:rsidRPr="00ED5B9A">
            <w:rPr>
              <w:sz w:val="24"/>
              <w:lang w:val="en-US" w:eastAsia="en-US"/>
            </w:rPr>
            <w:fldChar w:fldCharType="end"/>
          </w:r>
          <w:r w:rsidRPr="00ED5B9A">
            <w:rPr>
              <w:sz w:val="24"/>
              <w:lang w:val="en-US" w:eastAsia="en-US"/>
            </w:rPr>
            <w:t>/</w:t>
          </w:r>
          <w:r w:rsidRPr="00ED5B9A">
            <w:rPr>
              <w:sz w:val="24"/>
              <w:lang w:val="en-US" w:eastAsia="en-US"/>
            </w:rPr>
            <w:fldChar w:fldCharType="begin"/>
          </w:r>
          <w:r w:rsidRPr="00ED5B9A">
            <w:rPr>
              <w:sz w:val="24"/>
              <w:lang w:val="en-US" w:eastAsia="en-US"/>
            </w:rPr>
            <w:instrText xml:space="preserve"> NUMPAGES </w:instrText>
          </w:r>
          <w:r w:rsidRPr="00ED5B9A">
            <w:rPr>
              <w:sz w:val="24"/>
              <w:lang w:val="en-US" w:eastAsia="en-US"/>
            </w:rPr>
            <w:fldChar w:fldCharType="separate"/>
          </w:r>
          <w:r w:rsidR="00D33961">
            <w:rPr>
              <w:noProof/>
              <w:sz w:val="24"/>
              <w:lang w:val="en-US" w:eastAsia="en-US"/>
            </w:rPr>
            <w:t>82</w:t>
          </w:r>
          <w:r w:rsidRPr="00ED5B9A">
            <w:rPr>
              <w:sz w:val="24"/>
              <w:lang w:val="en-US" w:eastAsia="en-US"/>
            </w:rPr>
            <w:fldChar w:fldCharType="end"/>
          </w:r>
        </w:p>
      </w:tc>
    </w:tr>
  </w:tbl>
  <w:p w:rsidRPr="00EA472F" w:rsidR="00242A95" w:rsidP="00B0487A" w:rsidRDefault="00242A95" w14:paraId="79D0F3B9" w14:textId="77777777">
    <w:pPr>
      <w:pStyle w:val="Footer"/>
      <w:rPr>
        <w:lang w:val="vi-VN"/>
      </w:rPr>
    </w:pPr>
  </w:p>
  <w:p w:rsidR="00242A95" w:rsidRDefault="00242A95" w14:paraId="6022F192"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1910" w:rsidRDefault="00BE1910" w14:paraId="33FF139B" w14:textId="77777777">
      <w:pPr>
        <w:spacing w:before="0" w:after="0"/>
      </w:pPr>
      <w:r>
        <w:separator/>
      </w:r>
    </w:p>
    <w:p w:rsidR="00BE1910" w:rsidRDefault="00BE1910" w14:paraId="5B9FE724" w14:textId="77777777"/>
  </w:footnote>
  <w:footnote w:type="continuationSeparator" w:id="0">
    <w:p w:rsidR="00BE1910" w:rsidRDefault="00BE1910" w14:paraId="7EC55AE6" w14:textId="77777777">
      <w:pPr>
        <w:spacing w:before="0" w:after="0"/>
      </w:pPr>
      <w:r>
        <w:continuationSeparator/>
      </w:r>
    </w:p>
    <w:p w:rsidR="00BE1910" w:rsidRDefault="00BE1910" w14:paraId="743D2D3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0" w:type="auto"/>
      <w:tblBorders>
        <w:bottom w:val="single" w:color="auto" w:sz="4" w:space="0"/>
      </w:tblBorders>
      <w:tblLook w:val="04A0" w:firstRow="1" w:lastRow="0" w:firstColumn="1" w:lastColumn="0" w:noHBand="0" w:noVBand="1"/>
    </w:tblPr>
    <w:tblGrid>
      <w:gridCol w:w="5727"/>
      <w:gridCol w:w="3345"/>
    </w:tblGrid>
    <w:tr w:rsidRPr="00AF53C3" w:rsidR="00242A95" w:rsidTr="00523A72" w14:paraId="662DBC7C" w14:textId="77777777">
      <w:trPr>
        <w:trHeight w:val="270"/>
      </w:trPr>
      <w:tc>
        <w:tcPr>
          <w:tcW w:w="5868" w:type="dxa"/>
          <w:shd w:val="clear" w:color="auto" w:fill="auto"/>
        </w:tcPr>
        <w:p w:rsidRPr="006F6F00" w:rsidR="00242A95" w:rsidP="00523A72" w:rsidRDefault="00242A95" w14:paraId="657E28AD" w14:textId="77777777">
          <w:pPr>
            <w:pStyle w:val="Header"/>
            <w:rPr>
              <w:sz w:val="24"/>
              <w:szCs w:val="24"/>
              <w:lang w:val="en-US"/>
            </w:rPr>
          </w:pPr>
          <w:r>
            <w:rPr>
              <w:sz w:val="24"/>
              <w:szCs w:val="24"/>
              <w:lang w:val="en-US"/>
            </w:rPr>
            <w:t>Tài liệu hướng dẫn tích hợp hệ thống</w:t>
          </w:r>
        </w:p>
      </w:tc>
      <w:tc>
        <w:tcPr>
          <w:tcW w:w="3422" w:type="dxa"/>
          <w:shd w:val="clear" w:color="auto" w:fill="auto"/>
        </w:tcPr>
        <w:p w:rsidRPr="00AF53C3" w:rsidR="00242A95" w:rsidP="00996C28" w:rsidRDefault="00242A95" w14:paraId="33EB5522" w14:textId="0DDCCF49">
          <w:pPr>
            <w:pStyle w:val="Header"/>
            <w:jc w:val="right"/>
            <w:rPr>
              <w:sz w:val="24"/>
              <w:szCs w:val="24"/>
              <w:lang w:val="en-US"/>
            </w:rPr>
          </w:pPr>
          <w:r>
            <w:rPr>
              <w:sz w:val="24"/>
              <w:szCs w:val="24"/>
              <w:lang w:val="en-US"/>
            </w:rPr>
            <w:t>V2.1</w:t>
          </w:r>
        </w:p>
      </w:tc>
    </w:tr>
  </w:tbl>
  <w:p w:rsidR="00242A95" w:rsidP="008E458E" w:rsidRDefault="00242A95" w14:paraId="03A4D7AA"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5270" w:type="pct"/>
      <w:tblInd w:w="-459" w:type="dxa"/>
      <w:tblBorders>
        <w:bottom w:val="single" w:color="auto" w:sz="4" w:space="0"/>
      </w:tblBorders>
      <w:tblLook w:val="04A0" w:firstRow="1" w:lastRow="0" w:firstColumn="1" w:lastColumn="0" w:noHBand="0" w:noVBand="1"/>
    </w:tblPr>
    <w:tblGrid>
      <w:gridCol w:w="1596"/>
      <w:gridCol w:w="6250"/>
      <w:gridCol w:w="1716"/>
    </w:tblGrid>
    <w:tr w:rsidR="00242A95" w:rsidTr="00892B02" w14:paraId="09F78A1C" w14:textId="77777777">
      <w:trPr>
        <w:trHeight w:val="1020"/>
      </w:trPr>
      <w:tc>
        <w:tcPr>
          <w:tcW w:w="773" w:type="pct"/>
          <w:vAlign w:val="center"/>
        </w:tcPr>
        <w:p w:rsidRPr="00044B4B" w:rsidR="00242A95" w:rsidP="00227EAA" w:rsidRDefault="00242A95" w14:paraId="39815DD6" w14:textId="77777777">
          <w:pPr>
            <w:pStyle w:val="Header"/>
            <w:rPr>
              <w:rFonts w:eastAsia="Calibri"/>
            </w:rPr>
          </w:pPr>
          <w:bookmarkStart w:name="_Hlk516487716" w:id="272"/>
          <w:r>
            <w:rPr>
              <w:rFonts w:eastAsia="Calibri"/>
              <w:noProof/>
              <w:lang w:val="en-US" w:eastAsia="en-US" w:bidi="lo-LA"/>
            </w:rPr>
            <w:drawing>
              <wp:inline distT="0" distB="0" distL="0" distR="0" wp14:anchorId="78167F8E" wp14:editId="12285FED">
                <wp:extent cx="876300" cy="752475"/>
                <wp:effectExtent l="0" t="0" r="0" b="9525"/>
                <wp:docPr id="1" name="Picture 4" descr="Description: Logo_FPT_InformationSystem_do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Logo_FPT_InformationSystem_doc.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752475"/>
                        </a:xfrm>
                        <a:prstGeom prst="rect">
                          <a:avLst/>
                        </a:prstGeom>
                        <a:noFill/>
                        <a:ln>
                          <a:noFill/>
                        </a:ln>
                      </pic:spPr>
                    </pic:pic>
                  </a:graphicData>
                </a:graphic>
              </wp:inline>
            </w:drawing>
          </w:r>
          <w:bookmarkEnd w:id="272"/>
        </w:p>
      </w:tc>
      <w:tc>
        <w:tcPr>
          <w:tcW w:w="3448" w:type="pct"/>
          <w:vAlign w:val="center"/>
        </w:tcPr>
        <w:p w:rsidRPr="00A7484E" w:rsidR="00242A95" w:rsidP="00227EAA" w:rsidRDefault="00242A95" w14:paraId="32F9A765" w14:textId="77777777">
          <w:pPr>
            <w:pStyle w:val="Header"/>
            <w:jc w:val="center"/>
            <w:rPr>
              <w:rFonts w:eastAsia="Calibri"/>
              <w:lang w:val="vi-VN"/>
            </w:rPr>
          </w:pPr>
          <w:r w:rsidRPr="00A7484E">
            <w:rPr>
              <w:rFonts w:eastAsia="Calibri"/>
              <w:sz w:val="28"/>
            </w:rPr>
            <w:t>ĐẦU TƯ HỆ THỐNG QUẢN LÝ TÀI CHÍNH DOANH NGHIỆP (ERP) TẠI VIETCOMBANK</w:t>
          </w:r>
        </w:p>
      </w:tc>
      <w:tc>
        <w:tcPr>
          <w:tcW w:w="779" w:type="pct"/>
          <w:vAlign w:val="center"/>
        </w:tcPr>
        <w:p w:rsidRPr="00044B4B" w:rsidR="00242A95" w:rsidP="00227EAA" w:rsidRDefault="00242A95" w14:paraId="2E97A090" w14:textId="77777777">
          <w:pPr>
            <w:pStyle w:val="Header"/>
            <w:rPr>
              <w:rFonts w:eastAsia="Calibri"/>
            </w:rPr>
          </w:pPr>
          <w:r>
            <w:rPr>
              <w:noProof/>
              <w:lang w:val="en-US" w:eastAsia="en-US" w:bidi="lo-LA"/>
            </w:rPr>
            <w:drawing>
              <wp:inline distT="0" distB="0" distL="0" distR="0" wp14:anchorId="31F4CBF5" wp14:editId="17414D13">
                <wp:extent cx="942975" cy="571500"/>
                <wp:effectExtent l="0" t="0" r="9525"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42975" cy="571500"/>
                        </a:xfrm>
                        <a:prstGeom prst="rect">
                          <a:avLst/>
                        </a:prstGeom>
                        <a:noFill/>
                        <a:ln>
                          <a:noFill/>
                        </a:ln>
                      </pic:spPr>
                    </pic:pic>
                  </a:graphicData>
                </a:graphic>
              </wp:inline>
            </w:drawing>
          </w:r>
        </w:p>
      </w:tc>
    </w:tr>
  </w:tbl>
  <w:p w:rsidRPr="008117A6" w:rsidR="00242A95" w:rsidP="0024309F" w:rsidRDefault="00242A95" w14:paraId="787A06D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E21"/>
    <w:multiLevelType w:val="hybridMultilevel"/>
    <w:tmpl w:val="30FEDF2A"/>
    <w:lvl w:ilvl="0" w:tplc="B0A663BA">
      <w:start w:val="2"/>
      <w:numFmt w:val="bullet"/>
      <w:lvlText w:val="-"/>
      <w:lvlJc w:val="left"/>
      <w:pPr>
        <w:ind w:left="1800" w:hanging="360"/>
      </w:pPr>
      <w:rPr>
        <w:rFonts w:hint="default" w:ascii="Times New Roman" w:hAnsi="Times New Roman" w:eastAsia="Times New Roman" w:cs="Times New Roman"/>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 w15:restartNumberingAfterBreak="0">
    <w:nsid w:val="00F441DC"/>
    <w:multiLevelType w:val="hybridMultilevel"/>
    <w:tmpl w:val="D7C65CE6"/>
    <w:lvl w:ilvl="0" w:tplc="A1829FD4">
      <w:start w:val="1"/>
      <w:numFmt w:val="bullet"/>
      <w:pStyle w:val="Special5"/>
      <w:lvlText w:val=""/>
      <w:lvlJc w:val="left"/>
      <w:pPr>
        <w:tabs>
          <w:tab w:val="num" w:pos="720"/>
        </w:tabs>
        <w:ind w:left="2160" w:hanging="360"/>
      </w:pPr>
      <w:rPr>
        <w:rFonts w:hint="default" w:ascii="Wingdings" w:hAnsi="Wingdings"/>
        <w:b w:val="0"/>
        <w:i w:val="0"/>
        <w:sz w:val="22"/>
        <w:szCs w:val="22"/>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B7A0BCC"/>
    <w:multiLevelType w:val="multilevel"/>
    <w:tmpl w:val="0409001D"/>
    <w:styleLink w:val="11"/>
    <w:lvl w:ilvl="0">
      <w:start w:val="1"/>
      <w:numFmt w:val="decimal"/>
      <w:lvlText w:val="%1)"/>
      <w:lvlJc w:val="left"/>
      <w:pPr>
        <w:ind w:left="360" w:hanging="360"/>
      </w:pPr>
      <w:rPr>
        <w:rFonts w:ascii="Times New Roman" w:hAnsi="Times New Roman"/>
        <w:b/>
        <w:sz w:val="24"/>
        <w:u w:val="single"/>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E3C3A48"/>
    <w:multiLevelType w:val="hybridMultilevel"/>
    <w:tmpl w:val="AE30087E"/>
    <w:lvl w:ilvl="0" w:tplc="010C78FA">
      <w:numFmt w:val="bullet"/>
      <w:lvlText w:val="-"/>
      <w:lvlJc w:val="left"/>
      <w:pPr>
        <w:ind w:left="405" w:hanging="360"/>
      </w:pPr>
      <w:rPr>
        <w:rFonts w:hint="default" w:ascii="Calibri" w:hAnsi="Calibri" w:eastAsia="Yu Gothic" w:cs="Calibri"/>
      </w:rPr>
    </w:lvl>
    <w:lvl w:ilvl="1" w:tplc="04090003">
      <w:start w:val="1"/>
      <w:numFmt w:val="bullet"/>
      <w:lvlText w:val="o"/>
      <w:lvlJc w:val="left"/>
      <w:pPr>
        <w:ind w:left="1125" w:hanging="360"/>
      </w:pPr>
      <w:rPr>
        <w:rFonts w:hint="default" w:ascii="Courier New" w:hAnsi="Courier New" w:cs="Courier New"/>
      </w:rPr>
    </w:lvl>
    <w:lvl w:ilvl="2" w:tplc="04090005">
      <w:start w:val="1"/>
      <w:numFmt w:val="bullet"/>
      <w:lvlText w:val=""/>
      <w:lvlJc w:val="left"/>
      <w:pPr>
        <w:ind w:left="1845" w:hanging="360"/>
      </w:pPr>
      <w:rPr>
        <w:rFonts w:hint="default" w:ascii="Wingdings" w:hAnsi="Wingdings"/>
      </w:rPr>
    </w:lvl>
    <w:lvl w:ilvl="3" w:tplc="04090001">
      <w:start w:val="1"/>
      <w:numFmt w:val="bullet"/>
      <w:lvlText w:val=""/>
      <w:lvlJc w:val="left"/>
      <w:pPr>
        <w:ind w:left="2565" w:hanging="360"/>
      </w:pPr>
      <w:rPr>
        <w:rFonts w:hint="default" w:ascii="Symbol" w:hAnsi="Symbol"/>
      </w:rPr>
    </w:lvl>
    <w:lvl w:ilvl="4" w:tplc="04090003">
      <w:start w:val="1"/>
      <w:numFmt w:val="bullet"/>
      <w:lvlText w:val="o"/>
      <w:lvlJc w:val="left"/>
      <w:pPr>
        <w:ind w:left="3285" w:hanging="360"/>
      </w:pPr>
      <w:rPr>
        <w:rFonts w:hint="default" w:ascii="Courier New" w:hAnsi="Courier New" w:cs="Courier New"/>
      </w:rPr>
    </w:lvl>
    <w:lvl w:ilvl="5" w:tplc="04090005">
      <w:start w:val="1"/>
      <w:numFmt w:val="bullet"/>
      <w:lvlText w:val=""/>
      <w:lvlJc w:val="left"/>
      <w:pPr>
        <w:ind w:left="4005" w:hanging="360"/>
      </w:pPr>
      <w:rPr>
        <w:rFonts w:hint="default" w:ascii="Wingdings" w:hAnsi="Wingdings"/>
      </w:rPr>
    </w:lvl>
    <w:lvl w:ilvl="6" w:tplc="04090001">
      <w:start w:val="1"/>
      <w:numFmt w:val="bullet"/>
      <w:lvlText w:val=""/>
      <w:lvlJc w:val="left"/>
      <w:pPr>
        <w:ind w:left="4725" w:hanging="360"/>
      </w:pPr>
      <w:rPr>
        <w:rFonts w:hint="default" w:ascii="Symbol" w:hAnsi="Symbol"/>
      </w:rPr>
    </w:lvl>
    <w:lvl w:ilvl="7" w:tplc="04090003">
      <w:start w:val="1"/>
      <w:numFmt w:val="bullet"/>
      <w:lvlText w:val="o"/>
      <w:lvlJc w:val="left"/>
      <w:pPr>
        <w:ind w:left="5445" w:hanging="360"/>
      </w:pPr>
      <w:rPr>
        <w:rFonts w:hint="default" w:ascii="Courier New" w:hAnsi="Courier New" w:cs="Courier New"/>
      </w:rPr>
    </w:lvl>
    <w:lvl w:ilvl="8" w:tplc="04090005">
      <w:start w:val="1"/>
      <w:numFmt w:val="bullet"/>
      <w:lvlText w:val=""/>
      <w:lvlJc w:val="left"/>
      <w:pPr>
        <w:ind w:left="6165" w:hanging="360"/>
      </w:pPr>
      <w:rPr>
        <w:rFonts w:hint="default" w:ascii="Wingdings" w:hAnsi="Wingdings"/>
      </w:rPr>
    </w:lvl>
  </w:abstractNum>
  <w:abstractNum w:abstractNumId="4" w15:restartNumberingAfterBreak="0">
    <w:nsid w:val="15225FEF"/>
    <w:multiLevelType w:val="hybridMultilevel"/>
    <w:tmpl w:val="9626BED0"/>
    <w:lvl w:ilvl="0" w:tplc="1B2600DA">
      <w:start w:val="1"/>
      <w:numFmt w:val="bullet"/>
      <w:pStyle w:val="Point1"/>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866977"/>
    <w:multiLevelType w:val="hybridMultilevel"/>
    <w:tmpl w:val="68E20B5E"/>
    <w:lvl w:ilvl="0" w:tplc="9B22CC06">
      <w:start w:val="1"/>
      <w:numFmt w:val="decimal"/>
      <w:pStyle w:val="Heading2"/>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DD628A"/>
    <w:multiLevelType w:val="hybridMultilevel"/>
    <w:tmpl w:val="514C39B6"/>
    <w:lvl w:ilvl="0" w:tplc="1DA25932">
      <w:start w:val="1"/>
      <w:numFmt w:val="bullet"/>
      <w:pStyle w:val="Plus2"/>
      <w:lvlText w:val="+"/>
      <w:lvlJc w:val="left"/>
      <w:pPr>
        <w:tabs>
          <w:tab w:val="num" w:pos="720"/>
        </w:tabs>
        <w:ind w:left="720" w:hanging="360"/>
      </w:pPr>
      <w:rPr>
        <w:rFonts w:hint="default" w:ascii="VNI-Times" w:hAnsi="VNI-Times"/>
        <w:sz w:val="22"/>
        <w:szCs w:val="22"/>
      </w:rPr>
    </w:lvl>
    <w:lvl w:ilvl="1" w:tplc="0409000F" w:tentative="1">
      <w:start w:val="1"/>
      <w:numFmt w:val="bullet"/>
      <w:lvlText w:val="o"/>
      <w:lvlJc w:val="left"/>
      <w:pPr>
        <w:tabs>
          <w:tab w:val="num" w:pos="1440"/>
        </w:tabs>
        <w:ind w:left="1440" w:hanging="360"/>
      </w:pPr>
      <w:rPr>
        <w:rFonts w:hint="default" w:ascii="Courier New" w:hAnsi="Courier New"/>
      </w:rPr>
    </w:lvl>
    <w:lvl w:ilvl="2" w:tplc="0409001B" w:tentative="1">
      <w:start w:val="1"/>
      <w:numFmt w:val="bullet"/>
      <w:lvlText w:val=""/>
      <w:lvlJc w:val="left"/>
      <w:pPr>
        <w:tabs>
          <w:tab w:val="num" w:pos="2160"/>
        </w:tabs>
        <w:ind w:left="2160" w:hanging="360"/>
      </w:pPr>
      <w:rPr>
        <w:rFonts w:hint="default" w:ascii="Wingdings" w:hAnsi="Wingdings"/>
      </w:rPr>
    </w:lvl>
    <w:lvl w:ilvl="3" w:tplc="0409000F" w:tentative="1">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18924105"/>
    <w:multiLevelType w:val="hybridMultilevel"/>
    <w:tmpl w:val="36C0C02C"/>
    <w:lvl w:ilvl="0" w:tplc="1DA25932">
      <w:start w:val="1"/>
      <w:numFmt w:val="bullet"/>
      <w:pStyle w:val="Special3"/>
      <w:lvlText w:val=""/>
      <w:lvlJc w:val="left"/>
      <w:pPr>
        <w:tabs>
          <w:tab w:val="num" w:pos="1800"/>
        </w:tabs>
        <w:ind w:left="1440" w:hanging="360"/>
      </w:pPr>
      <w:rPr>
        <w:rFonts w:hint="default" w:ascii="Wingdings" w:hAnsi="Wingdings"/>
        <w:b w:val="0"/>
        <w:i w:val="0"/>
        <w:sz w:val="22"/>
        <w:szCs w:val="22"/>
      </w:rPr>
    </w:lvl>
    <w:lvl w:ilvl="1" w:tplc="0409000F" w:tentative="1">
      <w:start w:val="1"/>
      <w:numFmt w:val="bullet"/>
      <w:lvlText w:val="o"/>
      <w:lvlJc w:val="left"/>
      <w:pPr>
        <w:tabs>
          <w:tab w:val="num" w:pos="1440"/>
        </w:tabs>
        <w:ind w:left="1440" w:hanging="360"/>
      </w:pPr>
      <w:rPr>
        <w:rFonts w:hint="default" w:ascii="Courier New" w:hAnsi="Courier New"/>
      </w:rPr>
    </w:lvl>
    <w:lvl w:ilvl="2" w:tplc="0409001B" w:tentative="1">
      <w:start w:val="1"/>
      <w:numFmt w:val="bullet"/>
      <w:lvlText w:val=""/>
      <w:lvlJc w:val="left"/>
      <w:pPr>
        <w:tabs>
          <w:tab w:val="num" w:pos="2160"/>
        </w:tabs>
        <w:ind w:left="2160" w:hanging="360"/>
      </w:pPr>
      <w:rPr>
        <w:rFonts w:hint="default" w:ascii="Wingdings" w:hAnsi="Wingdings"/>
      </w:rPr>
    </w:lvl>
    <w:lvl w:ilvl="3" w:tplc="0409000F" w:tentative="1">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1FDA30D6"/>
    <w:multiLevelType w:val="hybridMultilevel"/>
    <w:tmpl w:val="CB5ADFEA"/>
    <w:lvl w:ilvl="0" w:tplc="6972C0DC">
      <w:start w:val="1"/>
      <w:numFmt w:val="bullet"/>
      <w:pStyle w:val="Minus3"/>
      <w:lvlText w:val="-"/>
      <w:lvlJc w:val="left"/>
      <w:pPr>
        <w:tabs>
          <w:tab w:val="num" w:pos="1080"/>
        </w:tabs>
        <w:ind w:left="1080" w:hanging="360"/>
      </w:pPr>
      <w:rPr>
        <w:rFonts w:hint="default" w:ascii="VNI-Times" w:hAnsi="VNI-Times"/>
        <w:sz w:val="24"/>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0A92889"/>
    <w:multiLevelType w:val="hybridMultilevel"/>
    <w:tmpl w:val="337EC6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5817EE3"/>
    <w:multiLevelType w:val="multilevel"/>
    <w:tmpl w:val="E366623C"/>
    <w:lvl w:ilvl="0">
      <w:start w:val="1"/>
      <w:numFmt w:val="upperRoman"/>
      <w:pStyle w:val="TOCHeading1"/>
      <w:lvlText w:val="%1."/>
      <w:lvlJc w:val="left"/>
      <w:pPr>
        <w:ind w:left="360" w:hanging="360"/>
      </w:pPr>
      <w:rPr>
        <w:rFonts w:hint="default"/>
      </w:rPr>
    </w:lvl>
    <w:lvl w:ilvl="1">
      <w:start w:val="1"/>
      <w:numFmt w:val="decimal"/>
      <w:pStyle w:val="Heading21"/>
      <w:suff w:val="space"/>
      <w:lvlText w:val="%1.%2."/>
      <w:lvlJc w:val="left"/>
      <w:pPr>
        <w:ind w:left="792" w:hanging="432"/>
      </w:pPr>
      <w:rPr>
        <w:rFonts w:hint="default"/>
      </w:rPr>
    </w:lvl>
    <w:lvl w:ilvl="2">
      <w:start w:val="1"/>
      <w:numFmt w:val="decimal"/>
      <w:pStyle w:val="StyleHeading3h3h3subheadingH3Head33mJustified"/>
      <w:suff w:val="space"/>
      <w:lvlText w:val="%1.%2.%3."/>
      <w:lvlJc w:val="left"/>
      <w:pPr>
        <w:ind w:left="1224" w:hanging="504"/>
      </w:pPr>
      <w:rPr>
        <w:rFonts w:hint="default"/>
      </w:rPr>
    </w:lvl>
    <w:lvl w:ilvl="3">
      <w:start w:val="1"/>
      <w:numFmt w:val="decimal"/>
      <w:pStyle w:val="NumHeading4"/>
      <w:suff w:val="space"/>
      <w:lvlText w:val="%1.%2.%3.%4. "/>
      <w:lvlJc w:val="left"/>
      <w:pPr>
        <w:ind w:left="1728" w:hanging="648"/>
      </w:pPr>
      <w:rPr>
        <w:rFonts w:hint="default"/>
      </w:rPr>
    </w:lvl>
    <w:lvl w:ilvl="4">
      <w:start w:val="1"/>
      <w:numFmt w:val="decimal"/>
      <w:pStyle w:val="FISHeading5"/>
      <w:suff w:val="space"/>
      <w:lvlText w:val="%1.%2.%3.%4.%5."/>
      <w:lvlJc w:val="left"/>
      <w:pPr>
        <w:ind w:left="2232" w:hanging="792"/>
      </w:pPr>
      <w:rPr>
        <w:rFonts w:hint="default"/>
      </w:rPr>
    </w:lvl>
    <w:lvl w:ilvl="5">
      <w:start w:val="1"/>
      <w:numFmt w:val="lowerLetter"/>
      <w:pStyle w:val="FISHeading6"/>
      <w:lvlText w:val="%1.%2.%3.%4.%5.%6- "/>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2897554C"/>
    <w:multiLevelType w:val="hybridMultilevel"/>
    <w:tmpl w:val="1EFAE5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CBE2F7C"/>
    <w:multiLevelType w:val="hybridMultilevel"/>
    <w:tmpl w:val="96187CBA"/>
    <w:lvl w:ilvl="0" w:tplc="2E863406">
      <w:start w:val="1"/>
      <w:numFmt w:val="bullet"/>
      <w:pStyle w:val="Minus4"/>
      <w:lvlText w:val="-"/>
      <w:lvlJc w:val="left"/>
      <w:pPr>
        <w:tabs>
          <w:tab w:val="num" w:pos="1440"/>
        </w:tabs>
        <w:ind w:left="1440" w:hanging="360"/>
      </w:pPr>
      <w:rPr>
        <w:rFonts w:hint="default" w:ascii="VNI-Times" w:hAnsi="VNI-Times"/>
        <w:sz w:val="24"/>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2E02416C"/>
    <w:multiLevelType w:val="hybridMultilevel"/>
    <w:tmpl w:val="6E8C8C16"/>
    <w:lvl w:ilvl="0" w:tplc="C2F012A8">
      <w:start w:val="1"/>
      <w:numFmt w:val="bullet"/>
      <w:pStyle w:val="Style2"/>
      <w:lvlText w:val="o"/>
      <w:lvlJc w:val="left"/>
      <w:pPr>
        <w:tabs>
          <w:tab w:val="num" w:pos="720"/>
        </w:tabs>
        <w:ind w:left="720" w:hanging="360"/>
      </w:pPr>
      <w:rPr>
        <w:rFonts w:hint="default" w:ascii="Courier New" w:hAnsi="Courier New" w:cs="Courier New"/>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315C5FDF"/>
    <w:multiLevelType w:val="hybridMultilevel"/>
    <w:tmpl w:val="EE08436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33235E9"/>
    <w:multiLevelType w:val="hybridMultilevel"/>
    <w:tmpl w:val="3B50CC0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4C17C86"/>
    <w:multiLevelType w:val="hybridMultilevel"/>
    <w:tmpl w:val="8AA8CB02"/>
    <w:lvl w:ilvl="0" w:tplc="FAE6E51C">
      <w:start w:val="1"/>
      <w:numFmt w:val="bullet"/>
      <w:pStyle w:val="Plus5"/>
      <w:lvlText w:val="+"/>
      <w:lvlJc w:val="left"/>
      <w:pPr>
        <w:tabs>
          <w:tab w:val="num" w:pos="1800"/>
        </w:tabs>
        <w:ind w:left="1800" w:hanging="360"/>
      </w:pPr>
      <w:rPr>
        <w:rFonts w:hint="default" w:ascii="Times New Roman" w:hAnsi="Times New Roman" w:cs="Times New Roman"/>
        <w:sz w:val="22"/>
        <w:szCs w:val="22"/>
      </w:rPr>
    </w:lvl>
    <w:lvl w:ilvl="1" w:tplc="0138188E">
      <w:start w:val="1"/>
      <w:numFmt w:val="decimal"/>
      <w:lvlText w:val="%2."/>
      <w:lvlJc w:val="left"/>
      <w:pPr>
        <w:tabs>
          <w:tab w:val="num" w:pos="1800"/>
        </w:tabs>
        <w:ind w:left="180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35C34201"/>
    <w:multiLevelType w:val="hybridMultilevel"/>
    <w:tmpl w:val="BFE8CDC2"/>
    <w:lvl w:ilvl="0" w:tplc="F364EF48">
      <w:start w:val="1"/>
      <w:numFmt w:val="decimal"/>
      <w:pStyle w:val="TableNo"/>
      <w:lvlText w:val="Bảng %1."/>
      <w:lvlJc w:val="left"/>
      <w:pPr>
        <w:ind w:left="720" w:hanging="360"/>
      </w:pPr>
      <w:rPr>
        <w:rFonts w:hint="default"/>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8" w15:restartNumberingAfterBreak="0">
    <w:nsid w:val="37451B19"/>
    <w:multiLevelType w:val="hybridMultilevel"/>
    <w:tmpl w:val="F8267D98"/>
    <w:lvl w:ilvl="0" w:tplc="CCA6BB22">
      <w:start w:val="1"/>
      <w:numFmt w:val="bullet"/>
      <w:pStyle w:val="Special2"/>
      <w:lvlText w:val=""/>
      <w:lvlJc w:val="left"/>
      <w:pPr>
        <w:tabs>
          <w:tab w:val="num" w:pos="720"/>
        </w:tabs>
        <w:ind w:left="1080" w:hanging="360"/>
      </w:pPr>
      <w:rPr>
        <w:rFonts w:hint="default" w:ascii="Wingdings" w:hAnsi="Wingdings"/>
        <w:b w:val="0"/>
        <w:i w:val="0"/>
        <w:sz w:val="22"/>
        <w:szCs w:val="22"/>
      </w:rPr>
    </w:lvl>
    <w:lvl w:ilvl="1" w:tplc="9CC00D80" w:tentative="1">
      <w:start w:val="1"/>
      <w:numFmt w:val="bullet"/>
      <w:lvlText w:val="o"/>
      <w:lvlJc w:val="left"/>
      <w:pPr>
        <w:tabs>
          <w:tab w:val="num" w:pos="1440"/>
        </w:tabs>
        <w:ind w:left="1440" w:hanging="360"/>
      </w:pPr>
      <w:rPr>
        <w:rFonts w:hint="default" w:ascii="Courier New" w:hAnsi="Courier New"/>
      </w:rPr>
    </w:lvl>
    <w:lvl w:ilvl="2" w:tplc="57EEAB8E" w:tentative="1">
      <w:start w:val="1"/>
      <w:numFmt w:val="bullet"/>
      <w:lvlText w:val=""/>
      <w:lvlJc w:val="left"/>
      <w:pPr>
        <w:tabs>
          <w:tab w:val="num" w:pos="2160"/>
        </w:tabs>
        <w:ind w:left="2160" w:hanging="360"/>
      </w:pPr>
      <w:rPr>
        <w:rFonts w:hint="default" w:ascii="Wingdings" w:hAnsi="Wingdings"/>
      </w:rPr>
    </w:lvl>
    <w:lvl w:ilvl="3" w:tplc="F326BF04" w:tentative="1">
      <w:start w:val="1"/>
      <w:numFmt w:val="bullet"/>
      <w:lvlText w:val=""/>
      <w:lvlJc w:val="left"/>
      <w:pPr>
        <w:tabs>
          <w:tab w:val="num" w:pos="2880"/>
        </w:tabs>
        <w:ind w:left="2880" w:hanging="360"/>
      </w:pPr>
      <w:rPr>
        <w:rFonts w:hint="default" w:ascii="Symbol" w:hAnsi="Symbol"/>
      </w:rPr>
    </w:lvl>
    <w:lvl w:ilvl="4" w:tplc="9E664352" w:tentative="1">
      <w:start w:val="1"/>
      <w:numFmt w:val="bullet"/>
      <w:lvlText w:val="o"/>
      <w:lvlJc w:val="left"/>
      <w:pPr>
        <w:tabs>
          <w:tab w:val="num" w:pos="3600"/>
        </w:tabs>
        <w:ind w:left="3600" w:hanging="360"/>
      </w:pPr>
      <w:rPr>
        <w:rFonts w:hint="default" w:ascii="Courier New" w:hAnsi="Courier New"/>
      </w:rPr>
    </w:lvl>
    <w:lvl w:ilvl="5" w:tplc="2BACF480" w:tentative="1">
      <w:start w:val="1"/>
      <w:numFmt w:val="bullet"/>
      <w:lvlText w:val=""/>
      <w:lvlJc w:val="left"/>
      <w:pPr>
        <w:tabs>
          <w:tab w:val="num" w:pos="4320"/>
        </w:tabs>
        <w:ind w:left="4320" w:hanging="360"/>
      </w:pPr>
      <w:rPr>
        <w:rFonts w:hint="default" w:ascii="Wingdings" w:hAnsi="Wingdings"/>
      </w:rPr>
    </w:lvl>
    <w:lvl w:ilvl="6" w:tplc="5DDE7E98" w:tentative="1">
      <w:start w:val="1"/>
      <w:numFmt w:val="bullet"/>
      <w:lvlText w:val=""/>
      <w:lvlJc w:val="left"/>
      <w:pPr>
        <w:tabs>
          <w:tab w:val="num" w:pos="5040"/>
        </w:tabs>
        <w:ind w:left="5040" w:hanging="360"/>
      </w:pPr>
      <w:rPr>
        <w:rFonts w:hint="default" w:ascii="Symbol" w:hAnsi="Symbol"/>
      </w:rPr>
    </w:lvl>
    <w:lvl w:ilvl="7" w:tplc="EBB41554" w:tentative="1">
      <w:start w:val="1"/>
      <w:numFmt w:val="bullet"/>
      <w:lvlText w:val="o"/>
      <w:lvlJc w:val="left"/>
      <w:pPr>
        <w:tabs>
          <w:tab w:val="num" w:pos="5760"/>
        </w:tabs>
        <w:ind w:left="5760" w:hanging="360"/>
      </w:pPr>
      <w:rPr>
        <w:rFonts w:hint="default" w:ascii="Courier New" w:hAnsi="Courier New"/>
      </w:rPr>
    </w:lvl>
    <w:lvl w:ilvl="8" w:tplc="A9D2778C"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3D1E5E36"/>
    <w:multiLevelType w:val="hybridMultilevel"/>
    <w:tmpl w:val="D7F6718E"/>
    <w:lvl w:ilvl="0" w:tplc="FAE6E51C">
      <w:start w:val="1"/>
      <w:numFmt w:val="bullet"/>
      <w:pStyle w:val="Point4"/>
      <w:lvlText w:val=""/>
      <w:lvlJc w:val="left"/>
      <w:pPr>
        <w:tabs>
          <w:tab w:val="num" w:pos="1440"/>
        </w:tabs>
        <w:ind w:left="1440" w:hanging="360"/>
      </w:pPr>
      <w:rPr>
        <w:rFonts w:hint="default" w:ascii="Symbol" w:hAnsi="Symbol"/>
      </w:rPr>
    </w:lvl>
    <w:lvl w:ilvl="1" w:tplc="0138188E"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422C651F"/>
    <w:multiLevelType w:val="hybridMultilevel"/>
    <w:tmpl w:val="CE80BE0E"/>
    <w:lvl w:ilvl="0" w:tplc="F698CE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5C0610"/>
    <w:multiLevelType w:val="hybridMultilevel"/>
    <w:tmpl w:val="5A62C368"/>
    <w:lvl w:ilvl="0" w:tplc="4AE8F3EC">
      <w:start w:val="1"/>
      <w:numFmt w:val="decimal"/>
      <w:pStyle w:val="PictureNo"/>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ED1958"/>
    <w:multiLevelType w:val="hybridMultilevel"/>
    <w:tmpl w:val="0CD81996"/>
    <w:lvl w:ilvl="0" w:tplc="9B00B81C">
      <w:start w:val="1"/>
      <w:numFmt w:val="bullet"/>
      <w:pStyle w:val="QTLListBullet1"/>
      <w:lvlText w:val=""/>
      <w:lvlJc w:val="left"/>
      <w:pPr>
        <w:tabs>
          <w:tab w:val="num" w:pos="454"/>
        </w:tabs>
        <w:ind w:left="454" w:hanging="454"/>
      </w:pPr>
      <w:rPr>
        <w:rFonts w:hint="default" w:ascii="Wingdings" w:hAnsi="Wingdings"/>
        <w:color w:val="000080"/>
        <w:sz w:val="16"/>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48C3323F"/>
    <w:multiLevelType w:val="hybridMultilevel"/>
    <w:tmpl w:val="EB5A774C"/>
    <w:lvl w:ilvl="0" w:tplc="B43E61E0">
      <w:start w:val="1"/>
      <w:numFmt w:val="bullet"/>
      <w:pStyle w:val="Square5"/>
      <w:lvlText w:val=""/>
      <w:lvlJc w:val="left"/>
      <w:pPr>
        <w:tabs>
          <w:tab w:val="num" w:pos="360"/>
        </w:tabs>
        <w:ind w:left="2160" w:hanging="360"/>
      </w:pPr>
      <w:rPr>
        <w:rFonts w:hint="default" w:ascii="Wingdings" w:hAnsi="Wingdings"/>
        <w:sz w:val="22"/>
        <w:szCs w:val="22"/>
      </w:rPr>
    </w:lvl>
    <w:lvl w:ilvl="1" w:tplc="62689CF4" w:tentative="1">
      <w:start w:val="1"/>
      <w:numFmt w:val="bullet"/>
      <w:lvlText w:val="o"/>
      <w:lvlJc w:val="left"/>
      <w:pPr>
        <w:tabs>
          <w:tab w:val="num" w:pos="1440"/>
        </w:tabs>
        <w:ind w:left="1440" w:hanging="360"/>
      </w:pPr>
      <w:rPr>
        <w:rFonts w:hint="default" w:ascii="Courier New" w:hAnsi="Courier New"/>
      </w:rPr>
    </w:lvl>
    <w:lvl w:ilvl="2" w:tplc="D146F2A2" w:tentative="1">
      <w:start w:val="1"/>
      <w:numFmt w:val="bullet"/>
      <w:lvlText w:val=""/>
      <w:lvlJc w:val="left"/>
      <w:pPr>
        <w:tabs>
          <w:tab w:val="num" w:pos="2160"/>
        </w:tabs>
        <w:ind w:left="2160" w:hanging="360"/>
      </w:pPr>
      <w:rPr>
        <w:rFonts w:hint="default" w:ascii="Wingdings" w:hAnsi="Wingdings"/>
      </w:rPr>
    </w:lvl>
    <w:lvl w:ilvl="3" w:tplc="D7EAD242" w:tentative="1">
      <w:start w:val="1"/>
      <w:numFmt w:val="bullet"/>
      <w:lvlText w:val=""/>
      <w:lvlJc w:val="left"/>
      <w:pPr>
        <w:tabs>
          <w:tab w:val="num" w:pos="2880"/>
        </w:tabs>
        <w:ind w:left="2880" w:hanging="360"/>
      </w:pPr>
      <w:rPr>
        <w:rFonts w:hint="default" w:ascii="Symbol" w:hAnsi="Symbol"/>
      </w:rPr>
    </w:lvl>
    <w:lvl w:ilvl="4" w:tplc="AAF61720" w:tentative="1">
      <w:start w:val="1"/>
      <w:numFmt w:val="bullet"/>
      <w:lvlText w:val="o"/>
      <w:lvlJc w:val="left"/>
      <w:pPr>
        <w:tabs>
          <w:tab w:val="num" w:pos="3600"/>
        </w:tabs>
        <w:ind w:left="3600" w:hanging="360"/>
      </w:pPr>
      <w:rPr>
        <w:rFonts w:hint="default" w:ascii="Courier New" w:hAnsi="Courier New"/>
      </w:rPr>
    </w:lvl>
    <w:lvl w:ilvl="5" w:tplc="6A907F30" w:tentative="1">
      <w:start w:val="1"/>
      <w:numFmt w:val="bullet"/>
      <w:lvlText w:val=""/>
      <w:lvlJc w:val="left"/>
      <w:pPr>
        <w:tabs>
          <w:tab w:val="num" w:pos="4320"/>
        </w:tabs>
        <w:ind w:left="4320" w:hanging="360"/>
      </w:pPr>
      <w:rPr>
        <w:rFonts w:hint="default" w:ascii="Wingdings" w:hAnsi="Wingdings"/>
      </w:rPr>
    </w:lvl>
    <w:lvl w:ilvl="6" w:tplc="FC4C80A2" w:tentative="1">
      <w:start w:val="1"/>
      <w:numFmt w:val="bullet"/>
      <w:lvlText w:val=""/>
      <w:lvlJc w:val="left"/>
      <w:pPr>
        <w:tabs>
          <w:tab w:val="num" w:pos="5040"/>
        </w:tabs>
        <w:ind w:left="5040" w:hanging="360"/>
      </w:pPr>
      <w:rPr>
        <w:rFonts w:hint="default" w:ascii="Symbol" w:hAnsi="Symbol"/>
      </w:rPr>
    </w:lvl>
    <w:lvl w:ilvl="7" w:tplc="3E222BCE" w:tentative="1">
      <w:start w:val="1"/>
      <w:numFmt w:val="bullet"/>
      <w:lvlText w:val="o"/>
      <w:lvlJc w:val="left"/>
      <w:pPr>
        <w:tabs>
          <w:tab w:val="num" w:pos="5760"/>
        </w:tabs>
        <w:ind w:left="5760" w:hanging="360"/>
      </w:pPr>
      <w:rPr>
        <w:rFonts w:hint="default" w:ascii="Courier New" w:hAnsi="Courier New"/>
      </w:rPr>
    </w:lvl>
    <w:lvl w:ilvl="8" w:tplc="E73EF056" w:tentative="1">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4BA23F39"/>
    <w:multiLevelType w:val="hybridMultilevel"/>
    <w:tmpl w:val="96AEF7BC"/>
    <w:lvl w:ilvl="0" w:tplc="3FDADA1E">
      <w:start w:val="1"/>
      <w:numFmt w:val="bullet"/>
      <w:pStyle w:val="Special1"/>
      <w:lvlText w:val=""/>
      <w:lvlJc w:val="left"/>
      <w:pPr>
        <w:tabs>
          <w:tab w:val="num" w:pos="360"/>
        </w:tabs>
        <w:ind w:left="720" w:hanging="360"/>
      </w:pPr>
      <w:rPr>
        <w:rFonts w:hint="default" w:ascii="Wingdings" w:hAnsi="Wingdings"/>
        <w:b w:val="0"/>
        <w:i w:val="0"/>
        <w:sz w:val="22"/>
        <w:szCs w:val="22"/>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4C8E25B5"/>
    <w:multiLevelType w:val="hybridMultilevel"/>
    <w:tmpl w:val="6EFAD71E"/>
    <w:lvl w:ilvl="0" w:tplc="519C5168">
      <w:numFmt w:val="bullet"/>
      <w:pStyle w:val="Plus3"/>
      <w:lvlText w:val="+"/>
      <w:lvlJc w:val="left"/>
      <w:pPr>
        <w:tabs>
          <w:tab w:val="num" w:pos="1080"/>
        </w:tabs>
        <w:ind w:left="1080" w:hanging="360"/>
      </w:pPr>
      <w:rPr>
        <w:rFonts w:hint="default" w:ascii="VNI-Times" w:hAnsi="VNI-Times" w:eastAsia="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4EDA4CB3"/>
    <w:multiLevelType w:val="hybridMultilevel"/>
    <w:tmpl w:val="D5DCDA84"/>
    <w:lvl w:ilvl="0" w:tplc="E85007CC">
      <w:start w:val="1"/>
      <w:numFmt w:val="bullet"/>
      <w:pStyle w:val="Point5"/>
      <w:lvlText w:val=""/>
      <w:lvlJc w:val="left"/>
      <w:pPr>
        <w:tabs>
          <w:tab w:val="num" w:pos="360"/>
        </w:tabs>
        <w:ind w:left="2160" w:hanging="360"/>
      </w:pPr>
      <w:rPr>
        <w:rFonts w:hint="default" w:ascii="Symbol" w:hAnsi="Symbol"/>
      </w:rPr>
    </w:lvl>
    <w:lvl w:ilvl="1" w:tplc="04090019" w:tentative="1">
      <w:start w:val="1"/>
      <w:numFmt w:val="bullet"/>
      <w:lvlText w:val="o"/>
      <w:lvlJc w:val="left"/>
      <w:pPr>
        <w:tabs>
          <w:tab w:val="num" w:pos="1440"/>
        </w:tabs>
        <w:ind w:left="1440" w:hanging="360"/>
      </w:pPr>
      <w:rPr>
        <w:rFonts w:hint="default" w:ascii="Courier New" w:hAnsi="Courier New"/>
      </w:rPr>
    </w:lvl>
    <w:lvl w:ilvl="2" w:tplc="0409001B" w:tentative="1">
      <w:start w:val="1"/>
      <w:numFmt w:val="bullet"/>
      <w:lvlText w:val=""/>
      <w:lvlJc w:val="left"/>
      <w:pPr>
        <w:tabs>
          <w:tab w:val="num" w:pos="2160"/>
        </w:tabs>
        <w:ind w:left="2160" w:hanging="360"/>
      </w:pPr>
      <w:rPr>
        <w:rFonts w:hint="default" w:ascii="Wingdings" w:hAnsi="Wingdings"/>
      </w:rPr>
    </w:lvl>
    <w:lvl w:ilvl="3" w:tplc="0409000F" w:tentative="1">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27" w15:restartNumberingAfterBreak="0">
    <w:nsid w:val="4F8F629D"/>
    <w:multiLevelType w:val="hybridMultilevel"/>
    <w:tmpl w:val="0DDE3D56"/>
    <w:lvl w:ilvl="0" w:tplc="A2AACB9A">
      <w:start w:val="1"/>
      <w:numFmt w:val="bullet"/>
      <w:pStyle w:val="Plus4"/>
      <w:lvlText w:val="+"/>
      <w:lvlJc w:val="left"/>
      <w:pPr>
        <w:tabs>
          <w:tab w:val="num" w:pos="1440"/>
        </w:tabs>
        <w:ind w:left="1440" w:hanging="360"/>
      </w:pPr>
      <w:rPr>
        <w:rFonts w:hint="default" w:ascii="VNI-Times" w:hAnsi="VNI-Times"/>
        <w:sz w:val="22"/>
        <w:szCs w:val="22"/>
      </w:rPr>
    </w:lvl>
    <w:lvl w:ilvl="1" w:tplc="04090003">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8" w15:restartNumberingAfterBreak="0">
    <w:nsid w:val="50894F63"/>
    <w:multiLevelType w:val="hybridMultilevel"/>
    <w:tmpl w:val="20CC85AA"/>
    <w:lvl w:ilvl="0" w:tplc="D5DE1CDC">
      <w:start w:val="1"/>
      <w:numFmt w:val="bullet"/>
      <w:pStyle w:val="Square1"/>
      <w:lvlText w:val=""/>
      <w:lvlJc w:val="left"/>
      <w:pPr>
        <w:tabs>
          <w:tab w:val="num" w:pos="360"/>
        </w:tabs>
        <w:ind w:left="720" w:hanging="360"/>
      </w:pPr>
      <w:rPr>
        <w:rFonts w:hint="default" w:ascii="Wingdings" w:hAnsi="Wingdings"/>
        <w:b w:val="0"/>
        <w:i w:val="0"/>
        <w:sz w:val="22"/>
        <w:szCs w:val="22"/>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9" w15:restartNumberingAfterBreak="0">
    <w:nsid w:val="542F4B00"/>
    <w:multiLevelType w:val="multilevel"/>
    <w:tmpl w:val="1A50E1E6"/>
    <w:lvl w:ilvl="0">
      <w:start w:val="1"/>
      <w:numFmt w:val="decimal"/>
      <w:lvlText w:val="%1."/>
      <w:lvlJc w:val="left"/>
      <w:pPr>
        <w:ind w:left="720" w:hanging="360"/>
      </w:pPr>
      <w:rPr>
        <w:rFonts w:hint="default"/>
        <w:sz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49C3F01"/>
    <w:multiLevelType w:val="multilevel"/>
    <w:tmpl w:val="4E58FFC4"/>
    <w:lvl w:ilvl="0">
      <w:start w:val="1"/>
      <w:numFmt w:val="bullet"/>
      <w:pStyle w:val="FISBullet1"/>
      <w:lvlText w:val=""/>
      <w:lvlJc w:val="left"/>
      <w:pPr>
        <w:tabs>
          <w:tab w:val="num" w:pos="1505"/>
        </w:tabs>
        <w:ind w:left="1505" w:hanging="425"/>
      </w:pPr>
      <w:rPr>
        <w:rFonts w:hint="default" w:ascii="Wingdings" w:hAnsi="Wingdings"/>
      </w:rPr>
    </w:lvl>
    <w:lvl w:ilvl="1">
      <w:start w:val="1"/>
      <w:numFmt w:val="bullet"/>
      <w:pStyle w:val="FISBullet2"/>
      <w:lvlText w:val=""/>
      <w:lvlJc w:val="left"/>
      <w:pPr>
        <w:tabs>
          <w:tab w:val="num" w:pos="2410"/>
        </w:tabs>
        <w:ind w:left="2410" w:hanging="425"/>
      </w:pPr>
      <w:rPr>
        <w:rFonts w:hint="default" w:ascii="Symbol" w:hAnsi="Symbol"/>
      </w:rPr>
    </w:lvl>
    <w:lvl w:ilvl="2">
      <w:start w:val="1"/>
      <w:numFmt w:val="bullet"/>
      <w:pStyle w:val="FISBullet3"/>
      <w:lvlText w:val=""/>
      <w:lvlJc w:val="left"/>
      <w:pPr>
        <w:tabs>
          <w:tab w:val="num" w:pos="3261"/>
        </w:tabs>
        <w:ind w:left="3261" w:hanging="425"/>
      </w:pPr>
      <w:rPr>
        <w:rFonts w:hint="default" w:ascii="Symbol" w:hAnsi="Symbol"/>
      </w:rPr>
    </w:lvl>
    <w:lvl w:ilvl="3">
      <w:start w:val="1"/>
      <w:numFmt w:val="decimal"/>
      <w:lvlText w:val="(%4)"/>
      <w:lvlJc w:val="left"/>
      <w:pPr>
        <w:tabs>
          <w:tab w:val="num" w:pos="4112"/>
        </w:tabs>
        <w:ind w:left="4112" w:hanging="425"/>
      </w:pPr>
      <w:rPr>
        <w:rFonts w:hint="default"/>
      </w:rPr>
    </w:lvl>
    <w:lvl w:ilvl="4">
      <w:start w:val="1"/>
      <w:numFmt w:val="lowerLetter"/>
      <w:lvlText w:val="(%5)"/>
      <w:lvlJc w:val="left"/>
      <w:pPr>
        <w:tabs>
          <w:tab w:val="num" w:pos="4963"/>
        </w:tabs>
        <w:ind w:left="4963" w:hanging="425"/>
      </w:pPr>
      <w:rPr>
        <w:rFonts w:hint="default"/>
      </w:rPr>
    </w:lvl>
    <w:lvl w:ilvl="5">
      <w:start w:val="1"/>
      <w:numFmt w:val="lowerRoman"/>
      <w:lvlText w:val="(%6)"/>
      <w:lvlJc w:val="left"/>
      <w:pPr>
        <w:tabs>
          <w:tab w:val="num" w:pos="5814"/>
        </w:tabs>
        <w:ind w:left="5814" w:hanging="425"/>
      </w:pPr>
      <w:rPr>
        <w:rFonts w:hint="default"/>
      </w:rPr>
    </w:lvl>
    <w:lvl w:ilvl="6">
      <w:start w:val="1"/>
      <w:numFmt w:val="decimal"/>
      <w:lvlText w:val="%7."/>
      <w:lvlJc w:val="left"/>
      <w:pPr>
        <w:tabs>
          <w:tab w:val="num" w:pos="6665"/>
        </w:tabs>
        <w:ind w:left="6665" w:hanging="425"/>
      </w:pPr>
      <w:rPr>
        <w:rFonts w:hint="default"/>
      </w:rPr>
    </w:lvl>
    <w:lvl w:ilvl="7">
      <w:start w:val="1"/>
      <w:numFmt w:val="lowerLetter"/>
      <w:lvlText w:val="%8."/>
      <w:lvlJc w:val="left"/>
      <w:pPr>
        <w:tabs>
          <w:tab w:val="num" w:pos="7516"/>
        </w:tabs>
        <w:ind w:left="7516" w:hanging="425"/>
      </w:pPr>
      <w:rPr>
        <w:rFonts w:hint="default"/>
      </w:rPr>
    </w:lvl>
    <w:lvl w:ilvl="8">
      <w:start w:val="1"/>
      <w:numFmt w:val="lowerRoman"/>
      <w:lvlText w:val="%9."/>
      <w:lvlJc w:val="left"/>
      <w:pPr>
        <w:tabs>
          <w:tab w:val="num" w:pos="8367"/>
        </w:tabs>
        <w:ind w:left="8367" w:hanging="425"/>
      </w:pPr>
      <w:rPr>
        <w:rFonts w:hint="default"/>
      </w:rPr>
    </w:lvl>
  </w:abstractNum>
  <w:abstractNum w:abstractNumId="31" w15:restartNumberingAfterBreak="0">
    <w:nsid w:val="58DD6D8C"/>
    <w:multiLevelType w:val="hybridMultilevel"/>
    <w:tmpl w:val="841A6316"/>
    <w:lvl w:ilvl="0" w:tplc="9DB808F2">
      <w:start w:val="1"/>
      <w:numFmt w:val="decimal"/>
      <w:lvlText w:val="%1"/>
      <w:lvlJc w:val="center"/>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32" w15:restartNumberingAfterBreak="0">
    <w:nsid w:val="5A1A6F79"/>
    <w:multiLevelType w:val="hybridMultilevel"/>
    <w:tmpl w:val="841A6316"/>
    <w:lvl w:ilvl="0" w:tplc="9DB808F2">
      <w:start w:val="1"/>
      <w:numFmt w:val="decimal"/>
      <w:lvlText w:val="%1"/>
      <w:lvlJc w:val="center"/>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33" w15:restartNumberingAfterBreak="0">
    <w:nsid w:val="61F71D70"/>
    <w:multiLevelType w:val="hybridMultilevel"/>
    <w:tmpl w:val="E7FADD78"/>
    <w:lvl w:ilvl="0" w:tplc="D9F8A30C">
      <w:start w:val="1"/>
      <w:numFmt w:val="bullet"/>
      <w:pStyle w:val="Point3"/>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4" w15:restartNumberingAfterBreak="0">
    <w:nsid w:val="63B67817"/>
    <w:multiLevelType w:val="hybridMultilevel"/>
    <w:tmpl w:val="35A2F07C"/>
    <w:lvl w:ilvl="0" w:tplc="F62CB508">
      <w:start w:val="1"/>
      <w:numFmt w:val="bullet"/>
      <w:pStyle w:val="Minus5"/>
      <w:lvlText w:val="-"/>
      <w:lvlJc w:val="left"/>
      <w:pPr>
        <w:tabs>
          <w:tab w:val="num" w:pos="1800"/>
        </w:tabs>
        <w:ind w:left="1800" w:hanging="360"/>
      </w:pPr>
      <w:rPr>
        <w:rFonts w:hint="default" w:ascii="VNI-Times" w:hAnsi="VNI-Times"/>
        <w:sz w:val="24"/>
      </w:rPr>
    </w:lvl>
    <w:lvl w:ilvl="1" w:tplc="7CB84458"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5" w15:restartNumberingAfterBreak="0">
    <w:nsid w:val="6A70222B"/>
    <w:multiLevelType w:val="hybridMultilevel"/>
    <w:tmpl w:val="7422DEFA"/>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B7E7EF1"/>
    <w:multiLevelType w:val="hybridMultilevel"/>
    <w:tmpl w:val="F948E156"/>
    <w:lvl w:ilvl="0" w:tplc="ADC4D58A">
      <w:start w:val="1"/>
      <w:numFmt w:val="bullet"/>
      <w:pStyle w:val="Plus6"/>
      <w:lvlText w:val="+"/>
      <w:lvlJc w:val="left"/>
      <w:pPr>
        <w:tabs>
          <w:tab w:val="num" w:pos="360"/>
        </w:tabs>
        <w:ind w:left="2160" w:hanging="360"/>
      </w:pPr>
      <w:rPr>
        <w:rFonts w:hint="default" w:ascii="VNI-Times" w:hAnsi="VNI-Times"/>
        <w:sz w:val="22"/>
        <w:szCs w:val="22"/>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7" w15:restartNumberingAfterBreak="0">
    <w:nsid w:val="6BC23BBA"/>
    <w:multiLevelType w:val="hybridMultilevel"/>
    <w:tmpl w:val="3F786944"/>
    <w:lvl w:ilvl="0" w:tplc="04090003">
      <w:start w:val="1"/>
      <w:numFmt w:val="bullet"/>
      <w:lvlText w:val="o"/>
      <w:lvlJc w:val="left"/>
      <w:pPr>
        <w:ind w:left="1800" w:hanging="360"/>
      </w:pPr>
      <w:rPr>
        <w:rFonts w:hint="default" w:ascii="Courier New" w:hAnsi="Courier New" w:cs="Courier New"/>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38" w15:restartNumberingAfterBreak="0">
    <w:nsid w:val="6C566CB8"/>
    <w:multiLevelType w:val="hybridMultilevel"/>
    <w:tmpl w:val="D8D87F50"/>
    <w:lvl w:ilvl="0" w:tplc="7A080A2E">
      <w:start w:val="3"/>
      <w:numFmt w:val="bullet"/>
      <w:lvlText w:val="-"/>
      <w:lvlJc w:val="left"/>
      <w:pPr>
        <w:ind w:left="720" w:hanging="360"/>
      </w:pPr>
      <w:rPr>
        <w:rFonts w:hint="default" w:ascii="Calibri" w:hAnsi="Calibri" w:cs="Calibri"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6E487DF9"/>
    <w:multiLevelType w:val="hybridMultilevel"/>
    <w:tmpl w:val="1FD807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05C477A"/>
    <w:multiLevelType w:val="hybridMultilevel"/>
    <w:tmpl w:val="DFCA0194"/>
    <w:lvl w:ilvl="0" w:tplc="E9120EA2">
      <w:start w:val="1"/>
      <w:numFmt w:val="bullet"/>
      <w:pStyle w:val="Point2"/>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1" w15:restartNumberingAfterBreak="0">
    <w:nsid w:val="70623F76"/>
    <w:multiLevelType w:val="hybridMultilevel"/>
    <w:tmpl w:val="45624840"/>
    <w:lvl w:ilvl="0" w:tplc="FDC6347C">
      <w:start w:val="1"/>
      <w:numFmt w:val="bullet"/>
      <w:pStyle w:val="Square2"/>
      <w:lvlText w:val=""/>
      <w:lvlJc w:val="left"/>
      <w:pPr>
        <w:tabs>
          <w:tab w:val="num" w:pos="360"/>
        </w:tabs>
        <w:ind w:left="1080" w:hanging="360"/>
      </w:pPr>
      <w:rPr>
        <w:rFonts w:hint="default" w:ascii="Wingdings" w:hAnsi="Wingdings"/>
        <w:sz w:val="22"/>
        <w:szCs w:val="22"/>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2" w15:restartNumberingAfterBreak="0">
    <w:nsid w:val="737059D3"/>
    <w:multiLevelType w:val="hybridMultilevel"/>
    <w:tmpl w:val="89609A5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73B1223D"/>
    <w:multiLevelType w:val="hybridMultilevel"/>
    <w:tmpl w:val="69FC65D0"/>
    <w:lvl w:ilvl="0" w:tplc="A456E6AC">
      <w:start w:val="1"/>
      <w:numFmt w:val="bullet"/>
      <w:pStyle w:val="Square4"/>
      <w:lvlText w:val=""/>
      <w:lvlJc w:val="left"/>
      <w:pPr>
        <w:tabs>
          <w:tab w:val="num" w:pos="360"/>
        </w:tabs>
        <w:ind w:left="1800" w:hanging="360"/>
      </w:pPr>
      <w:rPr>
        <w:rFonts w:hint="default" w:ascii="Wingdings" w:hAnsi="Wingdings"/>
        <w:sz w:val="22"/>
        <w:szCs w:val="22"/>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4" w15:restartNumberingAfterBreak="0">
    <w:nsid w:val="7517552E"/>
    <w:multiLevelType w:val="hybridMultilevel"/>
    <w:tmpl w:val="1CFC5438"/>
    <w:lvl w:ilvl="0" w:tplc="7D301F2A">
      <w:start w:val="1"/>
      <w:numFmt w:val="bullet"/>
      <w:pStyle w:val="Minus1"/>
      <w:lvlText w:val="-"/>
      <w:lvlJc w:val="left"/>
      <w:pPr>
        <w:tabs>
          <w:tab w:val="num" w:pos="360"/>
        </w:tabs>
        <w:ind w:left="360" w:hanging="360"/>
      </w:pPr>
      <w:rPr>
        <w:rFonts w:hint="default" w:ascii="VNI-Times" w:hAnsi="VNI-Times"/>
        <w:sz w:val="24"/>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5" w15:restartNumberingAfterBreak="0">
    <w:nsid w:val="76CA7257"/>
    <w:multiLevelType w:val="hybridMultilevel"/>
    <w:tmpl w:val="ABA44F00"/>
    <w:lvl w:ilvl="0" w:tplc="E9120EA2">
      <w:start w:val="1"/>
      <w:numFmt w:val="bullet"/>
      <w:pStyle w:val="Square3"/>
      <w:lvlText w:val=""/>
      <w:lvlJc w:val="left"/>
      <w:pPr>
        <w:tabs>
          <w:tab w:val="num" w:pos="360"/>
        </w:tabs>
        <w:ind w:left="1440" w:hanging="360"/>
      </w:pPr>
      <w:rPr>
        <w:rFonts w:hint="default" w:ascii="Wingdings" w:hAnsi="Wingdings"/>
        <w:sz w:val="22"/>
        <w:szCs w:val="22"/>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6" w15:restartNumberingAfterBreak="0">
    <w:nsid w:val="77683492"/>
    <w:multiLevelType w:val="hybridMultilevel"/>
    <w:tmpl w:val="EEC8F21E"/>
    <w:lvl w:ilvl="0" w:tplc="BA7221CC">
      <w:start w:val="1"/>
      <w:numFmt w:val="bullet"/>
      <w:pStyle w:val="Special4"/>
      <w:lvlText w:val=""/>
      <w:lvlJc w:val="left"/>
      <w:pPr>
        <w:tabs>
          <w:tab w:val="num" w:pos="2160"/>
        </w:tabs>
        <w:ind w:left="1800" w:hanging="360"/>
      </w:pPr>
      <w:rPr>
        <w:rFonts w:hint="default" w:ascii="Wingdings" w:hAnsi="Wingdings"/>
        <w:b w:val="0"/>
        <w:i w:val="0"/>
        <w:sz w:val="22"/>
        <w:szCs w:val="22"/>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7" w15:restartNumberingAfterBreak="0">
    <w:nsid w:val="7BDA26AA"/>
    <w:multiLevelType w:val="hybridMultilevel"/>
    <w:tmpl w:val="5B3A47C0"/>
    <w:lvl w:ilvl="0" w:tplc="62FA6E40">
      <w:start w:val="1"/>
      <w:numFmt w:val="bullet"/>
      <w:pStyle w:val="Minus2"/>
      <w:lvlText w:val="-"/>
      <w:lvlJc w:val="left"/>
      <w:pPr>
        <w:tabs>
          <w:tab w:val="num" w:pos="720"/>
        </w:tabs>
        <w:ind w:left="720" w:hanging="360"/>
      </w:pPr>
      <w:rPr>
        <w:rFonts w:hint="default" w:ascii="VNI-Times" w:hAnsi="VNI-Times"/>
        <w:sz w:val="24"/>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8" w15:restartNumberingAfterBreak="0">
    <w:nsid w:val="7F67614E"/>
    <w:multiLevelType w:val="hybridMultilevel"/>
    <w:tmpl w:val="96582A72"/>
    <w:lvl w:ilvl="0" w:tplc="47308310">
      <w:start w:val="20"/>
      <w:numFmt w:val="bullet"/>
      <w:lvlText w:val="-"/>
      <w:lvlJc w:val="left"/>
      <w:pPr>
        <w:ind w:left="1080" w:hanging="360"/>
      </w:pPr>
      <w:rPr>
        <w:rFonts w:hint="default" w:ascii="Times New Roman" w:hAnsi="Times New Roman" w:eastAsia="MS Mincho" w:cs="Times New Roman"/>
      </w:rPr>
    </w:lvl>
    <w:lvl w:ilvl="1" w:tplc="042A0003" w:tentative="1">
      <w:start w:val="1"/>
      <w:numFmt w:val="bullet"/>
      <w:lvlText w:val="o"/>
      <w:lvlJc w:val="left"/>
      <w:pPr>
        <w:ind w:left="1800" w:hanging="360"/>
      </w:pPr>
      <w:rPr>
        <w:rFonts w:hint="default" w:ascii="Courier New" w:hAnsi="Courier New" w:cs="Courier New"/>
      </w:rPr>
    </w:lvl>
    <w:lvl w:ilvl="2" w:tplc="042A0005" w:tentative="1">
      <w:start w:val="1"/>
      <w:numFmt w:val="bullet"/>
      <w:lvlText w:val=""/>
      <w:lvlJc w:val="left"/>
      <w:pPr>
        <w:ind w:left="2520" w:hanging="360"/>
      </w:pPr>
      <w:rPr>
        <w:rFonts w:hint="default" w:ascii="Wingdings" w:hAnsi="Wingdings"/>
      </w:rPr>
    </w:lvl>
    <w:lvl w:ilvl="3" w:tplc="042A0001" w:tentative="1">
      <w:start w:val="1"/>
      <w:numFmt w:val="bullet"/>
      <w:lvlText w:val=""/>
      <w:lvlJc w:val="left"/>
      <w:pPr>
        <w:ind w:left="3240" w:hanging="360"/>
      </w:pPr>
      <w:rPr>
        <w:rFonts w:hint="default" w:ascii="Symbol" w:hAnsi="Symbol"/>
      </w:rPr>
    </w:lvl>
    <w:lvl w:ilvl="4" w:tplc="042A0003" w:tentative="1">
      <w:start w:val="1"/>
      <w:numFmt w:val="bullet"/>
      <w:lvlText w:val="o"/>
      <w:lvlJc w:val="left"/>
      <w:pPr>
        <w:ind w:left="3960" w:hanging="360"/>
      </w:pPr>
      <w:rPr>
        <w:rFonts w:hint="default" w:ascii="Courier New" w:hAnsi="Courier New" w:cs="Courier New"/>
      </w:rPr>
    </w:lvl>
    <w:lvl w:ilvl="5" w:tplc="042A0005" w:tentative="1">
      <w:start w:val="1"/>
      <w:numFmt w:val="bullet"/>
      <w:lvlText w:val=""/>
      <w:lvlJc w:val="left"/>
      <w:pPr>
        <w:ind w:left="4680" w:hanging="360"/>
      </w:pPr>
      <w:rPr>
        <w:rFonts w:hint="default" w:ascii="Wingdings" w:hAnsi="Wingdings"/>
      </w:rPr>
    </w:lvl>
    <w:lvl w:ilvl="6" w:tplc="042A0001" w:tentative="1">
      <w:start w:val="1"/>
      <w:numFmt w:val="bullet"/>
      <w:lvlText w:val=""/>
      <w:lvlJc w:val="left"/>
      <w:pPr>
        <w:ind w:left="5400" w:hanging="360"/>
      </w:pPr>
      <w:rPr>
        <w:rFonts w:hint="default" w:ascii="Symbol" w:hAnsi="Symbol"/>
      </w:rPr>
    </w:lvl>
    <w:lvl w:ilvl="7" w:tplc="042A0003" w:tentative="1">
      <w:start w:val="1"/>
      <w:numFmt w:val="bullet"/>
      <w:lvlText w:val="o"/>
      <w:lvlJc w:val="left"/>
      <w:pPr>
        <w:ind w:left="6120" w:hanging="360"/>
      </w:pPr>
      <w:rPr>
        <w:rFonts w:hint="default" w:ascii="Courier New" w:hAnsi="Courier New" w:cs="Courier New"/>
      </w:rPr>
    </w:lvl>
    <w:lvl w:ilvl="8" w:tplc="042A0005" w:tentative="1">
      <w:start w:val="1"/>
      <w:numFmt w:val="bullet"/>
      <w:lvlText w:val=""/>
      <w:lvlJc w:val="left"/>
      <w:pPr>
        <w:ind w:left="6840" w:hanging="360"/>
      </w:pPr>
      <w:rPr>
        <w:rFonts w:hint="default" w:ascii="Wingdings" w:hAnsi="Wingdings"/>
      </w:rPr>
    </w:lvl>
  </w:abstractNum>
  <w:abstractNum w:abstractNumId="49" w15:restartNumberingAfterBreak="0">
    <w:nsid w:val="7FC03E36"/>
    <w:multiLevelType w:val="hybridMultilevel"/>
    <w:tmpl w:val="43F2FEEE"/>
    <w:lvl w:ilvl="0" w:tplc="7D301F2A">
      <w:start w:val="1"/>
      <w:numFmt w:val="bullet"/>
      <w:pStyle w:val="Plus1"/>
      <w:lvlText w:val="+"/>
      <w:lvlJc w:val="left"/>
      <w:pPr>
        <w:tabs>
          <w:tab w:val="num" w:pos="360"/>
        </w:tabs>
        <w:ind w:left="360" w:hanging="360"/>
      </w:pPr>
      <w:rPr>
        <w:rFonts w:hint="default" w:ascii="VNI-Times" w:hAnsi="VNI-Times"/>
        <w:sz w:val="22"/>
        <w:szCs w:val="22"/>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1" w16cid:durableId="607859957">
    <w:abstractNumId w:val="44"/>
  </w:num>
  <w:num w:numId="2" w16cid:durableId="2083941986">
    <w:abstractNumId w:val="40"/>
  </w:num>
  <w:num w:numId="3" w16cid:durableId="1028414586">
    <w:abstractNumId w:val="25"/>
  </w:num>
  <w:num w:numId="4" w16cid:durableId="81920330">
    <w:abstractNumId w:val="47"/>
  </w:num>
  <w:num w:numId="5" w16cid:durableId="569271045">
    <w:abstractNumId w:val="21"/>
  </w:num>
  <w:num w:numId="6" w16cid:durableId="1702634132">
    <w:abstractNumId w:val="33"/>
  </w:num>
  <w:num w:numId="7" w16cid:durableId="943420965">
    <w:abstractNumId w:val="49"/>
  </w:num>
  <w:num w:numId="8" w16cid:durableId="558395283">
    <w:abstractNumId w:val="16"/>
  </w:num>
  <w:num w:numId="9" w16cid:durableId="1816027269">
    <w:abstractNumId w:val="34"/>
  </w:num>
  <w:num w:numId="10" w16cid:durableId="1488594491">
    <w:abstractNumId w:val="23"/>
  </w:num>
  <w:num w:numId="11" w16cid:durableId="1060791671">
    <w:abstractNumId w:val="2"/>
  </w:num>
  <w:num w:numId="12" w16cid:durableId="1043793549">
    <w:abstractNumId w:val="22"/>
  </w:num>
  <w:num w:numId="13" w16cid:durableId="1558857713">
    <w:abstractNumId w:val="8"/>
  </w:num>
  <w:num w:numId="14" w16cid:durableId="1416589052">
    <w:abstractNumId w:val="6"/>
  </w:num>
  <w:num w:numId="15" w16cid:durableId="2001689795">
    <w:abstractNumId w:val="27"/>
  </w:num>
  <w:num w:numId="16" w16cid:durableId="1923369818">
    <w:abstractNumId w:val="36"/>
  </w:num>
  <w:num w:numId="17" w16cid:durableId="591276122">
    <w:abstractNumId w:val="4"/>
  </w:num>
  <w:num w:numId="18" w16cid:durableId="1682198063">
    <w:abstractNumId w:val="19"/>
  </w:num>
  <w:num w:numId="19" w16cid:durableId="1048795579">
    <w:abstractNumId w:val="26"/>
  </w:num>
  <w:num w:numId="20" w16cid:durableId="689797839">
    <w:abstractNumId w:val="24"/>
  </w:num>
  <w:num w:numId="21" w16cid:durableId="1784222742">
    <w:abstractNumId w:val="18"/>
  </w:num>
  <w:num w:numId="22" w16cid:durableId="1968779712">
    <w:abstractNumId w:val="7"/>
  </w:num>
  <w:num w:numId="23" w16cid:durableId="202594412">
    <w:abstractNumId w:val="46"/>
  </w:num>
  <w:num w:numId="24" w16cid:durableId="311254760">
    <w:abstractNumId w:val="1"/>
  </w:num>
  <w:num w:numId="25" w16cid:durableId="1654025773">
    <w:abstractNumId w:val="28"/>
  </w:num>
  <w:num w:numId="26" w16cid:durableId="219244199">
    <w:abstractNumId w:val="41"/>
  </w:num>
  <w:num w:numId="27" w16cid:durableId="410200732">
    <w:abstractNumId w:val="45"/>
  </w:num>
  <w:num w:numId="28" w16cid:durableId="1987860202">
    <w:abstractNumId w:val="43"/>
  </w:num>
  <w:num w:numId="29" w16cid:durableId="442119924">
    <w:abstractNumId w:val="17"/>
  </w:num>
  <w:num w:numId="30" w16cid:durableId="1507599510">
    <w:abstractNumId w:val="12"/>
  </w:num>
  <w:num w:numId="31" w16cid:durableId="1812601444">
    <w:abstractNumId w:val="31"/>
  </w:num>
  <w:num w:numId="32" w16cid:durableId="1144351532">
    <w:abstractNumId w:val="13"/>
  </w:num>
  <w:num w:numId="33" w16cid:durableId="1464958880">
    <w:abstractNumId w:val="14"/>
  </w:num>
  <w:num w:numId="34" w16cid:durableId="827864532">
    <w:abstractNumId w:val="5"/>
  </w:num>
  <w:num w:numId="35" w16cid:durableId="509028969">
    <w:abstractNumId w:val="29"/>
  </w:num>
  <w:num w:numId="36" w16cid:durableId="1547595403">
    <w:abstractNumId w:val="10"/>
  </w:num>
  <w:num w:numId="37" w16cid:durableId="116997426">
    <w:abstractNumId w:val="30"/>
  </w:num>
  <w:num w:numId="38" w16cid:durableId="2028173789">
    <w:abstractNumId w:val="20"/>
  </w:num>
  <w:num w:numId="39" w16cid:durableId="1551651405">
    <w:abstractNumId w:val="0"/>
  </w:num>
  <w:num w:numId="40" w16cid:durableId="1616642528">
    <w:abstractNumId w:val="37"/>
  </w:num>
  <w:num w:numId="41" w16cid:durableId="1610699936">
    <w:abstractNumId w:val="15"/>
  </w:num>
  <w:num w:numId="42" w16cid:durableId="1957903824">
    <w:abstractNumId w:val="42"/>
  </w:num>
  <w:num w:numId="43" w16cid:durableId="1926837626">
    <w:abstractNumId w:val="32"/>
  </w:num>
  <w:num w:numId="44" w16cid:durableId="1399934060">
    <w:abstractNumId w:val="9"/>
  </w:num>
  <w:num w:numId="45" w16cid:durableId="498618081">
    <w:abstractNumId w:val="39"/>
  </w:num>
  <w:num w:numId="46" w16cid:durableId="1959601071">
    <w:abstractNumId w:val="48"/>
  </w:num>
  <w:num w:numId="47" w16cid:durableId="1418019207">
    <w:abstractNumId w:val="11"/>
  </w:num>
  <w:num w:numId="48" w16cid:durableId="1081214214">
    <w:abstractNumId w:val="38"/>
  </w:num>
  <w:num w:numId="49" w16cid:durableId="583729455">
    <w:abstractNumId w:val="35"/>
  </w:num>
  <w:num w:numId="50" w16cid:durableId="1953317183">
    <w:abstractNumId w:val="3"/>
  </w:num>
  <w:numIdMacAtCleanup w:val="5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nhdd">
    <w15:presenceInfo w15:providerId="None" w15:userId="minhdd"/>
  </w15:person>
  <w15:person w15:author="013254">
    <w15:presenceInfo w15:providerId="None" w15:userId="013254"/>
  </w15:person>
  <w15:person w15:author="HuyenNTT">
    <w15:presenceInfo w15:providerId="Windows Live" w15:userId="1e48c364b1d9a2b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oNotDisplayPageBoundaries/>
  <w:hideSpellingErrors/>
  <w:activeWritingStyle w:lang="en-US" w:vendorID="64" w:dllVersion="0" w:nlCheck="1" w:checkStyle="0" w:appName="MSWord"/>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8F"/>
    <w:rsid w:val="00000F29"/>
    <w:rsid w:val="000014B3"/>
    <w:rsid w:val="000016F7"/>
    <w:rsid w:val="0000226A"/>
    <w:rsid w:val="000022BD"/>
    <w:rsid w:val="00003502"/>
    <w:rsid w:val="00004F7B"/>
    <w:rsid w:val="0000538B"/>
    <w:rsid w:val="00007FA1"/>
    <w:rsid w:val="000100DE"/>
    <w:rsid w:val="000114D5"/>
    <w:rsid w:val="00011D17"/>
    <w:rsid w:val="000139FE"/>
    <w:rsid w:val="0001586F"/>
    <w:rsid w:val="00015E4D"/>
    <w:rsid w:val="00017A12"/>
    <w:rsid w:val="00017A6B"/>
    <w:rsid w:val="0002078E"/>
    <w:rsid w:val="000213E7"/>
    <w:rsid w:val="000217EF"/>
    <w:rsid w:val="000220FD"/>
    <w:rsid w:val="00022232"/>
    <w:rsid w:val="00022807"/>
    <w:rsid w:val="000229DD"/>
    <w:rsid w:val="00022C37"/>
    <w:rsid w:val="000230F7"/>
    <w:rsid w:val="00025E84"/>
    <w:rsid w:val="00026AB4"/>
    <w:rsid w:val="00027CA6"/>
    <w:rsid w:val="000302CF"/>
    <w:rsid w:val="0003040B"/>
    <w:rsid w:val="00030EED"/>
    <w:rsid w:val="00031683"/>
    <w:rsid w:val="000328DD"/>
    <w:rsid w:val="00032F56"/>
    <w:rsid w:val="00033119"/>
    <w:rsid w:val="00033B4F"/>
    <w:rsid w:val="00034029"/>
    <w:rsid w:val="00034C8B"/>
    <w:rsid w:val="0003579B"/>
    <w:rsid w:val="000365AA"/>
    <w:rsid w:val="00037ACF"/>
    <w:rsid w:val="00037EB5"/>
    <w:rsid w:val="000414EB"/>
    <w:rsid w:val="00042ACD"/>
    <w:rsid w:val="00044B22"/>
    <w:rsid w:val="00045F64"/>
    <w:rsid w:val="0004763C"/>
    <w:rsid w:val="00050653"/>
    <w:rsid w:val="00050B59"/>
    <w:rsid w:val="00050DB2"/>
    <w:rsid w:val="00051595"/>
    <w:rsid w:val="0005167D"/>
    <w:rsid w:val="00051AB1"/>
    <w:rsid w:val="00052426"/>
    <w:rsid w:val="00053BF7"/>
    <w:rsid w:val="00053E3F"/>
    <w:rsid w:val="00055E12"/>
    <w:rsid w:val="00056732"/>
    <w:rsid w:val="00056D4C"/>
    <w:rsid w:val="000606C2"/>
    <w:rsid w:val="00060EE4"/>
    <w:rsid w:val="000613D4"/>
    <w:rsid w:val="000616BC"/>
    <w:rsid w:val="0006182F"/>
    <w:rsid w:val="000618D8"/>
    <w:rsid w:val="000624C5"/>
    <w:rsid w:val="00062CA5"/>
    <w:rsid w:val="00063A2A"/>
    <w:rsid w:val="0006422C"/>
    <w:rsid w:val="000646A8"/>
    <w:rsid w:val="00064C54"/>
    <w:rsid w:val="00065095"/>
    <w:rsid w:val="00066316"/>
    <w:rsid w:val="000669B5"/>
    <w:rsid w:val="00066E74"/>
    <w:rsid w:val="00066F9F"/>
    <w:rsid w:val="000678F6"/>
    <w:rsid w:val="00071CAE"/>
    <w:rsid w:val="00072488"/>
    <w:rsid w:val="00072822"/>
    <w:rsid w:val="0007283B"/>
    <w:rsid w:val="00072F7B"/>
    <w:rsid w:val="00073061"/>
    <w:rsid w:val="00073146"/>
    <w:rsid w:val="00073880"/>
    <w:rsid w:val="000739A7"/>
    <w:rsid w:val="000741A2"/>
    <w:rsid w:val="000752B7"/>
    <w:rsid w:val="00075482"/>
    <w:rsid w:val="0007576A"/>
    <w:rsid w:val="000759DC"/>
    <w:rsid w:val="00076C9C"/>
    <w:rsid w:val="000770B4"/>
    <w:rsid w:val="00077104"/>
    <w:rsid w:val="0007781D"/>
    <w:rsid w:val="0008001B"/>
    <w:rsid w:val="0008076F"/>
    <w:rsid w:val="00080C96"/>
    <w:rsid w:val="00080CC2"/>
    <w:rsid w:val="00082458"/>
    <w:rsid w:val="00083030"/>
    <w:rsid w:val="00083222"/>
    <w:rsid w:val="0008386B"/>
    <w:rsid w:val="000844E5"/>
    <w:rsid w:val="000845CE"/>
    <w:rsid w:val="000851FA"/>
    <w:rsid w:val="00085A7D"/>
    <w:rsid w:val="00085CB9"/>
    <w:rsid w:val="00086B54"/>
    <w:rsid w:val="00086BDA"/>
    <w:rsid w:val="00087CDF"/>
    <w:rsid w:val="00090781"/>
    <w:rsid w:val="00090B09"/>
    <w:rsid w:val="00090D7B"/>
    <w:rsid w:val="000911C3"/>
    <w:rsid w:val="000913DC"/>
    <w:rsid w:val="00091F57"/>
    <w:rsid w:val="000920A3"/>
    <w:rsid w:val="00092D2C"/>
    <w:rsid w:val="000937A5"/>
    <w:rsid w:val="000942CC"/>
    <w:rsid w:val="00094A76"/>
    <w:rsid w:val="00094E7C"/>
    <w:rsid w:val="00095108"/>
    <w:rsid w:val="00096A4A"/>
    <w:rsid w:val="0009787F"/>
    <w:rsid w:val="000A1F19"/>
    <w:rsid w:val="000A23C4"/>
    <w:rsid w:val="000A27A0"/>
    <w:rsid w:val="000A40E3"/>
    <w:rsid w:val="000A4238"/>
    <w:rsid w:val="000A460A"/>
    <w:rsid w:val="000A4610"/>
    <w:rsid w:val="000A5158"/>
    <w:rsid w:val="000A547B"/>
    <w:rsid w:val="000A575F"/>
    <w:rsid w:val="000A6113"/>
    <w:rsid w:val="000A676B"/>
    <w:rsid w:val="000A6784"/>
    <w:rsid w:val="000A678F"/>
    <w:rsid w:val="000A6DED"/>
    <w:rsid w:val="000B0009"/>
    <w:rsid w:val="000B1F33"/>
    <w:rsid w:val="000B32C2"/>
    <w:rsid w:val="000B3770"/>
    <w:rsid w:val="000B3A71"/>
    <w:rsid w:val="000B4F5C"/>
    <w:rsid w:val="000B6D12"/>
    <w:rsid w:val="000B74AF"/>
    <w:rsid w:val="000B7962"/>
    <w:rsid w:val="000B7988"/>
    <w:rsid w:val="000C0247"/>
    <w:rsid w:val="000C0B67"/>
    <w:rsid w:val="000C1786"/>
    <w:rsid w:val="000C2583"/>
    <w:rsid w:val="000C262A"/>
    <w:rsid w:val="000C578E"/>
    <w:rsid w:val="000C5967"/>
    <w:rsid w:val="000C6E8D"/>
    <w:rsid w:val="000C6FBA"/>
    <w:rsid w:val="000C7328"/>
    <w:rsid w:val="000C794F"/>
    <w:rsid w:val="000C7FE6"/>
    <w:rsid w:val="000D0C97"/>
    <w:rsid w:val="000D152A"/>
    <w:rsid w:val="000D199C"/>
    <w:rsid w:val="000D1E4A"/>
    <w:rsid w:val="000D3791"/>
    <w:rsid w:val="000D3EE6"/>
    <w:rsid w:val="000D493C"/>
    <w:rsid w:val="000D59FA"/>
    <w:rsid w:val="000D613A"/>
    <w:rsid w:val="000D62B2"/>
    <w:rsid w:val="000D77A7"/>
    <w:rsid w:val="000D79B7"/>
    <w:rsid w:val="000E0C8B"/>
    <w:rsid w:val="000E135D"/>
    <w:rsid w:val="000E1FC5"/>
    <w:rsid w:val="000E3364"/>
    <w:rsid w:val="000E4138"/>
    <w:rsid w:val="000E57FB"/>
    <w:rsid w:val="000E60FD"/>
    <w:rsid w:val="000E6E4D"/>
    <w:rsid w:val="000F07EC"/>
    <w:rsid w:val="000F1B6D"/>
    <w:rsid w:val="000F3BBB"/>
    <w:rsid w:val="000F41CF"/>
    <w:rsid w:val="000F4643"/>
    <w:rsid w:val="000F488F"/>
    <w:rsid w:val="000F49F8"/>
    <w:rsid w:val="000F7190"/>
    <w:rsid w:val="000F73F2"/>
    <w:rsid w:val="000F77DC"/>
    <w:rsid w:val="0010009B"/>
    <w:rsid w:val="001008B9"/>
    <w:rsid w:val="00100BF5"/>
    <w:rsid w:val="00100C87"/>
    <w:rsid w:val="00100E50"/>
    <w:rsid w:val="001028AA"/>
    <w:rsid w:val="00103503"/>
    <w:rsid w:val="00103C80"/>
    <w:rsid w:val="00105293"/>
    <w:rsid w:val="00105488"/>
    <w:rsid w:val="00105D27"/>
    <w:rsid w:val="00106369"/>
    <w:rsid w:val="0011011A"/>
    <w:rsid w:val="001111CD"/>
    <w:rsid w:val="0011129C"/>
    <w:rsid w:val="0011191B"/>
    <w:rsid w:val="001119B0"/>
    <w:rsid w:val="00112E6B"/>
    <w:rsid w:val="001131DA"/>
    <w:rsid w:val="001146CF"/>
    <w:rsid w:val="00115FB7"/>
    <w:rsid w:val="00116197"/>
    <w:rsid w:val="0011640C"/>
    <w:rsid w:val="00116AE8"/>
    <w:rsid w:val="00116BFB"/>
    <w:rsid w:val="00117918"/>
    <w:rsid w:val="00117BB6"/>
    <w:rsid w:val="001217BD"/>
    <w:rsid w:val="0012294B"/>
    <w:rsid w:val="00122DC3"/>
    <w:rsid w:val="0012355F"/>
    <w:rsid w:val="0012490E"/>
    <w:rsid w:val="0012548D"/>
    <w:rsid w:val="00125937"/>
    <w:rsid w:val="001265BB"/>
    <w:rsid w:val="001266D6"/>
    <w:rsid w:val="00126D1D"/>
    <w:rsid w:val="00126E0C"/>
    <w:rsid w:val="00126E11"/>
    <w:rsid w:val="00127579"/>
    <w:rsid w:val="00127F82"/>
    <w:rsid w:val="00131195"/>
    <w:rsid w:val="00131E5E"/>
    <w:rsid w:val="001321B2"/>
    <w:rsid w:val="00133D81"/>
    <w:rsid w:val="001340CB"/>
    <w:rsid w:val="001346D8"/>
    <w:rsid w:val="00135411"/>
    <w:rsid w:val="001356F2"/>
    <w:rsid w:val="001356F3"/>
    <w:rsid w:val="001357DB"/>
    <w:rsid w:val="00136198"/>
    <w:rsid w:val="00136698"/>
    <w:rsid w:val="00136913"/>
    <w:rsid w:val="00137ADD"/>
    <w:rsid w:val="00137E22"/>
    <w:rsid w:val="00141326"/>
    <w:rsid w:val="00141510"/>
    <w:rsid w:val="00141B3C"/>
    <w:rsid w:val="00141DE5"/>
    <w:rsid w:val="00142365"/>
    <w:rsid w:val="001424F5"/>
    <w:rsid w:val="00142B11"/>
    <w:rsid w:val="00143217"/>
    <w:rsid w:val="00143326"/>
    <w:rsid w:val="001434EA"/>
    <w:rsid w:val="001437A4"/>
    <w:rsid w:val="00144194"/>
    <w:rsid w:val="0014528F"/>
    <w:rsid w:val="00145E8A"/>
    <w:rsid w:val="001462E6"/>
    <w:rsid w:val="00146EC1"/>
    <w:rsid w:val="00147437"/>
    <w:rsid w:val="00147B2B"/>
    <w:rsid w:val="00147F19"/>
    <w:rsid w:val="001500C1"/>
    <w:rsid w:val="001504BB"/>
    <w:rsid w:val="00151B36"/>
    <w:rsid w:val="001527B3"/>
    <w:rsid w:val="00152BF0"/>
    <w:rsid w:val="0015305A"/>
    <w:rsid w:val="00153403"/>
    <w:rsid w:val="00153CCD"/>
    <w:rsid w:val="00153D1E"/>
    <w:rsid w:val="00153E6E"/>
    <w:rsid w:val="00154BAA"/>
    <w:rsid w:val="00157658"/>
    <w:rsid w:val="00157755"/>
    <w:rsid w:val="00157A57"/>
    <w:rsid w:val="0016018D"/>
    <w:rsid w:val="00160596"/>
    <w:rsid w:val="00160AD3"/>
    <w:rsid w:val="00160E31"/>
    <w:rsid w:val="001616A0"/>
    <w:rsid w:val="00162254"/>
    <w:rsid w:val="00162588"/>
    <w:rsid w:val="00164FE0"/>
    <w:rsid w:val="001652F4"/>
    <w:rsid w:val="00165AEB"/>
    <w:rsid w:val="00166F00"/>
    <w:rsid w:val="00167220"/>
    <w:rsid w:val="00167B53"/>
    <w:rsid w:val="00170075"/>
    <w:rsid w:val="00171A16"/>
    <w:rsid w:val="00172091"/>
    <w:rsid w:val="001725ED"/>
    <w:rsid w:val="00173392"/>
    <w:rsid w:val="00173742"/>
    <w:rsid w:val="00173AD3"/>
    <w:rsid w:val="0017621A"/>
    <w:rsid w:val="0017708B"/>
    <w:rsid w:val="001776D4"/>
    <w:rsid w:val="00180020"/>
    <w:rsid w:val="001815AF"/>
    <w:rsid w:val="00182C46"/>
    <w:rsid w:val="00184BCF"/>
    <w:rsid w:val="001861BD"/>
    <w:rsid w:val="00186C30"/>
    <w:rsid w:val="00187205"/>
    <w:rsid w:val="00187AB3"/>
    <w:rsid w:val="00190203"/>
    <w:rsid w:val="00190373"/>
    <w:rsid w:val="00193EE8"/>
    <w:rsid w:val="00194767"/>
    <w:rsid w:val="00196ACC"/>
    <w:rsid w:val="00196BC7"/>
    <w:rsid w:val="00197232"/>
    <w:rsid w:val="00197CF1"/>
    <w:rsid w:val="001A0649"/>
    <w:rsid w:val="001A1538"/>
    <w:rsid w:val="001A1E3C"/>
    <w:rsid w:val="001A2D88"/>
    <w:rsid w:val="001A345C"/>
    <w:rsid w:val="001A34A1"/>
    <w:rsid w:val="001A4EE4"/>
    <w:rsid w:val="001A6AF4"/>
    <w:rsid w:val="001A6BBC"/>
    <w:rsid w:val="001B065C"/>
    <w:rsid w:val="001B1302"/>
    <w:rsid w:val="001B1AE7"/>
    <w:rsid w:val="001B1B57"/>
    <w:rsid w:val="001B2FA3"/>
    <w:rsid w:val="001B443A"/>
    <w:rsid w:val="001B46CC"/>
    <w:rsid w:val="001B5117"/>
    <w:rsid w:val="001B5438"/>
    <w:rsid w:val="001B558B"/>
    <w:rsid w:val="001B5689"/>
    <w:rsid w:val="001B6A6C"/>
    <w:rsid w:val="001B77B8"/>
    <w:rsid w:val="001C000D"/>
    <w:rsid w:val="001C0BCB"/>
    <w:rsid w:val="001C0C50"/>
    <w:rsid w:val="001C10B2"/>
    <w:rsid w:val="001C1D87"/>
    <w:rsid w:val="001C1DA4"/>
    <w:rsid w:val="001C1E9D"/>
    <w:rsid w:val="001C276C"/>
    <w:rsid w:val="001C365B"/>
    <w:rsid w:val="001C3E7D"/>
    <w:rsid w:val="001C46C1"/>
    <w:rsid w:val="001C4AE4"/>
    <w:rsid w:val="001C5190"/>
    <w:rsid w:val="001C52FC"/>
    <w:rsid w:val="001C5E23"/>
    <w:rsid w:val="001C6242"/>
    <w:rsid w:val="001C6C17"/>
    <w:rsid w:val="001C70ED"/>
    <w:rsid w:val="001C74B5"/>
    <w:rsid w:val="001C7A6C"/>
    <w:rsid w:val="001D0380"/>
    <w:rsid w:val="001D09DC"/>
    <w:rsid w:val="001D1C93"/>
    <w:rsid w:val="001D2253"/>
    <w:rsid w:val="001D2565"/>
    <w:rsid w:val="001D3749"/>
    <w:rsid w:val="001D4B10"/>
    <w:rsid w:val="001D4B17"/>
    <w:rsid w:val="001D4E6C"/>
    <w:rsid w:val="001D5A8F"/>
    <w:rsid w:val="001D6BDD"/>
    <w:rsid w:val="001D7BCA"/>
    <w:rsid w:val="001D7F4E"/>
    <w:rsid w:val="001E00AB"/>
    <w:rsid w:val="001E1387"/>
    <w:rsid w:val="001E1F59"/>
    <w:rsid w:val="001E2403"/>
    <w:rsid w:val="001E3A3E"/>
    <w:rsid w:val="001E3C41"/>
    <w:rsid w:val="001E3FB5"/>
    <w:rsid w:val="001E4301"/>
    <w:rsid w:val="001E43AF"/>
    <w:rsid w:val="001E4461"/>
    <w:rsid w:val="001E44FE"/>
    <w:rsid w:val="001E5545"/>
    <w:rsid w:val="001E558E"/>
    <w:rsid w:val="001E597C"/>
    <w:rsid w:val="001E6301"/>
    <w:rsid w:val="001F142B"/>
    <w:rsid w:val="001F1932"/>
    <w:rsid w:val="001F35F0"/>
    <w:rsid w:val="001F3645"/>
    <w:rsid w:val="001F3D8A"/>
    <w:rsid w:val="001F45CB"/>
    <w:rsid w:val="001F48DA"/>
    <w:rsid w:val="001F4D20"/>
    <w:rsid w:val="001F521D"/>
    <w:rsid w:val="001F611F"/>
    <w:rsid w:val="001F63A8"/>
    <w:rsid w:val="001F73F7"/>
    <w:rsid w:val="001F7E2E"/>
    <w:rsid w:val="001F7F0E"/>
    <w:rsid w:val="001F7FA5"/>
    <w:rsid w:val="002014BB"/>
    <w:rsid w:val="002018AE"/>
    <w:rsid w:val="00201AFC"/>
    <w:rsid w:val="00202D58"/>
    <w:rsid w:val="00203742"/>
    <w:rsid w:val="002039B7"/>
    <w:rsid w:val="00205DD2"/>
    <w:rsid w:val="00206BC8"/>
    <w:rsid w:val="00207286"/>
    <w:rsid w:val="00207639"/>
    <w:rsid w:val="002100D5"/>
    <w:rsid w:val="002106A1"/>
    <w:rsid w:val="00210765"/>
    <w:rsid w:val="00210AD1"/>
    <w:rsid w:val="00211094"/>
    <w:rsid w:val="00211620"/>
    <w:rsid w:val="00212870"/>
    <w:rsid w:val="002132F2"/>
    <w:rsid w:val="00213A8F"/>
    <w:rsid w:val="00213E64"/>
    <w:rsid w:val="002148C3"/>
    <w:rsid w:val="00214D55"/>
    <w:rsid w:val="00215809"/>
    <w:rsid w:val="002166A7"/>
    <w:rsid w:val="00216875"/>
    <w:rsid w:val="00217BB8"/>
    <w:rsid w:val="00220458"/>
    <w:rsid w:val="00220D60"/>
    <w:rsid w:val="00221434"/>
    <w:rsid w:val="002233B8"/>
    <w:rsid w:val="00223D01"/>
    <w:rsid w:val="002242E6"/>
    <w:rsid w:val="00224AC2"/>
    <w:rsid w:val="00224F90"/>
    <w:rsid w:val="002250D5"/>
    <w:rsid w:val="00225227"/>
    <w:rsid w:val="002252EA"/>
    <w:rsid w:val="002253D8"/>
    <w:rsid w:val="00225E28"/>
    <w:rsid w:val="00227A22"/>
    <w:rsid w:val="00227D4E"/>
    <w:rsid w:val="00227EAA"/>
    <w:rsid w:val="00227F73"/>
    <w:rsid w:val="002304A9"/>
    <w:rsid w:val="00230952"/>
    <w:rsid w:val="00230C6D"/>
    <w:rsid w:val="00230EC3"/>
    <w:rsid w:val="00230F73"/>
    <w:rsid w:val="002310B0"/>
    <w:rsid w:val="002313AE"/>
    <w:rsid w:val="002313D1"/>
    <w:rsid w:val="0023214D"/>
    <w:rsid w:val="00232985"/>
    <w:rsid w:val="00232E6C"/>
    <w:rsid w:val="00233CD3"/>
    <w:rsid w:val="0023469B"/>
    <w:rsid w:val="00235C4E"/>
    <w:rsid w:val="00236154"/>
    <w:rsid w:val="002364F5"/>
    <w:rsid w:val="00240496"/>
    <w:rsid w:val="00241155"/>
    <w:rsid w:val="002413FE"/>
    <w:rsid w:val="002415DE"/>
    <w:rsid w:val="0024206E"/>
    <w:rsid w:val="00242A95"/>
    <w:rsid w:val="0024309F"/>
    <w:rsid w:val="002435E6"/>
    <w:rsid w:val="00243DA7"/>
    <w:rsid w:val="002442CA"/>
    <w:rsid w:val="002446A1"/>
    <w:rsid w:val="00244D1E"/>
    <w:rsid w:val="00244F10"/>
    <w:rsid w:val="00245003"/>
    <w:rsid w:val="00245272"/>
    <w:rsid w:val="00245DBF"/>
    <w:rsid w:val="00246442"/>
    <w:rsid w:val="002468FC"/>
    <w:rsid w:val="00246A2E"/>
    <w:rsid w:val="00246EB4"/>
    <w:rsid w:val="0024745F"/>
    <w:rsid w:val="0024773C"/>
    <w:rsid w:val="00247C90"/>
    <w:rsid w:val="00250110"/>
    <w:rsid w:val="00250509"/>
    <w:rsid w:val="00250D97"/>
    <w:rsid w:val="00251D6D"/>
    <w:rsid w:val="00251F2C"/>
    <w:rsid w:val="00251F57"/>
    <w:rsid w:val="0025244B"/>
    <w:rsid w:val="00252A91"/>
    <w:rsid w:val="00254E5F"/>
    <w:rsid w:val="00254F93"/>
    <w:rsid w:val="002556B7"/>
    <w:rsid w:val="00255F00"/>
    <w:rsid w:val="0025634E"/>
    <w:rsid w:val="002567A2"/>
    <w:rsid w:val="00257460"/>
    <w:rsid w:val="002576BD"/>
    <w:rsid w:val="00260FDA"/>
    <w:rsid w:val="00262819"/>
    <w:rsid w:val="00262A07"/>
    <w:rsid w:val="00262A27"/>
    <w:rsid w:val="0026391F"/>
    <w:rsid w:val="00263CA9"/>
    <w:rsid w:val="00264B52"/>
    <w:rsid w:val="00265DB7"/>
    <w:rsid w:val="0026654B"/>
    <w:rsid w:val="002666F9"/>
    <w:rsid w:val="00266BED"/>
    <w:rsid w:val="002672C6"/>
    <w:rsid w:val="002678DF"/>
    <w:rsid w:val="00267CA2"/>
    <w:rsid w:val="002718E1"/>
    <w:rsid w:val="00271D77"/>
    <w:rsid w:val="0027258D"/>
    <w:rsid w:val="00272AAB"/>
    <w:rsid w:val="00273143"/>
    <w:rsid w:val="00273CCD"/>
    <w:rsid w:val="00273D07"/>
    <w:rsid w:val="00273DC2"/>
    <w:rsid w:val="00273FB7"/>
    <w:rsid w:val="00274119"/>
    <w:rsid w:val="0027554B"/>
    <w:rsid w:val="0027707B"/>
    <w:rsid w:val="002815E8"/>
    <w:rsid w:val="00282B65"/>
    <w:rsid w:val="00282CDC"/>
    <w:rsid w:val="00283235"/>
    <w:rsid w:val="00283A76"/>
    <w:rsid w:val="00283A96"/>
    <w:rsid w:val="00284232"/>
    <w:rsid w:val="00284441"/>
    <w:rsid w:val="0028493E"/>
    <w:rsid w:val="002855BF"/>
    <w:rsid w:val="00285822"/>
    <w:rsid w:val="00285B8C"/>
    <w:rsid w:val="0028639F"/>
    <w:rsid w:val="002863E6"/>
    <w:rsid w:val="002869A9"/>
    <w:rsid w:val="00287621"/>
    <w:rsid w:val="00287EE0"/>
    <w:rsid w:val="0029043D"/>
    <w:rsid w:val="002904C4"/>
    <w:rsid w:val="00291053"/>
    <w:rsid w:val="00291979"/>
    <w:rsid w:val="00291A41"/>
    <w:rsid w:val="00291AE4"/>
    <w:rsid w:val="00291FDD"/>
    <w:rsid w:val="00293D77"/>
    <w:rsid w:val="002943C4"/>
    <w:rsid w:val="00294FA8"/>
    <w:rsid w:val="0029542D"/>
    <w:rsid w:val="00295566"/>
    <w:rsid w:val="002968A9"/>
    <w:rsid w:val="00296ECC"/>
    <w:rsid w:val="002972EB"/>
    <w:rsid w:val="00297771"/>
    <w:rsid w:val="002A1526"/>
    <w:rsid w:val="002A1A82"/>
    <w:rsid w:val="002A1B28"/>
    <w:rsid w:val="002A2BBB"/>
    <w:rsid w:val="002A300F"/>
    <w:rsid w:val="002A3358"/>
    <w:rsid w:val="002A34A1"/>
    <w:rsid w:val="002A34AC"/>
    <w:rsid w:val="002A3532"/>
    <w:rsid w:val="002A39E9"/>
    <w:rsid w:val="002A400F"/>
    <w:rsid w:val="002A42E3"/>
    <w:rsid w:val="002A45F0"/>
    <w:rsid w:val="002A5E2C"/>
    <w:rsid w:val="002A6062"/>
    <w:rsid w:val="002A62DC"/>
    <w:rsid w:val="002A6590"/>
    <w:rsid w:val="002A6A2C"/>
    <w:rsid w:val="002A7EAC"/>
    <w:rsid w:val="002B051F"/>
    <w:rsid w:val="002B091E"/>
    <w:rsid w:val="002B14F6"/>
    <w:rsid w:val="002B24AC"/>
    <w:rsid w:val="002B2A74"/>
    <w:rsid w:val="002B345B"/>
    <w:rsid w:val="002B349F"/>
    <w:rsid w:val="002B468F"/>
    <w:rsid w:val="002B579C"/>
    <w:rsid w:val="002B7B50"/>
    <w:rsid w:val="002C0629"/>
    <w:rsid w:val="002C06B9"/>
    <w:rsid w:val="002C0EBF"/>
    <w:rsid w:val="002C10CE"/>
    <w:rsid w:val="002C1376"/>
    <w:rsid w:val="002C1A66"/>
    <w:rsid w:val="002C2BEA"/>
    <w:rsid w:val="002C3006"/>
    <w:rsid w:val="002C305A"/>
    <w:rsid w:val="002C325D"/>
    <w:rsid w:val="002C3402"/>
    <w:rsid w:val="002C36C8"/>
    <w:rsid w:val="002C38A8"/>
    <w:rsid w:val="002C5055"/>
    <w:rsid w:val="002C50D0"/>
    <w:rsid w:val="002C566C"/>
    <w:rsid w:val="002C5670"/>
    <w:rsid w:val="002C5A44"/>
    <w:rsid w:val="002C7378"/>
    <w:rsid w:val="002C73DE"/>
    <w:rsid w:val="002C78EA"/>
    <w:rsid w:val="002D006D"/>
    <w:rsid w:val="002D06C8"/>
    <w:rsid w:val="002D0B56"/>
    <w:rsid w:val="002D16CA"/>
    <w:rsid w:val="002D18DE"/>
    <w:rsid w:val="002D2793"/>
    <w:rsid w:val="002D2FB8"/>
    <w:rsid w:val="002D4779"/>
    <w:rsid w:val="002D484B"/>
    <w:rsid w:val="002D49CF"/>
    <w:rsid w:val="002D4FEC"/>
    <w:rsid w:val="002D5259"/>
    <w:rsid w:val="002D5A0E"/>
    <w:rsid w:val="002D64F9"/>
    <w:rsid w:val="002D6646"/>
    <w:rsid w:val="002E174C"/>
    <w:rsid w:val="002E1CC0"/>
    <w:rsid w:val="002E3D26"/>
    <w:rsid w:val="002E3DF6"/>
    <w:rsid w:val="002E3F8F"/>
    <w:rsid w:val="002E45F0"/>
    <w:rsid w:val="002E58DA"/>
    <w:rsid w:val="002E5DBA"/>
    <w:rsid w:val="002E626F"/>
    <w:rsid w:val="002E628A"/>
    <w:rsid w:val="002E6D92"/>
    <w:rsid w:val="002E6D94"/>
    <w:rsid w:val="002E706F"/>
    <w:rsid w:val="002E76E1"/>
    <w:rsid w:val="002E7BD1"/>
    <w:rsid w:val="002F01AF"/>
    <w:rsid w:val="002F05B8"/>
    <w:rsid w:val="002F1054"/>
    <w:rsid w:val="002F1C1B"/>
    <w:rsid w:val="002F2A9D"/>
    <w:rsid w:val="002F329E"/>
    <w:rsid w:val="002F34FB"/>
    <w:rsid w:val="002F485D"/>
    <w:rsid w:val="002F5AB6"/>
    <w:rsid w:val="002F647E"/>
    <w:rsid w:val="002F6A0B"/>
    <w:rsid w:val="002F7119"/>
    <w:rsid w:val="002F71D9"/>
    <w:rsid w:val="00300630"/>
    <w:rsid w:val="00302A5E"/>
    <w:rsid w:val="00302F18"/>
    <w:rsid w:val="0030415F"/>
    <w:rsid w:val="003042C4"/>
    <w:rsid w:val="0030490C"/>
    <w:rsid w:val="00304B07"/>
    <w:rsid w:val="00305522"/>
    <w:rsid w:val="00306FD9"/>
    <w:rsid w:val="003071CE"/>
    <w:rsid w:val="00307C9C"/>
    <w:rsid w:val="00310FDF"/>
    <w:rsid w:val="00311E84"/>
    <w:rsid w:val="00312E8E"/>
    <w:rsid w:val="0031306F"/>
    <w:rsid w:val="00313A6B"/>
    <w:rsid w:val="00313F78"/>
    <w:rsid w:val="00315628"/>
    <w:rsid w:val="0031596D"/>
    <w:rsid w:val="0031705A"/>
    <w:rsid w:val="003178EE"/>
    <w:rsid w:val="00320010"/>
    <w:rsid w:val="00320445"/>
    <w:rsid w:val="0032115D"/>
    <w:rsid w:val="00322EDE"/>
    <w:rsid w:val="00323504"/>
    <w:rsid w:val="00323DA4"/>
    <w:rsid w:val="00323EAB"/>
    <w:rsid w:val="00325C87"/>
    <w:rsid w:val="003305E5"/>
    <w:rsid w:val="003306D5"/>
    <w:rsid w:val="00330AB6"/>
    <w:rsid w:val="00330CFA"/>
    <w:rsid w:val="00330F0C"/>
    <w:rsid w:val="003310C8"/>
    <w:rsid w:val="00331BA0"/>
    <w:rsid w:val="003323C3"/>
    <w:rsid w:val="00332B7E"/>
    <w:rsid w:val="00333E2F"/>
    <w:rsid w:val="003345D2"/>
    <w:rsid w:val="00334DEA"/>
    <w:rsid w:val="00336B6D"/>
    <w:rsid w:val="00336B76"/>
    <w:rsid w:val="003379C2"/>
    <w:rsid w:val="003379C5"/>
    <w:rsid w:val="00337E10"/>
    <w:rsid w:val="00337F9C"/>
    <w:rsid w:val="003411AD"/>
    <w:rsid w:val="003416B7"/>
    <w:rsid w:val="0034242E"/>
    <w:rsid w:val="003424C3"/>
    <w:rsid w:val="00342B8B"/>
    <w:rsid w:val="00342BEC"/>
    <w:rsid w:val="00342F08"/>
    <w:rsid w:val="00343010"/>
    <w:rsid w:val="00344A58"/>
    <w:rsid w:val="00344F2D"/>
    <w:rsid w:val="00345204"/>
    <w:rsid w:val="00345847"/>
    <w:rsid w:val="00345BD4"/>
    <w:rsid w:val="00345EBD"/>
    <w:rsid w:val="00346184"/>
    <w:rsid w:val="00346629"/>
    <w:rsid w:val="00346F4A"/>
    <w:rsid w:val="0034712A"/>
    <w:rsid w:val="0034741F"/>
    <w:rsid w:val="0035129A"/>
    <w:rsid w:val="0035167E"/>
    <w:rsid w:val="00351F42"/>
    <w:rsid w:val="00352891"/>
    <w:rsid w:val="003532E5"/>
    <w:rsid w:val="0035376E"/>
    <w:rsid w:val="00353ADE"/>
    <w:rsid w:val="003544D1"/>
    <w:rsid w:val="00355C57"/>
    <w:rsid w:val="0035625D"/>
    <w:rsid w:val="0035643E"/>
    <w:rsid w:val="00356A58"/>
    <w:rsid w:val="00356AAE"/>
    <w:rsid w:val="003610CF"/>
    <w:rsid w:val="00361C5F"/>
    <w:rsid w:val="003623F4"/>
    <w:rsid w:val="0036310A"/>
    <w:rsid w:val="00363491"/>
    <w:rsid w:val="00363A4D"/>
    <w:rsid w:val="00366306"/>
    <w:rsid w:val="00367F14"/>
    <w:rsid w:val="0037041C"/>
    <w:rsid w:val="003710B1"/>
    <w:rsid w:val="003714B7"/>
    <w:rsid w:val="00371559"/>
    <w:rsid w:val="00371868"/>
    <w:rsid w:val="003728C5"/>
    <w:rsid w:val="00372B37"/>
    <w:rsid w:val="00372B82"/>
    <w:rsid w:val="00373933"/>
    <w:rsid w:val="00373E01"/>
    <w:rsid w:val="00374508"/>
    <w:rsid w:val="0037459A"/>
    <w:rsid w:val="003746BA"/>
    <w:rsid w:val="00374AFB"/>
    <w:rsid w:val="0037594B"/>
    <w:rsid w:val="00375980"/>
    <w:rsid w:val="00375A09"/>
    <w:rsid w:val="00375F40"/>
    <w:rsid w:val="003761BC"/>
    <w:rsid w:val="00376596"/>
    <w:rsid w:val="003769C1"/>
    <w:rsid w:val="00377316"/>
    <w:rsid w:val="00377CF9"/>
    <w:rsid w:val="0038045E"/>
    <w:rsid w:val="00380BFF"/>
    <w:rsid w:val="003813B6"/>
    <w:rsid w:val="0038223A"/>
    <w:rsid w:val="00382282"/>
    <w:rsid w:val="003822D0"/>
    <w:rsid w:val="00382322"/>
    <w:rsid w:val="00382DFB"/>
    <w:rsid w:val="00383632"/>
    <w:rsid w:val="003837C9"/>
    <w:rsid w:val="003838F6"/>
    <w:rsid w:val="003839B2"/>
    <w:rsid w:val="00384EC1"/>
    <w:rsid w:val="00385236"/>
    <w:rsid w:val="00386534"/>
    <w:rsid w:val="003866FA"/>
    <w:rsid w:val="00386885"/>
    <w:rsid w:val="00386E9D"/>
    <w:rsid w:val="003870ED"/>
    <w:rsid w:val="0038728C"/>
    <w:rsid w:val="003879DD"/>
    <w:rsid w:val="0039058F"/>
    <w:rsid w:val="003914CA"/>
    <w:rsid w:val="003936DC"/>
    <w:rsid w:val="003937BA"/>
    <w:rsid w:val="0039390F"/>
    <w:rsid w:val="00393EE6"/>
    <w:rsid w:val="00394DDD"/>
    <w:rsid w:val="003956BC"/>
    <w:rsid w:val="00395C1E"/>
    <w:rsid w:val="00395D64"/>
    <w:rsid w:val="00396317"/>
    <w:rsid w:val="00396CB0"/>
    <w:rsid w:val="003A0D13"/>
    <w:rsid w:val="003A0D49"/>
    <w:rsid w:val="003A1145"/>
    <w:rsid w:val="003A132F"/>
    <w:rsid w:val="003A1F76"/>
    <w:rsid w:val="003A2005"/>
    <w:rsid w:val="003A2AEF"/>
    <w:rsid w:val="003A3680"/>
    <w:rsid w:val="003A6694"/>
    <w:rsid w:val="003A7229"/>
    <w:rsid w:val="003B02B7"/>
    <w:rsid w:val="003B18C3"/>
    <w:rsid w:val="003B198A"/>
    <w:rsid w:val="003B2B68"/>
    <w:rsid w:val="003B2EFB"/>
    <w:rsid w:val="003B2F4B"/>
    <w:rsid w:val="003B3143"/>
    <w:rsid w:val="003B3A13"/>
    <w:rsid w:val="003B3F28"/>
    <w:rsid w:val="003B4E44"/>
    <w:rsid w:val="003B506B"/>
    <w:rsid w:val="003B54A7"/>
    <w:rsid w:val="003B5CF8"/>
    <w:rsid w:val="003B5E1E"/>
    <w:rsid w:val="003B611D"/>
    <w:rsid w:val="003B63B8"/>
    <w:rsid w:val="003B69D0"/>
    <w:rsid w:val="003C0DA4"/>
    <w:rsid w:val="003C10EF"/>
    <w:rsid w:val="003C3964"/>
    <w:rsid w:val="003C43CD"/>
    <w:rsid w:val="003C5D15"/>
    <w:rsid w:val="003C644C"/>
    <w:rsid w:val="003C6D82"/>
    <w:rsid w:val="003C78BD"/>
    <w:rsid w:val="003D221E"/>
    <w:rsid w:val="003D239D"/>
    <w:rsid w:val="003D27E6"/>
    <w:rsid w:val="003D2C0A"/>
    <w:rsid w:val="003D319F"/>
    <w:rsid w:val="003D3E23"/>
    <w:rsid w:val="003D5202"/>
    <w:rsid w:val="003D5C54"/>
    <w:rsid w:val="003D682D"/>
    <w:rsid w:val="003D6BCF"/>
    <w:rsid w:val="003D749F"/>
    <w:rsid w:val="003E0313"/>
    <w:rsid w:val="003E0630"/>
    <w:rsid w:val="003E16BD"/>
    <w:rsid w:val="003E1A96"/>
    <w:rsid w:val="003E1FB5"/>
    <w:rsid w:val="003E2617"/>
    <w:rsid w:val="003E3C46"/>
    <w:rsid w:val="003E3D85"/>
    <w:rsid w:val="003E4A1C"/>
    <w:rsid w:val="003E4BAB"/>
    <w:rsid w:val="003E5558"/>
    <w:rsid w:val="003E65DD"/>
    <w:rsid w:val="003E66B8"/>
    <w:rsid w:val="003E7160"/>
    <w:rsid w:val="003E7612"/>
    <w:rsid w:val="003E7794"/>
    <w:rsid w:val="003E78BD"/>
    <w:rsid w:val="003E7D1D"/>
    <w:rsid w:val="003E7FFB"/>
    <w:rsid w:val="003F169D"/>
    <w:rsid w:val="003F1951"/>
    <w:rsid w:val="003F2C36"/>
    <w:rsid w:val="003F30C0"/>
    <w:rsid w:val="003F34A6"/>
    <w:rsid w:val="003F47CA"/>
    <w:rsid w:val="003F4AA5"/>
    <w:rsid w:val="003F4AB7"/>
    <w:rsid w:val="003F5C26"/>
    <w:rsid w:val="003F6887"/>
    <w:rsid w:val="003F7352"/>
    <w:rsid w:val="0040071C"/>
    <w:rsid w:val="0040084B"/>
    <w:rsid w:val="00401A06"/>
    <w:rsid w:val="00401DED"/>
    <w:rsid w:val="00403306"/>
    <w:rsid w:val="00404532"/>
    <w:rsid w:val="0040482B"/>
    <w:rsid w:val="00406638"/>
    <w:rsid w:val="00406639"/>
    <w:rsid w:val="00406AC5"/>
    <w:rsid w:val="00406F51"/>
    <w:rsid w:val="00410649"/>
    <w:rsid w:val="00411ECD"/>
    <w:rsid w:val="00412C59"/>
    <w:rsid w:val="00412EDA"/>
    <w:rsid w:val="00414D57"/>
    <w:rsid w:val="004150C0"/>
    <w:rsid w:val="00417040"/>
    <w:rsid w:val="00417FA8"/>
    <w:rsid w:val="004206C9"/>
    <w:rsid w:val="00420D1C"/>
    <w:rsid w:val="00420DB5"/>
    <w:rsid w:val="00421230"/>
    <w:rsid w:val="004216D2"/>
    <w:rsid w:val="00421E94"/>
    <w:rsid w:val="00422AFE"/>
    <w:rsid w:val="0042338F"/>
    <w:rsid w:val="004233B7"/>
    <w:rsid w:val="00423C6E"/>
    <w:rsid w:val="00424ED0"/>
    <w:rsid w:val="00424F69"/>
    <w:rsid w:val="004267B3"/>
    <w:rsid w:val="00427E30"/>
    <w:rsid w:val="00430A98"/>
    <w:rsid w:val="00431BC2"/>
    <w:rsid w:val="00432112"/>
    <w:rsid w:val="0043222B"/>
    <w:rsid w:val="0043394B"/>
    <w:rsid w:val="00433C15"/>
    <w:rsid w:val="0043601B"/>
    <w:rsid w:val="00436BC5"/>
    <w:rsid w:val="00436CFF"/>
    <w:rsid w:val="00437B5B"/>
    <w:rsid w:val="004404A6"/>
    <w:rsid w:val="004412B7"/>
    <w:rsid w:val="004432C3"/>
    <w:rsid w:val="00443A66"/>
    <w:rsid w:val="00443D18"/>
    <w:rsid w:val="00443ED2"/>
    <w:rsid w:val="004445BA"/>
    <w:rsid w:val="004447B5"/>
    <w:rsid w:val="0044496D"/>
    <w:rsid w:val="00444C86"/>
    <w:rsid w:val="004454C0"/>
    <w:rsid w:val="00445C16"/>
    <w:rsid w:val="004463A0"/>
    <w:rsid w:val="00446B7D"/>
    <w:rsid w:val="004477E7"/>
    <w:rsid w:val="00447A1B"/>
    <w:rsid w:val="00447A81"/>
    <w:rsid w:val="00450704"/>
    <w:rsid w:val="0045087C"/>
    <w:rsid w:val="00450B67"/>
    <w:rsid w:val="00450E03"/>
    <w:rsid w:val="00451456"/>
    <w:rsid w:val="00451E0A"/>
    <w:rsid w:val="00452F31"/>
    <w:rsid w:val="00452F7B"/>
    <w:rsid w:val="0045350E"/>
    <w:rsid w:val="004535ED"/>
    <w:rsid w:val="00453A0A"/>
    <w:rsid w:val="00454403"/>
    <w:rsid w:val="00455AAF"/>
    <w:rsid w:val="0045610C"/>
    <w:rsid w:val="0045669B"/>
    <w:rsid w:val="00456F23"/>
    <w:rsid w:val="004575E4"/>
    <w:rsid w:val="0046156D"/>
    <w:rsid w:val="004616D8"/>
    <w:rsid w:val="00461CE4"/>
    <w:rsid w:val="00461E7B"/>
    <w:rsid w:val="00461F8B"/>
    <w:rsid w:val="00462075"/>
    <w:rsid w:val="0046225A"/>
    <w:rsid w:val="00462917"/>
    <w:rsid w:val="0046302D"/>
    <w:rsid w:val="00463794"/>
    <w:rsid w:val="0046469D"/>
    <w:rsid w:val="00464945"/>
    <w:rsid w:val="00465080"/>
    <w:rsid w:val="004659E8"/>
    <w:rsid w:val="00466BC9"/>
    <w:rsid w:val="00466BF2"/>
    <w:rsid w:val="004670FE"/>
    <w:rsid w:val="004673B9"/>
    <w:rsid w:val="004674D3"/>
    <w:rsid w:val="004675B7"/>
    <w:rsid w:val="004706DA"/>
    <w:rsid w:val="0047152F"/>
    <w:rsid w:val="00471E7C"/>
    <w:rsid w:val="00471F4B"/>
    <w:rsid w:val="004730A3"/>
    <w:rsid w:val="00473EB8"/>
    <w:rsid w:val="00473F00"/>
    <w:rsid w:val="00474712"/>
    <w:rsid w:val="00475111"/>
    <w:rsid w:val="00475613"/>
    <w:rsid w:val="00475F55"/>
    <w:rsid w:val="00475FBD"/>
    <w:rsid w:val="00476831"/>
    <w:rsid w:val="00476EA6"/>
    <w:rsid w:val="00477008"/>
    <w:rsid w:val="004803E0"/>
    <w:rsid w:val="00481FA1"/>
    <w:rsid w:val="0048289B"/>
    <w:rsid w:val="00482A89"/>
    <w:rsid w:val="00483AD4"/>
    <w:rsid w:val="00483BFF"/>
    <w:rsid w:val="00483F6D"/>
    <w:rsid w:val="0048405F"/>
    <w:rsid w:val="00485A48"/>
    <w:rsid w:val="00485FFE"/>
    <w:rsid w:val="0048679E"/>
    <w:rsid w:val="004868C7"/>
    <w:rsid w:val="0048715E"/>
    <w:rsid w:val="0048788B"/>
    <w:rsid w:val="004902BA"/>
    <w:rsid w:val="00490AE0"/>
    <w:rsid w:val="00490C86"/>
    <w:rsid w:val="004921D3"/>
    <w:rsid w:val="00492E33"/>
    <w:rsid w:val="0049312E"/>
    <w:rsid w:val="004936E4"/>
    <w:rsid w:val="0049375D"/>
    <w:rsid w:val="00493760"/>
    <w:rsid w:val="00494626"/>
    <w:rsid w:val="00495C8E"/>
    <w:rsid w:val="00495D23"/>
    <w:rsid w:val="0049753B"/>
    <w:rsid w:val="0049767D"/>
    <w:rsid w:val="00497723"/>
    <w:rsid w:val="00497D31"/>
    <w:rsid w:val="004A0A4A"/>
    <w:rsid w:val="004A19CB"/>
    <w:rsid w:val="004A2A46"/>
    <w:rsid w:val="004A2E9F"/>
    <w:rsid w:val="004A3B28"/>
    <w:rsid w:val="004A5624"/>
    <w:rsid w:val="004A5F61"/>
    <w:rsid w:val="004A612D"/>
    <w:rsid w:val="004A649A"/>
    <w:rsid w:val="004A67B4"/>
    <w:rsid w:val="004A7574"/>
    <w:rsid w:val="004A7A6F"/>
    <w:rsid w:val="004B0A55"/>
    <w:rsid w:val="004B26FD"/>
    <w:rsid w:val="004B2CA4"/>
    <w:rsid w:val="004B2CD7"/>
    <w:rsid w:val="004B4787"/>
    <w:rsid w:val="004B4931"/>
    <w:rsid w:val="004B4AE3"/>
    <w:rsid w:val="004B4F80"/>
    <w:rsid w:val="004B4FEB"/>
    <w:rsid w:val="004B6653"/>
    <w:rsid w:val="004C0104"/>
    <w:rsid w:val="004C01A1"/>
    <w:rsid w:val="004C09BD"/>
    <w:rsid w:val="004C1265"/>
    <w:rsid w:val="004C12CC"/>
    <w:rsid w:val="004C138F"/>
    <w:rsid w:val="004C1C49"/>
    <w:rsid w:val="004C24FD"/>
    <w:rsid w:val="004C2583"/>
    <w:rsid w:val="004C290E"/>
    <w:rsid w:val="004C2A6A"/>
    <w:rsid w:val="004C4051"/>
    <w:rsid w:val="004C416F"/>
    <w:rsid w:val="004C61AC"/>
    <w:rsid w:val="004C7603"/>
    <w:rsid w:val="004C7E6E"/>
    <w:rsid w:val="004D01A2"/>
    <w:rsid w:val="004D0A7C"/>
    <w:rsid w:val="004D1103"/>
    <w:rsid w:val="004D14ED"/>
    <w:rsid w:val="004D16A6"/>
    <w:rsid w:val="004D379C"/>
    <w:rsid w:val="004D410D"/>
    <w:rsid w:val="004D4B6E"/>
    <w:rsid w:val="004D5457"/>
    <w:rsid w:val="004D69C0"/>
    <w:rsid w:val="004D7274"/>
    <w:rsid w:val="004D7552"/>
    <w:rsid w:val="004E0065"/>
    <w:rsid w:val="004E142D"/>
    <w:rsid w:val="004E20FC"/>
    <w:rsid w:val="004E3550"/>
    <w:rsid w:val="004E3802"/>
    <w:rsid w:val="004E3DF8"/>
    <w:rsid w:val="004E4836"/>
    <w:rsid w:val="004E4EEC"/>
    <w:rsid w:val="004E51AA"/>
    <w:rsid w:val="004E5654"/>
    <w:rsid w:val="004E768A"/>
    <w:rsid w:val="004E786C"/>
    <w:rsid w:val="004F0DC0"/>
    <w:rsid w:val="004F29AC"/>
    <w:rsid w:val="004F3011"/>
    <w:rsid w:val="004F3301"/>
    <w:rsid w:val="004F412E"/>
    <w:rsid w:val="004F43C0"/>
    <w:rsid w:val="004F4573"/>
    <w:rsid w:val="004F486F"/>
    <w:rsid w:val="004F4CBC"/>
    <w:rsid w:val="004F4CD2"/>
    <w:rsid w:val="004F56F5"/>
    <w:rsid w:val="004F57B1"/>
    <w:rsid w:val="004F639A"/>
    <w:rsid w:val="004F645A"/>
    <w:rsid w:val="004F718A"/>
    <w:rsid w:val="004F751C"/>
    <w:rsid w:val="004F7984"/>
    <w:rsid w:val="004F7C45"/>
    <w:rsid w:val="00500084"/>
    <w:rsid w:val="00500153"/>
    <w:rsid w:val="0050018E"/>
    <w:rsid w:val="0050047E"/>
    <w:rsid w:val="005006F7"/>
    <w:rsid w:val="00501EA4"/>
    <w:rsid w:val="00501F58"/>
    <w:rsid w:val="005021AF"/>
    <w:rsid w:val="00502680"/>
    <w:rsid w:val="00502733"/>
    <w:rsid w:val="0050327D"/>
    <w:rsid w:val="00503768"/>
    <w:rsid w:val="00504F67"/>
    <w:rsid w:val="005055BF"/>
    <w:rsid w:val="00505C3E"/>
    <w:rsid w:val="005072A5"/>
    <w:rsid w:val="005074F4"/>
    <w:rsid w:val="005078DF"/>
    <w:rsid w:val="0051041F"/>
    <w:rsid w:val="00510AA3"/>
    <w:rsid w:val="00510AF2"/>
    <w:rsid w:val="00511157"/>
    <w:rsid w:val="00511201"/>
    <w:rsid w:val="00511949"/>
    <w:rsid w:val="0051236F"/>
    <w:rsid w:val="00513602"/>
    <w:rsid w:val="00513C08"/>
    <w:rsid w:val="00513E4D"/>
    <w:rsid w:val="00514813"/>
    <w:rsid w:val="00514B8B"/>
    <w:rsid w:val="00514E38"/>
    <w:rsid w:val="005152F8"/>
    <w:rsid w:val="005156DC"/>
    <w:rsid w:val="00515976"/>
    <w:rsid w:val="005163EA"/>
    <w:rsid w:val="005164CD"/>
    <w:rsid w:val="00516973"/>
    <w:rsid w:val="00516E41"/>
    <w:rsid w:val="00517C06"/>
    <w:rsid w:val="00517D64"/>
    <w:rsid w:val="005216A7"/>
    <w:rsid w:val="00521ABF"/>
    <w:rsid w:val="00521C05"/>
    <w:rsid w:val="00523A72"/>
    <w:rsid w:val="00523E51"/>
    <w:rsid w:val="0052403E"/>
    <w:rsid w:val="00524DF4"/>
    <w:rsid w:val="00525176"/>
    <w:rsid w:val="0052536D"/>
    <w:rsid w:val="00526299"/>
    <w:rsid w:val="00526551"/>
    <w:rsid w:val="005268C1"/>
    <w:rsid w:val="00526B20"/>
    <w:rsid w:val="00526E44"/>
    <w:rsid w:val="005306B6"/>
    <w:rsid w:val="005308B0"/>
    <w:rsid w:val="00530F83"/>
    <w:rsid w:val="0053124C"/>
    <w:rsid w:val="00532181"/>
    <w:rsid w:val="00532B49"/>
    <w:rsid w:val="00532BC3"/>
    <w:rsid w:val="0053317B"/>
    <w:rsid w:val="00533443"/>
    <w:rsid w:val="00534327"/>
    <w:rsid w:val="00535105"/>
    <w:rsid w:val="0053530B"/>
    <w:rsid w:val="005354B3"/>
    <w:rsid w:val="00535D5A"/>
    <w:rsid w:val="00536185"/>
    <w:rsid w:val="005363B7"/>
    <w:rsid w:val="0053678E"/>
    <w:rsid w:val="005371A3"/>
    <w:rsid w:val="0054062D"/>
    <w:rsid w:val="00540E30"/>
    <w:rsid w:val="00542559"/>
    <w:rsid w:val="00542671"/>
    <w:rsid w:val="00543B95"/>
    <w:rsid w:val="005441AC"/>
    <w:rsid w:val="00545167"/>
    <w:rsid w:val="00545235"/>
    <w:rsid w:val="00547F9E"/>
    <w:rsid w:val="00550334"/>
    <w:rsid w:val="00550616"/>
    <w:rsid w:val="00551A33"/>
    <w:rsid w:val="00552770"/>
    <w:rsid w:val="0055295C"/>
    <w:rsid w:val="00553362"/>
    <w:rsid w:val="00553482"/>
    <w:rsid w:val="00553C3B"/>
    <w:rsid w:val="00553CA9"/>
    <w:rsid w:val="00553DDE"/>
    <w:rsid w:val="0055451F"/>
    <w:rsid w:val="005549BF"/>
    <w:rsid w:val="005558D0"/>
    <w:rsid w:val="00555989"/>
    <w:rsid w:val="00555CB0"/>
    <w:rsid w:val="00556079"/>
    <w:rsid w:val="0055608A"/>
    <w:rsid w:val="0055628B"/>
    <w:rsid w:val="00556461"/>
    <w:rsid w:val="00556A8B"/>
    <w:rsid w:val="00556D89"/>
    <w:rsid w:val="0056085A"/>
    <w:rsid w:val="00560EFF"/>
    <w:rsid w:val="00561DB0"/>
    <w:rsid w:val="005623A2"/>
    <w:rsid w:val="00563236"/>
    <w:rsid w:val="00563D7B"/>
    <w:rsid w:val="005641E2"/>
    <w:rsid w:val="00564312"/>
    <w:rsid w:val="005648AE"/>
    <w:rsid w:val="00564F42"/>
    <w:rsid w:val="00565572"/>
    <w:rsid w:val="005661DA"/>
    <w:rsid w:val="00566344"/>
    <w:rsid w:val="0056688D"/>
    <w:rsid w:val="00567255"/>
    <w:rsid w:val="005701B8"/>
    <w:rsid w:val="00570512"/>
    <w:rsid w:val="00570F23"/>
    <w:rsid w:val="00571EA4"/>
    <w:rsid w:val="005723F0"/>
    <w:rsid w:val="00572518"/>
    <w:rsid w:val="005734AD"/>
    <w:rsid w:val="00573BB9"/>
    <w:rsid w:val="00573DBF"/>
    <w:rsid w:val="00573F5C"/>
    <w:rsid w:val="0057514D"/>
    <w:rsid w:val="00576DE5"/>
    <w:rsid w:val="005808DD"/>
    <w:rsid w:val="00580EE7"/>
    <w:rsid w:val="00580FFE"/>
    <w:rsid w:val="0058130C"/>
    <w:rsid w:val="00581857"/>
    <w:rsid w:val="00581BFE"/>
    <w:rsid w:val="00582865"/>
    <w:rsid w:val="00585915"/>
    <w:rsid w:val="00586B00"/>
    <w:rsid w:val="00586C4D"/>
    <w:rsid w:val="005873E4"/>
    <w:rsid w:val="00587FB0"/>
    <w:rsid w:val="005908A2"/>
    <w:rsid w:val="005910B7"/>
    <w:rsid w:val="005924BE"/>
    <w:rsid w:val="005938D7"/>
    <w:rsid w:val="0059392F"/>
    <w:rsid w:val="005951FA"/>
    <w:rsid w:val="00595295"/>
    <w:rsid w:val="005956B9"/>
    <w:rsid w:val="00596360"/>
    <w:rsid w:val="005977E0"/>
    <w:rsid w:val="005A2B9E"/>
    <w:rsid w:val="005A2CD9"/>
    <w:rsid w:val="005A37E2"/>
    <w:rsid w:val="005A431E"/>
    <w:rsid w:val="005A4358"/>
    <w:rsid w:val="005A4E19"/>
    <w:rsid w:val="005A52C5"/>
    <w:rsid w:val="005A5C68"/>
    <w:rsid w:val="005A6832"/>
    <w:rsid w:val="005A695F"/>
    <w:rsid w:val="005A6A6F"/>
    <w:rsid w:val="005A7F65"/>
    <w:rsid w:val="005B0B63"/>
    <w:rsid w:val="005B1FA5"/>
    <w:rsid w:val="005B23EE"/>
    <w:rsid w:val="005B2E12"/>
    <w:rsid w:val="005B387F"/>
    <w:rsid w:val="005B5FA3"/>
    <w:rsid w:val="005B64AB"/>
    <w:rsid w:val="005B64EE"/>
    <w:rsid w:val="005B69C0"/>
    <w:rsid w:val="005C0583"/>
    <w:rsid w:val="005C0A93"/>
    <w:rsid w:val="005C0AE3"/>
    <w:rsid w:val="005C1456"/>
    <w:rsid w:val="005C1865"/>
    <w:rsid w:val="005C1EE5"/>
    <w:rsid w:val="005C225E"/>
    <w:rsid w:val="005C270C"/>
    <w:rsid w:val="005C2CBE"/>
    <w:rsid w:val="005C2EC8"/>
    <w:rsid w:val="005C30AE"/>
    <w:rsid w:val="005C391F"/>
    <w:rsid w:val="005C4796"/>
    <w:rsid w:val="005C4D25"/>
    <w:rsid w:val="005C5497"/>
    <w:rsid w:val="005C6624"/>
    <w:rsid w:val="005C6D6C"/>
    <w:rsid w:val="005C7142"/>
    <w:rsid w:val="005C7757"/>
    <w:rsid w:val="005D081C"/>
    <w:rsid w:val="005D0C83"/>
    <w:rsid w:val="005D10FB"/>
    <w:rsid w:val="005D21AA"/>
    <w:rsid w:val="005D21AD"/>
    <w:rsid w:val="005D2684"/>
    <w:rsid w:val="005D2B02"/>
    <w:rsid w:val="005D354C"/>
    <w:rsid w:val="005D3EFE"/>
    <w:rsid w:val="005D410B"/>
    <w:rsid w:val="005D4D57"/>
    <w:rsid w:val="005D579F"/>
    <w:rsid w:val="005D6936"/>
    <w:rsid w:val="005D6F71"/>
    <w:rsid w:val="005D7E61"/>
    <w:rsid w:val="005E0B2E"/>
    <w:rsid w:val="005E2223"/>
    <w:rsid w:val="005E3755"/>
    <w:rsid w:val="005E3AEE"/>
    <w:rsid w:val="005E4647"/>
    <w:rsid w:val="005E5397"/>
    <w:rsid w:val="005E5A48"/>
    <w:rsid w:val="005E5DB2"/>
    <w:rsid w:val="005E6D70"/>
    <w:rsid w:val="005E79DE"/>
    <w:rsid w:val="005F07BD"/>
    <w:rsid w:val="005F0DCB"/>
    <w:rsid w:val="005F17A9"/>
    <w:rsid w:val="005F1E40"/>
    <w:rsid w:val="005F2B0D"/>
    <w:rsid w:val="005F4D30"/>
    <w:rsid w:val="005F514D"/>
    <w:rsid w:val="005F51D1"/>
    <w:rsid w:val="005F6889"/>
    <w:rsid w:val="005F6A0D"/>
    <w:rsid w:val="005F6A39"/>
    <w:rsid w:val="005F6B7B"/>
    <w:rsid w:val="005F6F23"/>
    <w:rsid w:val="005F7454"/>
    <w:rsid w:val="005F7C6B"/>
    <w:rsid w:val="0060058F"/>
    <w:rsid w:val="00601CBD"/>
    <w:rsid w:val="006029D4"/>
    <w:rsid w:val="0060321B"/>
    <w:rsid w:val="00603FB1"/>
    <w:rsid w:val="0060425A"/>
    <w:rsid w:val="00604531"/>
    <w:rsid w:val="0060492C"/>
    <w:rsid w:val="006052EE"/>
    <w:rsid w:val="00605EBB"/>
    <w:rsid w:val="00605FDE"/>
    <w:rsid w:val="006062A4"/>
    <w:rsid w:val="006065D7"/>
    <w:rsid w:val="00606A11"/>
    <w:rsid w:val="00607098"/>
    <w:rsid w:val="00607146"/>
    <w:rsid w:val="006071E0"/>
    <w:rsid w:val="0060788A"/>
    <w:rsid w:val="00611798"/>
    <w:rsid w:val="00612C09"/>
    <w:rsid w:val="006134B8"/>
    <w:rsid w:val="00613D9F"/>
    <w:rsid w:val="00614E61"/>
    <w:rsid w:val="00615546"/>
    <w:rsid w:val="00615A21"/>
    <w:rsid w:val="00615ADA"/>
    <w:rsid w:val="00615C92"/>
    <w:rsid w:val="006163DA"/>
    <w:rsid w:val="006163F1"/>
    <w:rsid w:val="006163F3"/>
    <w:rsid w:val="0061661F"/>
    <w:rsid w:val="00620152"/>
    <w:rsid w:val="00621B32"/>
    <w:rsid w:val="00621E8E"/>
    <w:rsid w:val="006220C4"/>
    <w:rsid w:val="00622A32"/>
    <w:rsid w:val="00622C97"/>
    <w:rsid w:val="00624D50"/>
    <w:rsid w:val="00625216"/>
    <w:rsid w:val="006257A4"/>
    <w:rsid w:val="00625DDF"/>
    <w:rsid w:val="006263DA"/>
    <w:rsid w:val="006267C0"/>
    <w:rsid w:val="00627952"/>
    <w:rsid w:val="006305F0"/>
    <w:rsid w:val="006306A5"/>
    <w:rsid w:val="00630FE5"/>
    <w:rsid w:val="0063173D"/>
    <w:rsid w:val="00632F05"/>
    <w:rsid w:val="00633E5C"/>
    <w:rsid w:val="006349CE"/>
    <w:rsid w:val="00634B63"/>
    <w:rsid w:val="00634CC0"/>
    <w:rsid w:val="006354FB"/>
    <w:rsid w:val="006356D3"/>
    <w:rsid w:val="0063609A"/>
    <w:rsid w:val="006365E1"/>
    <w:rsid w:val="00636B3B"/>
    <w:rsid w:val="00636BBC"/>
    <w:rsid w:val="006376D5"/>
    <w:rsid w:val="006378F8"/>
    <w:rsid w:val="00637EBA"/>
    <w:rsid w:val="006405C9"/>
    <w:rsid w:val="00640859"/>
    <w:rsid w:val="00641207"/>
    <w:rsid w:val="006417F6"/>
    <w:rsid w:val="00642242"/>
    <w:rsid w:val="006423B0"/>
    <w:rsid w:val="00642572"/>
    <w:rsid w:val="00642E82"/>
    <w:rsid w:val="006430F4"/>
    <w:rsid w:val="006434DC"/>
    <w:rsid w:val="00643C87"/>
    <w:rsid w:val="00643E2A"/>
    <w:rsid w:val="00644F12"/>
    <w:rsid w:val="006455C3"/>
    <w:rsid w:val="0064636B"/>
    <w:rsid w:val="00646B06"/>
    <w:rsid w:val="00646F3D"/>
    <w:rsid w:val="006472D2"/>
    <w:rsid w:val="00647DB3"/>
    <w:rsid w:val="0065070D"/>
    <w:rsid w:val="00650B12"/>
    <w:rsid w:val="00651284"/>
    <w:rsid w:val="006515CF"/>
    <w:rsid w:val="006527D8"/>
    <w:rsid w:val="006529EE"/>
    <w:rsid w:val="00652B27"/>
    <w:rsid w:val="0065313A"/>
    <w:rsid w:val="00653945"/>
    <w:rsid w:val="00654302"/>
    <w:rsid w:val="00654F68"/>
    <w:rsid w:val="00655C67"/>
    <w:rsid w:val="006566BF"/>
    <w:rsid w:val="00656A22"/>
    <w:rsid w:val="00656AB3"/>
    <w:rsid w:val="00656C38"/>
    <w:rsid w:val="00656D52"/>
    <w:rsid w:val="00656DEA"/>
    <w:rsid w:val="00657303"/>
    <w:rsid w:val="0066000E"/>
    <w:rsid w:val="006600D5"/>
    <w:rsid w:val="0066069C"/>
    <w:rsid w:val="00660BB6"/>
    <w:rsid w:val="0066148E"/>
    <w:rsid w:val="006618C1"/>
    <w:rsid w:val="0066198E"/>
    <w:rsid w:val="00662143"/>
    <w:rsid w:val="00662B91"/>
    <w:rsid w:val="00662C81"/>
    <w:rsid w:val="00664C3E"/>
    <w:rsid w:val="0066509F"/>
    <w:rsid w:val="006705F0"/>
    <w:rsid w:val="00670DEF"/>
    <w:rsid w:val="00670EFB"/>
    <w:rsid w:val="00672D4E"/>
    <w:rsid w:val="00673636"/>
    <w:rsid w:val="00675066"/>
    <w:rsid w:val="00676FF7"/>
    <w:rsid w:val="006802B5"/>
    <w:rsid w:val="006812D3"/>
    <w:rsid w:val="0068266B"/>
    <w:rsid w:val="00684042"/>
    <w:rsid w:val="0068416D"/>
    <w:rsid w:val="00684218"/>
    <w:rsid w:val="00684FF2"/>
    <w:rsid w:val="00685039"/>
    <w:rsid w:val="00685200"/>
    <w:rsid w:val="00685750"/>
    <w:rsid w:val="00685A3C"/>
    <w:rsid w:val="006862A3"/>
    <w:rsid w:val="00686A03"/>
    <w:rsid w:val="00686DA3"/>
    <w:rsid w:val="00686EAB"/>
    <w:rsid w:val="006871D2"/>
    <w:rsid w:val="006872F9"/>
    <w:rsid w:val="00690183"/>
    <w:rsid w:val="006904C4"/>
    <w:rsid w:val="00690589"/>
    <w:rsid w:val="00691067"/>
    <w:rsid w:val="00691879"/>
    <w:rsid w:val="00691D46"/>
    <w:rsid w:val="00693EED"/>
    <w:rsid w:val="006941EA"/>
    <w:rsid w:val="00694B94"/>
    <w:rsid w:val="00694EB8"/>
    <w:rsid w:val="00695ECC"/>
    <w:rsid w:val="0069633E"/>
    <w:rsid w:val="00697040"/>
    <w:rsid w:val="006A0D63"/>
    <w:rsid w:val="006A11A8"/>
    <w:rsid w:val="006A1558"/>
    <w:rsid w:val="006A1AB8"/>
    <w:rsid w:val="006A2180"/>
    <w:rsid w:val="006A32BD"/>
    <w:rsid w:val="006A3F96"/>
    <w:rsid w:val="006A462C"/>
    <w:rsid w:val="006A4FA4"/>
    <w:rsid w:val="006A5607"/>
    <w:rsid w:val="006A7453"/>
    <w:rsid w:val="006A7685"/>
    <w:rsid w:val="006A77EC"/>
    <w:rsid w:val="006B11E3"/>
    <w:rsid w:val="006B238E"/>
    <w:rsid w:val="006B35D6"/>
    <w:rsid w:val="006B391B"/>
    <w:rsid w:val="006B49CC"/>
    <w:rsid w:val="006B4D88"/>
    <w:rsid w:val="006B565C"/>
    <w:rsid w:val="006B5C50"/>
    <w:rsid w:val="006B5F7C"/>
    <w:rsid w:val="006B6C81"/>
    <w:rsid w:val="006B6C8F"/>
    <w:rsid w:val="006B6CE8"/>
    <w:rsid w:val="006C0733"/>
    <w:rsid w:val="006C0E79"/>
    <w:rsid w:val="006C16E7"/>
    <w:rsid w:val="006C25FE"/>
    <w:rsid w:val="006C306C"/>
    <w:rsid w:val="006C322A"/>
    <w:rsid w:val="006C3E2F"/>
    <w:rsid w:val="006C51CB"/>
    <w:rsid w:val="006C56F6"/>
    <w:rsid w:val="006C6A4D"/>
    <w:rsid w:val="006C70B0"/>
    <w:rsid w:val="006C7273"/>
    <w:rsid w:val="006C759E"/>
    <w:rsid w:val="006D0C3D"/>
    <w:rsid w:val="006D0F95"/>
    <w:rsid w:val="006D2BFF"/>
    <w:rsid w:val="006D2F53"/>
    <w:rsid w:val="006D315B"/>
    <w:rsid w:val="006D31CD"/>
    <w:rsid w:val="006D3394"/>
    <w:rsid w:val="006D4FAB"/>
    <w:rsid w:val="006D5174"/>
    <w:rsid w:val="006D51A9"/>
    <w:rsid w:val="006D5709"/>
    <w:rsid w:val="006D57E7"/>
    <w:rsid w:val="006D5B19"/>
    <w:rsid w:val="006D6097"/>
    <w:rsid w:val="006D6DEC"/>
    <w:rsid w:val="006D76C4"/>
    <w:rsid w:val="006E098C"/>
    <w:rsid w:val="006E0CFC"/>
    <w:rsid w:val="006E103F"/>
    <w:rsid w:val="006E220A"/>
    <w:rsid w:val="006E235A"/>
    <w:rsid w:val="006E25C9"/>
    <w:rsid w:val="006E2A93"/>
    <w:rsid w:val="006E346C"/>
    <w:rsid w:val="006E37B2"/>
    <w:rsid w:val="006E3AC1"/>
    <w:rsid w:val="006E3C2D"/>
    <w:rsid w:val="006E46B0"/>
    <w:rsid w:val="006E4B84"/>
    <w:rsid w:val="006E66B0"/>
    <w:rsid w:val="006E68D9"/>
    <w:rsid w:val="006E7E93"/>
    <w:rsid w:val="006F0AF5"/>
    <w:rsid w:val="006F0DA1"/>
    <w:rsid w:val="006F1A0A"/>
    <w:rsid w:val="006F225F"/>
    <w:rsid w:val="006F2843"/>
    <w:rsid w:val="006F3308"/>
    <w:rsid w:val="006F33CE"/>
    <w:rsid w:val="006F34EE"/>
    <w:rsid w:val="006F453F"/>
    <w:rsid w:val="006F4B06"/>
    <w:rsid w:val="006F5380"/>
    <w:rsid w:val="006F5965"/>
    <w:rsid w:val="006F596A"/>
    <w:rsid w:val="006F599C"/>
    <w:rsid w:val="006F6F00"/>
    <w:rsid w:val="006F6F6C"/>
    <w:rsid w:val="006F77C5"/>
    <w:rsid w:val="006F7CDA"/>
    <w:rsid w:val="006F7D27"/>
    <w:rsid w:val="007001D1"/>
    <w:rsid w:val="007014F3"/>
    <w:rsid w:val="00701611"/>
    <w:rsid w:val="00701D21"/>
    <w:rsid w:val="00702173"/>
    <w:rsid w:val="007029CB"/>
    <w:rsid w:val="0070404D"/>
    <w:rsid w:val="00705955"/>
    <w:rsid w:val="00706370"/>
    <w:rsid w:val="007064B1"/>
    <w:rsid w:val="007065F4"/>
    <w:rsid w:val="00707171"/>
    <w:rsid w:val="007071C0"/>
    <w:rsid w:val="0070729F"/>
    <w:rsid w:val="0070742B"/>
    <w:rsid w:val="007076E0"/>
    <w:rsid w:val="00707877"/>
    <w:rsid w:val="00707F15"/>
    <w:rsid w:val="007100EF"/>
    <w:rsid w:val="0071197F"/>
    <w:rsid w:val="00711F25"/>
    <w:rsid w:val="00712C67"/>
    <w:rsid w:val="0071357F"/>
    <w:rsid w:val="00714162"/>
    <w:rsid w:val="0071423E"/>
    <w:rsid w:val="0071486B"/>
    <w:rsid w:val="007167CB"/>
    <w:rsid w:val="00717137"/>
    <w:rsid w:val="0071784A"/>
    <w:rsid w:val="0072109A"/>
    <w:rsid w:val="0072230A"/>
    <w:rsid w:val="00722F5A"/>
    <w:rsid w:val="007234D6"/>
    <w:rsid w:val="007234DA"/>
    <w:rsid w:val="00723594"/>
    <w:rsid w:val="00723627"/>
    <w:rsid w:val="00723D79"/>
    <w:rsid w:val="0072560E"/>
    <w:rsid w:val="00725A54"/>
    <w:rsid w:val="00725B5C"/>
    <w:rsid w:val="0072619F"/>
    <w:rsid w:val="007261EE"/>
    <w:rsid w:val="007262F8"/>
    <w:rsid w:val="00726D07"/>
    <w:rsid w:val="00726FF9"/>
    <w:rsid w:val="00727C28"/>
    <w:rsid w:val="00730191"/>
    <w:rsid w:val="00731BB7"/>
    <w:rsid w:val="00732B12"/>
    <w:rsid w:val="00732B63"/>
    <w:rsid w:val="00733088"/>
    <w:rsid w:val="007332EB"/>
    <w:rsid w:val="00733FE3"/>
    <w:rsid w:val="007353F2"/>
    <w:rsid w:val="0073594D"/>
    <w:rsid w:val="00735A20"/>
    <w:rsid w:val="00735C40"/>
    <w:rsid w:val="007361C5"/>
    <w:rsid w:val="00736666"/>
    <w:rsid w:val="00736683"/>
    <w:rsid w:val="007366D2"/>
    <w:rsid w:val="00736D24"/>
    <w:rsid w:val="007423DA"/>
    <w:rsid w:val="007425EF"/>
    <w:rsid w:val="0074296F"/>
    <w:rsid w:val="00742BFC"/>
    <w:rsid w:val="0074353A"/>
    <w:rsid w:val="00743D75"/>
    <w:rsid w:val="00744E26"/>
    <w:rsid w:val="00744F4C"/>
    <w:rsid w:val="007464C8"/>
    <w:rsid w:val="00747D83"/>
    <w:rsid w:val="00750081"/>
    <w:rsid w:val="0075090B"/>
    <w:rsid w:val="00750FBB"/>
    <w:rsid w:val="0075138F"/>
    <w:rsid w:val="007523EE"/>
    <w:rsid w:val="00752A02"/>
    <w:rsid w:val="00756E67"/>
    <w:rsid w:val="0075761A"/>
    <w:rsid w:val="0076088D"/>
    <w:rsid w:val="00760E3C"/>
    <w:rsid w:val="00761198"/>
    <w:rsid w:val="00762089"/>
    <w:rsid w:val="00762DF6"/>
    <w:rsid w:val="007636C6"/>
    <w:rsid w:val="00763FB7"/>
    <w:rsid w:val="00764519"/>
    <w:rsid w:val="007659F6"/>
    <w:rsid w:val="00766450"/>
    <w:rsid w:val="0076693E"/>
    <w:rsid w:val="00766E92"/>
    <w:rsid w:val="007671BC"/>
    <w:rsid w:val="007671F9"/>
    <w:rsid w:val="0077011F"/>
    <w:rsid w:val="007709CF"/>
    <w:rsid w:val="00770EE8"/>
    <w:rsid w:val="00771EA0"/>
    <w:rsid w:val="00772768"/>
    <w:rsid w:val="00772CD4"/>
    <w:rsid w:val="00773767"/>
    <w:rsid w:val="00773B90"/>
    <w:rsid w:val="00773C04"/>
    <w:rsid w:val="00774438"/>
    <w:rsid w:val="0077443A"/>
    <w:rsid w:val="007746CC"/>
    <w:rsid w:val="007747C9"/>
    <w:rsid w:val="007755BF"/>
    <w:rsid w:val="00775A6B"/>
    <w:rsid w:val="00776860"/>
    <w:rsid w:val="00777C4C"/>
    <w:rsid w:val="0078030E"/>
    <w:rsid w:val="007821F0"/>
    <w:rsid w:val="007830A8"/>
    <w:rsid w:val="00783A45"/>
    <w:rsid w:val="00783A58"/>
    <w:rsid w:val="00784CDE"/>
    <w:rsid w:val="00785312"/>
    <w:rsid w:val="007863A3"/>
    <w:rsid w:val="00786FDF"/>
    <w:rsid w:val="007903C2"/>
    <w:rsid w:val="00790868"/>
    <w:rsid w:val="00791245"/>
    <w:rsid w:val="0079166A"/>
    <w:rsid w:val="0079225D"/>
    <w:rsid w:val="0079226B"/>
    <w:rsid w:val="00792841"/>
    <w:rsid w:val="00792B79"/>
    <w:rsid w:val="007939B4"/>
    <w:rsid w:val="00793D17"/>
    <w:rsid w:val="00793E6B"/>
    <w:rsid w:val="00793FDC"/>
    <w:rsid w:val="0079405C"/>
    <w:rsid w:val="00794501"/>
    <w:rsid w:val="007966C4"/>
    <w:rsid w:val="007977C3"/>
    <w:rsid w:val="0079799D"/>
    <w:rsid w:val="007A0DB5"/>
    <w:rsid w:val="007A1ABA"/>
    <w:rsid w:val="007A26B7"/>
    <w:rsid w:val="007A2AFD"/>
    <w:rsid w:val="007A2E6B"/>
    <w:rsid w:val="007A3F5B"/>
    <w:rsid w:val="007A42D4"/>
    <w:rsid w:val="007A4914"/>
    <w:rsid w:val="007A5A13"/>
    <w:rsid w:val="007A5F41"/>
    <w:rsid w:val="007A6AA7"/>
    <w:rsid w:val="007A6B39"/>
    <w:rsid w:val="007A6FCD"/>
    <w:rsid w:val="007A71A1"/>
    <w:rsid w:val="007A7B69"/>
    <w:rsid w:val="007B0220"/>
    <w:rsid w:val="007B04A4"/>
    <w:rsid w:val="007B09D9"/>
    <w:rsid w:val="007B15FA"/>
    <w:rsid w:val="007B187C"/>
    <w:rsid w:val="007B1BF3"/>
    <w:rsid w:val="007B24D9"/>
    <w:rsid w:val="007B2A76"/>
    <w:rsid w:val="007B6163"/>
    <w:rsid w:val="007B67DD"/>
    <w:rsid w:val="007B691E"/>
    <w:rsid w:val="007B70B7"/>
    <w:rsid w:val="007B77AF"/>
    <w:rsid w:val="007C0298"/>
    <w:rsid w:val="007C07B7"/>
    <w:rsid w:val="007C0C61"/>
    <w:rsid w:val="007C1174"/>
    <w:rsid w:val="007C1459"/>
    <w:rsid w:val="007C2914"/>
    <w:rsid w:val="007C2EF5"/>
    <w:rsid w:val="007C3809"/>
    <w:rsid w:val="007C3885"/>
    <w:rsid w:val="007C464D"/>
    <w:rsid w:val="007C73A5"/>
    <w:rsid w:val="007C7E20"/>
    <w:rsid w:val="007D0373"/>
    <w:rsid w:val="007D0628"/>
    <w:rsid w:val="007D0DEF"/>
    <w:rsid w:val="007D102B"/>
    <w:rsid w:val="007D10EC"/>
    <w:rsid w:val="007D136B"/>
    <w:rsid w:val="007D1A8F"/>
    <w:rsid w:val="007D283C"/>
    <w:rsid w:val="007D2B6C"/>
    <w:rsid w:val="007D31AB"/>
    <w:rsid w:val="007D326C"/>
    <w:rsid w:val="007D354C"/>
    <w:rsid w:val="007D40E2"/>
    <w:rsid w:val="007D4523"/>
    <w:rsid w:val="007D4DAF"/>
    <w:rsid w:val="007D500A"/>
    <w:rsid w:val="007D552B"/>
    <w:rsid w:val="007D559E"/>
    <w:rsid w:val="007D5708"/>
    <w:rsid w:val="007D5ACE"/>
    <w:rsid w:val="007D5E29"/>
    <w:rsid w:val="007D6152"/>
    <w:rsid w:val="007D6842"/>
    <w:rsid w:val="007D69F9"/>
    <w:rsid w:val="007D6A63"/>
    <w:rsid w:val="007D7577"/>
    <w:rsid w:val="007D761F"/>
    <w:rsid w:val="007D78A8"/>
    <w:rsid w:val="007E245F"/>
    <w:rsid w:val="007E3C69"/>
    <w:rsid w:val="007E5753"/>
    <w:rsid w:val="007E587E"/>
    <w:rsid w:val="007E5A2F"/>
    <w:rsid w:val="007E5DB6"/>
    <w:rsid w:val="007E6211"/>
    <w:rsid w:val="007E6F00"/>
    <w:rsid w:val="007F0C9B"/>
    <w:rsid w:val="007F1283"/>
    <w:rsid w:val="007F144F"/>
    <w:rsid w:val="007F2174"/>
    <w:rsid w:val="007F21C8"/>
    <w:rsid w:val="007F3648"/>
    <w:rsid w:val="007F43AF"/>
    <w:rsid w:val="007F4504"/>
    <w:rsid w:val="007F4AAA"/>
    <w:rsid w:val="007F4E00"/>
    <w:rsid w:val="007F589A"/>
    <w:rsid w:val="007F58F3"/>
    <w:rsid w:val="007F6EB0"/>
    <w:rsid w:val="007F6FEA"/>
    <w:rsid w:val="007F772D"/>
    <w:rsid w:val="00800C46"/>
    <w:rsid w:val="00801559"/>
    <w:rsid w:val="0080173E"/>
    <w:rsid w:val="00802F09"/>
    <w:rsid w:val="0080364B"/>
    <w:rsid w:val="0080389D"/>
    <w:rsid w:val="00803AA3"/>
    <w:rsid w:val="008059EC"/>
    <w:rsid w:val="008061F1"/>
    <w:rsid w:val="0080637E"/>
    <w:rsid w:val="008065F7"/>
    <w:rsid w:val="008066BD"/>
    <w:rsid w:val="00806A71"/>
    <w:rsid w:val="0080719E"/>
    <w:rsid w:val="00807343"/>
    <w:rsid w:val="00807D72"/>
    <w:rsid w:val="00811092"/>
    <w:rsid w:val="00811105"/>
    <w:rsid w:val="008117A6"/>
    <w:rsid w:val="00811A67"/>
    <w:rsid w:val="00811CAB"/>
    <w:rsid w:val="00811EB1"/>
    <w:rsid w:val="00813135"/>
    <w:rsid w:val="00813ED5"/>
    <w:rsid w:val="00814083"/>
    <w:rsid w:val="008144A3"/>
    <w:rsid w:val="00814888"/>
    <w:rsid w:val="00814B65"/>
    <w:rsid w:val="00814C1E"/>
    <w:rsid w:val="00815C7A"/>
    <w:rsid w:val="00816370"/>
    <w:rsid w:val="008169EA"/>
    <w:rsid w:val="00817269"/>
    <w:rsid w:val="00817E9E"/>
    <w:rsid w:val="00821AC8"/>
    <w:rsid w:val="00821C09"/>
    <w:rsid w:val="00822D53"/>
    <w:rsid w:val="0082325E"/>
    <w:rsid w:val="0082395D"/>
    <w:rsid w:val="00824C71"/>
    <w:rsid w:val="00825BD5"/>
    <w:rsid w:val="00825E24"/>
    <w:rsid w:val="0082651C"/>
    <w:rsid w:val="00826CA9"/>
    <w:rsid w:val="00826DBB"/>
    <w:rsid w:val="0083093F"/>
    <w:rsid w:val="00831016"/>
    <w:rsid w:val="00831528"/>
    <w:rsid w:val="00832152"/>
    <w:rsid w:val="0083223A"/>
    <w:rsid w:val="00832749"/>
    <w:rsid w:val="00832AE4"/>
    <w:rsid w:val="00832C0F"/>
    <w:rsid w:val="00832F68"/>
    <w:rsid w:val="00835D06"/>
    <w:rsid w:val="00836052"/>
    <w:rsid w:val="0083743F"/>
    <w:rsid w:val="0083792B"/>
    <w:rsid w:val="0084003C"/>
    <w:rsid w:val="00840110"/>
    <w:rsid w:val="008401F3"/>
    <w:rsid w:val="00840D9C"/>
    <w:rsid w:val="00840ECF"/>
    <w:rsid w:val="00840FD3"/>
    <w:rsid w:val="008419FE"/>
    <w:rsid w:val="00841A7A"/>
    <w:rsid w:val="00842715"/>
    <w:rsid w:val="00842B54"/>
    <w:rsid w:val="00842D5D"/>
    <w:rsid w:val="0084353F"/>
    <w:rsid w:val="008438EF"/>
    <w:rsid w:val="00843A69"/>
    <w:rsid w:val="00844413"/>
    <w:rsid w:val="00844CB9"/>
    <w:rsid w:val="00845335"/>
    <w:rsid w:val="00846AB7"/>
    <w:rsid w:val="008470B0"/>
    <w:rsid w:val="0084761F"/>
    <w:rsid w:val="00850206"/>
    <w:rsid w:val="0085055D"/>
    <w:rsid w:val="008506E6"/>
    <w:rsid w:val="00850749"/>
    <w:rsid w:val="00851A11"/>
    <w:rsid w:val="0085475D"/>
    <w:rsid w:val="00854A3F"/>
    <w:rsid w:val="008554DE"/>
    <w:rsid w:val="008560DB"/>
    <w:rsid w:val="008566C7"/>
    <w:rsid w:val="00860079"/>
    <w:rsid w:val="00860878"/>
    <w:rsid w:val="00860A47"/>
    <w:rsid w:val="00863034"/>
    <w:rsid w:val="00863569"/>
    <w:rsid w:val="008645C7"/>
    <w:rsid w:val="00864725"/>
    <w:rsid w:val="008650EB"/>
    <w:rsid w:val="00866130"/>
    <w:rsid w:val="00866FEE"/>
    <w:rsid w:val="00867610"/>
    <w:rsid w:val="00867B0E"/>
    <w:rsid w:val="008700BF"/>
    <w:rsid w:val="008707F1"/>
    <w:rsid w:val="00871CD3"/>
    <w:rsid w:val="008735A1"/>
    <w:rsid w:val="0087426F"/>
    <w:rsid w:val="0087453A"/>
    <w:rsid w:val="008746EF"/>
    <w:rsid w:val="008749C0"/>
    <w:rsid w:val="00874D6B"/>
    <w:rsid w:val="0087565E"/>
    <w:rsid w:val="008763AC"/>
    <w:rsid w:val="008763B6"/>
    <w:rsid w:val="008766D6"/>
    <w:rsid w:val="008771BF"/>
    <w:rsid w:val="00880995"/>
    <w:rsid w:val="00880F27"/>
    <w:rsid w:val="00880F35"/>
    <w:rsid w:val="00881950"/>
    <w:rsid w:val="00881A72"/>
    <w:rsid w:val="00881D61"/>
    <w:rsid w:val="00881EFF"/>
    <w:rsid w:val="00881FA7"/>
    <w:rsid w:val="008827C1"/>
    <w:rsid w:val="00882997"/>
    <w:rsid w:val="00882A40"/>
    <w:rsid w:val="00882D1E"/>
    <w:rsid w:val="00882D48"/>
    <w:rsid w:val="00883CBD"/>
    <w:rsid w:val="00885DFC"/>
    <w:rsid w:val="00886B7A"/>
    <w:rsid w:val="0088779E"/>
    <w:rsid w:val="00887CBA"/>
    <w:rsid w:val="00887E06"/>
    <w:rsid w:val="008901C7"/>
    <w:rsid w:val="00892B02"/>
    <w:rsid w:val="00892B9A"/>
    <w:rsid w:val="00895A6E"/>
    <w:rsid w:val="00896259"/>
    <w:rsid w:val="00896CF8"/>
    <w:rsid w:val="008A095C"/>
    <w:rsid w:val="008A12AA"/>
    <w:rsid w:val="008A1518"/>
    <w:rsid w:val="008A23E1"/>
    <w:rsid w:val="008A27A1"/>
    <w:rsid w:val="008A4253"/>
    <w:rsid w:val="008A46B3"/>
    <w:rsid w:val="008A484C"/>
    <w:rsid w:val="008A5722"/>
    <w:rsid w:val="008A5E4F"/>
    <w:rsid w:val="008A625A"/>
    <w:rsid w:val="008A648C"/>
    <w:rsid w:val="008A6F55"/>
    <w:rsid w:val="008A7493"/>
    <w:rsid w:val="008A7A9A"/>
    <w:rsid w:val="008B2253"/>
    <w:rsid w:val="008B2C5D"/>
    <w:rsid w:val="008B2E88"/>
    <w:rsid w:val="008B2F23"/>
    <w:rsid w:val="008B3C7F"/>
    <w:rsid w:val="008B4C86"/>
    <w:rsid w:val="008B4DE7"/>
    <w:rsid w:val="008B589A"/>
    <w:rsid w:val="008B5B1D"/>
    <w:rsid w:val="008B61D2"/>
    <w:rsid w:val="008B6EB3"/>
    <w:rsid w:val="008C0DAF"/>
    <w:rsid w:val="008C2EC5"/>
    <w:rsid w:val="008C4132"/>
    <w:rsid w:val="008C4629"/>
    <w:rsid w:val="008C4BFD"/>
    <w:rsid w:val="008C508E"/>
    <w:rsid w:val="008C69C7"/>
    <w:rsid w:val="008C7FFB"/>
    <w:rsid w:val="008D06A9"/>
    <w:rsid w:val="008D1BDA"/>
    <w:rsid w:val="008D214B"/>
    <w:rsid w:val="008D4D94"/>
    <w:rsid w:val="008D4E49"/>
    <w:rsid w:val="008D56FA"/>
    <w:rsid w:val="008D5FCC"/>
    <w:rsid w:val="008D66BA"/>
    <w:rsid w:val="008D7321"/>
    <w:rsid w:val="008E1906"/>
    <w:rsid w:val="008E3CC7"/>
    <w:rsid w:val="008E458E"/>
    <w:rsid w:val="008E490C"/>
    <w:rsid w:val="008E4FDC"/>
    <w:rsid w:val="008E5133"/>
    <w:rsid w:val="008E75E4"/>
    <w:rsid w:val="008F0899"/>
    <w:rsid w:val="008F1C00"/>
    <w:rsid w:val="008F256A"/>
    <w:rsid w:val="008F2755"/>
    <w:rsid w:val="008F294D"/>
    <w:rsid w:val="008F39ED"/>
    <w:rsid w:val="008F3A45"/>
    <w:rsid w:val="008F4701"/>
    <w:rsid w:val="008F481F"/>
    <w:rsid w:val="008F4848"/>
    <w:rsid w:val="008F51A9"/>
    <w:rsid w:val="008F52B6"/>
    <w:rsid w:val="008F77A3"/>
    <w:rsid w:val="008F7D2E"/>
    <w:rsid w:val="009003D0"/>
    <w:rsid w:val="00900443"/>
    <w:rsid w:val="00900EB2"/>
    <w:rsid w:val="00900FFC"/>
    <w:rsid w:val="009019DB"/>
    <w:rsid w:val="00904775"/>
    <w:rsid w:val="00905B75"/>
    <w:rsid w:val="00905EE0"/>
    <w:rsid w:val="009077FF"/>
    <w:rsid w:val="0090794F"/>
    <w:rsid w:val="00907A42"/>
    <w:rsid w:val="00910CB1"/>
    <w:rsid w:val="00910E70"/>
    <w:rsid w:val="00911383"/>
    <w:rsid w:val="009129C6"/>
    <w:rsid w:val="00914067"/>
    <w:rsid w:val="00914D69"/>
    <w:rsid w:val="00915089"/>
    <w:rsid w:val="009150AE"/>
    <w:rsid w:val="00915280"/>
    <w:rsid w:val="00915360"/>
    <w:rsid w:val="00915F1C"/>
    <w:rsid w:val="00916EEB"/>
    <w:rsid w:val="00917388"/>
    <w:rsid w:val="009205DD"/>
    <w:rsid w:val="0092081A"/>
    <w:rsid w:val="00920BFC"/>
    <w:rsid w:val="0092127F"/>
    <w:rsid w:val="0092131A"/>
    <w:rsid w:val="00921369"/>
    <w:rsid w:val="00921AE9"/>
    <w:rsid w:val="00921BF6"/>
    <w:rsid w:val="00922A9F"/>
    <w:rsid w:val="00923169"/>
    <w:rsid w:val="0092397A"/>
    <w:rsid w:val="009258F3"/>
    <w:rsid w:val="00925A74"/>
    <w:rsid w:val="00926E5F"/>
    <w:rsid w:val="00926F4F"/>
    <w:rsid w:val="00926F53"/>
    <w:rsid w:val="009274EA"/>
    <w:rsid w:val="009275D2"/>
    <w:rsid w:val="0093000A"/>
    <w:rsid w:val="00930117"/>
    <w:rsid w:val="009303B5"/>
    <w:rsid w:val="00930A74"/>
    <w:rsid w:val="00930D0F"/>
    <w:rsid w:val="00930F60"/>
    <w:rsid w:val="00931AAE"/>
    <w:rsid w:val="00931B53"/>
    <w:rsid w:val="00932014"/>
    <w:rsid w:val="00932685"/>
    <w:rsid w:val="00932A2F"/>
    <w:rsid w:val="00932FC2"/>
    <w:rsid w:val="00933758"/>
    <w:rsid w:val="00933DDA"/>
    <w:rsid w:val="00933EF3"/>
    <w:rsid w:val="00934546"/>
    <w:rsid w:val="00934E70"/>
    <w:rsid w:val="00935825"/>
    <w:rsid w:val="00936868"/>
    <w:rsid w:val="00936DE4"/>
    <w:rsid w:val="009371AC"/>
    <w:rsid w:val="0093750E"/>
    <w:rsid w:val="00937649"/>
    <w:rsid w:val="00940DBE"/>
    <w:rsid w:val="00940F15"/>
    <w:rsid w:val="00941B2A"/>
    <w:rsid w:val="00942175"/>
    <w:rsid w:val="00942B5D"/>
    <w:rsid w:val="0094472A"/>
    <w:rsid w:val="00944F98"/>
    <w:rsid w:val="009500F1"/>
    <w:rsid w:val="00951AB9"/>
    <w:rsid w:val="0095244E"/>
    <w:rsid w:val="0095298C"/>
    <w:rsid w:val="009530AC"/>
    <w:rsid w:val="009530FD"/>
    <w:rsid w:val="00953298"/>
    <w:rsid w:val="00954D5B"/>
    <w:rsid w:val="0095532B"/>
    <w:rsid w:val="009555DD"/>
    <w:rsid w:val="00955CAD"/>
    <w:rsid w:val="00955D4E"/>
    <w:rsid w:val="00955E11"/>
    <w:rsid w:val="00955F48"/>
    <w:rsid w:val="0095616A"/>
    <w:rsid w:val="009561B7"/>
    <w:rsid w:val="009579BA"/>
    <w:rsid w:val="00957DA2"/>
    <w:rsid w:val="00960299"/>
    <w:rsid w:val="00960326"/>
    <w:rsid w:val="00962DC6"/>
    <w:rsid w:val="00962F04"/>
    <w:rsid w:val="00963364"/>
    <w:rsid w:val="009635B8"/>
    <w:rsid w:val="00965B97"/>
    <w:rsid w:val="00965D76"/>
    <w:rsid w:val="00965EB5"/>
    <w:rsid w:val="009673E8"/>
    <w:rsid w:val="009676A1"/>
    <w:rsid w:val="00967B0D"/>
    <w:rsid w:val="0097033E"/>
    <w:rsid w:val="009706C2"/>
    <w:rsid w:val="00970866"/>
    <w:rsid w:val="009710EE"/>
    <w:rsid w:val="0097155A"/>
    <w:rsid w:val="0097215E"/>
    <w:rsid w:val="009730CF"/>
    <w:rsid w:val="00973287"/>
    <w:rsid w:val="009733C3"/>
    <w:rsid w:val="00974061"/>
    <w:rsid w:val="00974CA1"/>
    <w:rsid w:val="00976804"/>
    <w:rsid w:val="00976AF7"/>
    <w:rsid w:val="00977A84"/>
    <w:rsid w:val="00977C9C"/>
    <w:rsid w:val="0098021E"/>
    <w:rsid w:val="00980CE5"/>
    <w:rsid w:val="00981D3D"/>
    <w:rsid w:val="00984FFE"/>
    <w:rsid w:val="00985344"/>
    <w:rsid w:val="00985DC2"/>
    <w:rsid w:val="00986656"/>
    <w:rsid w:val="009873EB"/>
    <w:rsid w:val="00987910"/>
    <w:rsid w:val="00990FCE"/>
    <w:rsid w:val="009910E2"/>
    <w:rsid w:val="00992B19"/>
    <w:rsid w:val="009939EC"/>
    <w:rsid w:val="009960AE"/>
    <w:rsid w:val="00996C28"/>
    <w:rsid w:val="00996D76"/>
    <w:rsid w:val="0099742A"/>
    <w:rsid w:val="00997C1D"/>
    <w:rsid w:val="00997CEF"/>
    <w:rsid w:val="00997DE4"/>
    <w:rsid w:val="009A0A9F"/>
    <w:rsid w:val="009A1A36"/>
    <w:rsid w:val="009A1CE3"/>
    <w:rsid w:val="009A1F29"/>
    <w:rsid w:val="009A20A6"/>
    <w:rsid w:val="009A3396"/>
    <w:rsid w:val="009A3442"/>
    <w:rsid w:val="009A5413"/>
    <w:rsid w:val="009A57E3"/>
    <w:rsid w:val="009A6165"/>
    <w:rsid w:val="009A7832"/>
    <w:rsid w:val="009A7DBB"/>
    <w:rsid w:val="009B006F"/>
    <w:rsid w:val="009B0304"/>
    <w:rsid w:val="009B0DBE"/>
    <w:rsid w:val="009B187F"/>
    <w:rsid w:val="009B22AC"/>
    <w:rsid w:val="009B30F6"/>
    <w:rsid w:val="009B4CDD"/>
    <w:rsid w:val="009B5087"/>
    <w:rsid w:val="009B6D11"/>
    <w:rsid w:val="009B7732"/>
    <w:rsid w:val="009C0199"/>
    <w:rsid w:val="009C04B6"/>
    <w:rsid w:val="009C107A"/>
    <w:rsid w:val="009C13A6"/>
    <w:rsid w:val="009C25A4"/>
    <w:rsid w:val="009C27BA"/>
    <w:rsid w:val="009C34A5"/>
    <w:rsid w:val="009C4627"/>
    <w:rsid w:val="009C4BA3"/>
    <w:rsid w:val="009C4DE4"/>
    <w:rsid w:val="009C5381"/>
    <w:rsid w:val="009C5949"/>
    <w:rsid w:val="009C60D5"/>
    <w:rsid w:val="009C620D"/>
    <w:rsid w:val="009D0828"/>
    <w:rsid w:val="009D1149"/>
    <w:rsid w:val="009D1BD2"/>
    <w:rsid w:val="009D1FEB"/>
    <w:rsid w:val="009D2233"/>
    <w:rsid w:val="009D291B"/>
    <w:rsid w:val="009D3BD1"/>
    <w:rsid w:val="009D3C9C"/>
    <w:rsid w:val="009D402B"/>
    <w:rsid w:val="009D4E71"/>
    <w:rsid w:val="009D5403"/>
    <w:rsid w:val="009D5649"/>
    <w:rsid w:val="009D5837"/>
    <w:rsid w:val="009D5A5D"/>
    <w:rsid w:val="009D60E4"/>
    <w:rsid w:val="009D72D1"/>
    <w:rsid w:val="009D759C"/>
    <w:rsid w:val="009E0FB4"/>
    <w:rsid w:val="009E1365"/>
    <w:rsid w:val="009E1948"/>
    <w:rsid w:val="009E1BFE"/>
    <w:rsid w:val="009E1F32"/>
    <w:rsid w:val="009E2B74"/>
    <w:rsid w:val="009E3AC9"/>
    <w:rsid w:val="009E3B00"/>
    <w:rsid w:val="009E3BF4"/>
    <w:rsid w:val="009E43D2"/>
    <w:rsid w:val="009E4618"/>
    <w:rsid w:val="009E492F"/>
    <w:rsid w:val="009E5181"/>
    <w:rsid w:val="009E5285"/>
    <w:rsid w:val="009E5DC5"/>
    <w:rsid w:val="009E6648"/>
    <w:rsid w:val="009E6C21"/>
    <w:rsid w:val="009E6D93"/>
    <w:rsid w:val="009E792A"/>
    <w:rsid w:val="009E7E68"/>
    <w:rsid w:val="009F0424"/>
    <w:rsid w:val="009F0BBE"/>
    <w:rsid w:val="009F0FAC"/>
    <w:rsid w:val="009F1874"/>
    <w:rsid w:val="009F19A9"/>
    <w:rsid w:val="009F42DC"/>
    <w:rsid w:val="009F547C"/>
    <w:rsid w:val="009F7F0D"/>
    <w:rsid w:val="00A008E8"/>
    <w:rsid w:val="00A00E0B"/>
    <w:rsid w:val="00A019D5"/>
    <w:rsid w:val="00A01A22"/>
    <w:rsid w:val="00A01AE6"/>
    <w:rsid w:val="00A01E10"/>
    <w:rsid w:val="00A02402"/>
    <w:rsid w:val="00A02429"/>
    <w:rsid w:val="00A02C47"/>
    <w:rsid w:val="00A02CA1"/>
    <w:rsid w:val="00A03461"/>
    <w:rsid w:val="00A05A54"/>
    <w:rsid w:val="00A06549"/>
    <w:rsid w:val="00A06D08"/>
    <w:rsid w:val="00A06F4E"/>
    <w:rsid w:val="00A06F9E"/>
    <w:rsid w:val="00A0754A"/>
    <w:rsid w:val="00A07666"/>
    <w:rsid w:val="00A07C29"/>
    <w:rsid w:val="00A10180"/>
    <w:rsid w:val="00A10D67"/>
    <w:rsid w:val="00A113B6"/>
    <w:rsid w:val="00A114B9"/>
    <w:rsid w:val="00A11795"/>
    <w:rsid w:val="00A11FD0"/>
    <w:rsid w:val="00A143A5"/>
    <w:rsid w:val="00A1469C"/>
    <w:rsid w:val="00A15542"/>
    <w:rsid w:val="00A1664B"/>
    <w:rsid w:val="00A16789"/>
    <w:rsid w:val="00A16FFA"/>
    <w:rsid w:val="00A208DB"/>
    <w:rsid w:val="00A20979"/>
    <w:rsid w:val="00A20A99"/>
    <w:rsid w:val="00A20C87"/>
    <w:rsid w:val="00A21EBE"/>
    <w:rsid w:val="00A22066"/>
    <w:rsid w:val="00A24306"/>
    <w:rsid w:val="00A249DE"/>
    <w:rsid w:val="00A26877"/>
    <w:rsid w:val="00A31F7D"/>
    <w:rsid w:val="00A33021"/>
    <w:rsid w:val="00A33BF6"/>
    <w:rsid w:val="00A342B9"/>
    <w:rsid w:val="00A34716"/>
    <w:rsid w:val="00A36E11"/>
    <w:rsid w:val="00A4006A"/>
    <w:rsid w:val="00A40E1E"/>
    <w:rsid w:val="00A4111C"/>
    <w:rsid w:val="00A418FE"/>
    <w:rsid w:val="00A425D8"/>
    <w:rsid w:val="00A4293C"/>
    <w:rsid w:val="00A43C24"/>
    <w:rsid w:val="00A443AD"/>
    <w:rsid w:val="00A4450A"/>
    <w:rsid w:val="00A448D9"/>
    <w:rsid w:val="00A4501C"/>
    <w:rsid w:val="00A4572F"/>
    <w:rsid w:val="00A45BE9"/>
    <w:rsid w:val="00A46947"/>
    <w:rsid w:val="00A46CD3"/>
    <w:rsid w:val="00A4705D"/>
    <w:rsid w:val="00A47177"/>
    <w:rsid w:val="00A47377"/>
    <w:rsid w:val="00A505A5"/>
    <w:rsid w:val="00A50D68"/>
    <w:rsid w:val="00A52BE1"/>
    <w:rsid w:val="00A52CC2"/>
    <w:rsid w:val="00A52E77"/>
    <w:rsid w:val="00A532DC"/>
    <w:rsid w:val="00A54298"/>
    <w:rsid w:val="00A54512"/>
    <w:rsid w:val="00A555A3"/>
    <w:rsid w:val="00A55C85"/>
    <w:rsid w:val="00A57037"/>
    <w:rsid w:val="00A57235"/>
    <w:rsid w:val="00A572D1"/>
    <w:rsid w:val="00A576BC"/>
    <w:rsid w:val="00A60192"/>
    <w:rsid w:val="00A6025E"/>
    <w:rsid w:val="00A60645"/>
    <w:rsid w:val="00A6095B"/>
    <w:rsid w:val="00A60A78"/>
    <w:rsid w:val="00A61DAA"/>
    <w:rsid w:val="00A61E38"/>
    <w:rsid w:val="00A62C83"/>
    <w:rsid w:val="00A62F02"/>
    <w:rsid w:val="00A630F5"/>
    <w:rsid w:val="00A63C2B"/>
    <w:rsid w:val="00A64782"/>
    <w:rsid w:val="00A64E57"/>
    <w:rsid w:val="00A67120"/>
    <w:rsid w:val="00A67EF7"/>
    <w:rsid w:val="00A67F89"/>
    <w:rsid w:val="00A70638"/>
    <w:rsid w:val="00A70B4A"/>
    <w:rsid w:val="00A70CA4"/>
    <w:rsid w:val="00A73724"/>
    <w:rsid w:val="00A73EEE"/>
    <w:rsid w:val="00A73F54"/>
    <w:rsid w:val="00A75839"/>
    <w:rsid w:val="00A7716C"/>
    <w:rsid w:val="00A776DB"/>
    <w:rsid w:val="00A801C4"/>
    <w:rsid w:val="00A802E4"/>
    <w:rsid w:val="00A80B3A"/>
    <w:rsid w:val="00A80E19"/>
    <w:rsid w:val="00A81A8E"/>
    <w:rsid w:val="00A81E63"/>
    <w:rsid w:val="00A81EC1"/>
    <w:rsid w:val="00A82172"/>
    <w:rsid w:val="00A8262E"/>
    <w:rsid w:val="00A83EED"/>
    <w:rsid w:val="00A8496E"/>
    <w:rsid w:val="00A866CC"/>
    <w:rsid w:val="00A87341"/>
    <w:rsid w:val="00A87AC6"/>
    <w:rsid w:val="00A90343"/>
    <w:rsid w:val="00A907AC"/>
    <w:rsid w:val="00A907D1"/>
    <w:rsid w:val="00A9182C"/>
    <w:rsid w:val="00A920F1"/>
    <w:rsid w:val="00A92B68"/>
    <w:rsid w:val="00A93230"/>
    <w:rsid w:val="00A93CC9"/>
    <w:rsid w:val="00A95C08"/>
    <w:rsid w:val="00A95DAA"/>
    <w:rsid w:val="00A96560"/>
    <w:rsid w:val="00A97B31"/>
    <w:rsid w:val="00AA0383"/>
    <w:rsid w:val="00AA03B1"/>
    <w:rsid w:val="00AA09BC"/>
    <w:rsid w:val="00AA0EA2"/>
    <w:rsid w:val="00AA1744"/>
    <w:rsid w:val="00AA190A"/>
    <w:rsid w:val="00AA193E"/>
    <w:rsid w:val="00AA2571"/>
    <w:rsid w:val="00AA26C6"/>
    <w:rsid w:val="00AA2824"/>
    <w:rsid w:val="00AA3C83"/>
    <w:rsid w:val="00AA4862"/>
    <w:rsid w:val="00AA503D"/>
    <w:rsid w:val="00AA51BD"/>
    <w:rsid w:val="00AA6032"/>
    <w:rsid w:val="00AA6398"/>
    <w:rsid w:val="00AA6399"/>
    <w:rsid w:val="00AB120F"/>
    <w:rsid w:val="00AB1591"/>
    <w:rsid w:val="00AB167B"/>
    <w:rsid w:val="00AB2DAD"/>
    <w:rsid w:val="00AB3321"/>
    <w:rsid w:val="00AB3EE8"/>
    <w:rsid w:val="00AB49B8"/>
    <w:rsid w:val="00AB4D86"/>
    <w:rsid w:val="00AB5A79"/>
    <w:rsid w:val="00AB62F3"/>
    <w:rsid w:val="00AB68B1"/>
    <w:rsid w:val="00AB77DA"/>
    <w:rsid w:val="00AB7970"/>
    <w:rsid w:val="00AB7F44"/>
    <w:rsid w:val="00AC105A"/>
    <w:rsid w:val="00AC265D"/>
    <w:rsid w:val="00AC286F"/>
    <w:rsid w:val="00AC2D94"/>
    <w:rsid w:val="00AC3358"/>
    <w:rsid w:val="00AC342A"/>
    <w:rsid w:val="00AC3E37"/>
    <w:rsid w:val="00AC493E"/>
    <w:rsid w:val="00AC538A"/>
    <w:rsid w:val="00AC5E5D"/>
    <w:rsid w:val="00AC602D"/>
    <w:rsid w:val="00AC6212"/>
    <w:rsid w:val="00AC6264"/>
    <w:rsid w:val="00AC6A32"/>
    <w:rsid w:val="00AC7EF4"/>
    <w:rsid w:val="00AD01C6"/>
    <w:rsid w:val="00AD0FAE"/>
    <w:rsid w:val="00AD1AB8"/>
    <w:rsid w:val="00AD30F4"/>
    <w:rsid w:val="00AD3132"/>
    <w:rsid w:val="00AD327D"/>
    <w:rsid w:val="00AD415D"/>
    <w:rsid w:val="00AD44A7"/>
    <w:rsid w:val="00AD48BB"/>
    <w:rsid w:val="00AD4E1E"/>
    <w:rsid w:val="00AD4F56"/>
    <w:rsid w:val="00AD5137"/>
    <w:rsid w:val="00AD51D3"/>
    <w:rsid w:val="00AD5B84"/>
    <w:rsid w:val="00AD5F29"/>
    <w:rsid w:val="00AD5FC9"/>
    <w:rsid w:val="00AD6C47"/>
    <w:rsid w:val="00AD6D55"/>
    <w:rsid w:val="00AD7085"/>
    <w:rsid w:val="00AD7A05"/>
    <w:rsid w:val="00AE15C3"/>
    <w:rsid w:val="00AE182E"/>
    <w:rsid w:val="00AE1DBE"/>
    <w:rsid w:val="00AE2501"/>
    <w:rsid w:val="00AE355A"/>
    <w:rsid w:val="00AE3B32"/>
    <w:rsid w:val="00AE48A7"/>
    <w:rsid w:val="00AE4CB6"/>
    <w:rsid w:val="00AE536E"/>
    <w:rsid w:val="00AE544B"/>
    <w:rsid w:val="00AE5615"/>
    <w:rsid w:val="00AE5641"/>
    <w:rsid w:val="00AE5AD0"/>
    <w:rsid w:val="00AE68A7"/>
    <w:rsid w:val="00AE6D0D"/>
    <w:rsid w:val="00AF01C8"/>
    <w:rsid w:val="00AF0213"/>
    <w:rsid w:val="00AF0551"/>
    <w:rsid w:val="00AF1230"/>
    <w:rsid w:val="00AF1AFD"/>
    <w:rsid w:val="00AF2747"/>
    <w:rsid w:val="00AF4E20"/>
    <w:rsid w:val="00AF53C3"/>
    <w:rsid w:val="00AF6E08"/>
    <w:rsid w:val="00AF6EBD"/>
    <w:rsid w:val="00B00D8C"/>
    <w:rsid w:val="00B0189A"/>
    <w:rsid w:val="00B0247D"/>
    <w:rsid w:val="00B02A31"/>
    <w:rsid w:val="00B030BC"/>
    <w:rsid w:val="00B03593"/>
    <w:rsid w:val="00B03F5B"/>
    <w:rsid w:val="00B04543"/>
    <w:rsid w:val="00B047AD"/>
    <w:rsid w:val="00B0487A"/>
    <w:rsid w:val="00B04AB6"/>
    <w:rsid w:val="00B05536"/>
    <w:rsid w:val="00B05838"/>
    <w:rsid w:val="00B05BE6"/>
    <w:rsid w:val="00B05F01"/>
    <w:rsid w:val="00B060BC"/>
    <w:rsid w:val="00B06440"/>
    <w:rsid w:val="00B06C3D"/>
    <w:rsid w:val="00B0756C"/>
    <w:rsid w:val="00B108A2"/>
    <w:rsid w:val="00B114C0"/>
    <w:rsid w:val="00B119F6"/>
    <w:rsid w:val="00B12235"/>
    <w:rsid w:val="00B1364D"/>
    <w:rsid w:val="00B15265"/>
    <w:rsid w:val="00B15CAB"/>
    <w:rsid w:val="00B16E41"/>
    <w:rsid w:val="00B17EDA"/>
    <w:rsid w:val="00B204B7"/>
    <w:rsid w:val="00B20DCD"/>
    <w:rsid w:val="00B21613"/>
    <w:rsid w:val="00B2236E"/>
    <w:rsid w:val="00B2252F"/>
    <w:rsid w:val="00B228AF"/>
    <w:rsid w:val="00B228FF"/>
    <w:rsid w:val="00B23760"/>
    <w:rsid w:val="00B24781"/>
    <w:rsid w:val="00B253F6"/>
    <w:rsid w:val="00B265F7"/>
    <w:rsid w:val="00B26714"/>
    <w:rsid w:val="00B26FDF"/>
    <w:rsid w:val="00B306D2"/>
    <w:rsid w:val="00B320FC"/>
    <w:rsid w:val="00B326C5"/>
    <w:rsid w:val="00B33D99"/>
    <w:rsid w:val="00B3423F"/>
    <w:rsid w:val="00B3454A"/>
    <w:rsid w:val="00B34635"/>
    <w:rsid w:val="00B34C6F"/>
    <w:rsid w:val="00B35F22"/>
    <w:rsid w:val="00B36226"/>
    <w:rsid w:val="00B36480"/>
    <w:rsid w:val="00B3656C"/>
    <w:rsid w:val="00B36776"/>
    <w:rsid w:val="00B37045"/>
    <w:rsid w:val="00B374DE"/>
    <w:rsid w:val="00B375F3"/>
    <w:rsid w:val="00B40E59"/>
    <w:rsid w:val="00B412B6"/>
    <w:rsid w:val="00B41642"/>
    <w:rsid w:val="00B432EC"/>
    <w:rsid w:val="00B43496"/>
    <w:rsid w:val="00B44F65"/>
    <w:rsid w:val="00B454F2"/>
    <w:rsid w:val="00B456B2"/>
    <w:rsid w:val="00B45DC2"/>
    <w:rsid w:val="00B466AD"/>
    <w:rsid w:val="00B46758"/>
    <w:rsid w:val="00B46A32"/>
    <w:rsid w:val="00B46E88"/>
    <w:rsid w:val="00B4784F"/>
    <w:rsid w:val="00B47E94"/>
    <w:rsid w:val="00B50014"/>
    <w:rsid w:val="00B5001B"/>
    <w:rsid w:val="00B50B87"/>
    <w:rsid w:val="00B512D0"/>
    <w:rsid w:val="00B52169"/>
    <w:rsid w:val="00B52E1A"/>
    <w:rsid w:val="00B536CF"/>
    <w:rsid w:val="00B547CB"/>
    <w:rsid w:val="00B55515"/>
    <w:rsid w:val="00B5552D"/>
    <w:rsid w:val="00B5615C"/>
    <w:rsid w:val="00B56867"/>
    <w:rsid w:val="00B56AB2"/>
    <w:rsid w:val="00B56F33"/>
    <w:rsid w:val="00B57560"/>
    <w:rsid w:val="00B62C2A"/>
    <w:rsid w:val="00B63659"/>
    <w:rsid w:val="00B64292"/>
    <w:rsid w:val="00B64839"/>
    <w:rsid w:val="00B65260"/>
    <w:rsid w:val="00B6791F"/>
    <w:rsid w:val="00B67B16"/>
    <w:rsid w:val="00B70C2B"/>
    <w:rsid w:val="00B71587"/>
    <w:rsid w:val="00B717F8"/>
    <w:rsid w:val="00B71D1D"/>
    <w:rsid w:val="00B7216C"/>
    <w:rsid w:val="00B72B07"/>
    <w:rsid w:val="00B72E90"/>
    <w:rsid w:val="00B73F47"/>
    <w:rsid w:val="00B7420F"/>
    <w:rsid w:val="00B74579"/>
    <w:rsid w:val="00B7471F"/>
    <w:rsid w:val="00B7521A"/>
    <w:rsid w:val="00B754EF"/>
    <w:rsid w:val="00B75751"/>
    <w:rsid w:val="00B772B1"/>
    <w:rsid w:val="00B77465"/>
    <w:rsid w:val="00B774BF"/>
    <w:rsid w:val="00B80ACC"/>
    <w:rsid w:val="00B810D7"/>
    <w:rsid w:val="00B822FA"/>
    <w:rsid w:val="00B823A4"/>
    <w:rsid w:val="00B83109"/>
    <w:rsid w:val="00B833E2"/>
    <w:rsid w:val="00B83589"/>
    <w:rsid w:val="00B838AF"/>
    <w:rsid w:val="00B83C80"/>
    <w:rsid w:val="00B8535D"/>
    <w:rsid w:val="00B85991"/>
    <w:rsid w:val="00B85D79"/>
    <w:rsid w:val="00B8669B"/>
    <w:rsid w:val="00B86932"/>
    <w:rsid w:val="00B869A7"/>
    <w:rsid w:val="00B87F22"/>
    <w:rsid w:val="00B9031E"/>
    <w:rsid w:val="00B90511"/>
    <w:rsid w:val="00B90D1B"/>
    <w:rsid w:val="00B90EB0"/>
    <w:rsid w:val="00B915B2"/>
    <w:rsid w:val="00B91681"/>
    <w:rsid w:val="00B91B7E"/>
    <w:rsid w:val="00B92680"/>
    <w:rsid w:val="00B9370C"/>
    <w:rsid w:val="00B93DA0"/>
    <w:rsid w:val="00B93ED0"/>
    <w:rsid w:val="00B958B4"/>
    <w:rsid w:val="00B95F35"/>
    <w:rsid w:val="00B96648"/>
    <w:rsid w:val="00B96966"/>
    <w:rsid w:val="00B97F33"/>
    <w:rsid w:val="00BA1228"/>
    <w:rsid w:val="00BA1500"/>
    <w:rsid w:val="00BA1BD7"/>
    <w:rsid w:val="00BA2565"/>
    <w:rsid w:val="00BA45F4"/>
    <w:rsid w:val="00BA466E"/>
    <w:rsid w:val="00BA57E8"/>
    <w:rsid w:val="00BA5E12"/>
    <w:rsid w:val="00BA63BA"/>
    <w:rsid w:val="00BA64C0"/>
    <w:rsid w:val="00BA6C4D"/>
    <w:rsid w:val="00BB090C"/>
    <w:rsid w:val="00BB0B2D"/>
    <w:rsid w:val="00BB346E"/>
    <w:rsid w:val="00BB3813"/>
    <w:rsid w:val="00BB3C64"/>
    <w:rsid w:val="00BB3D6C"/>
    <w:rsid w:val="00BB4C7A"/>
    <w:rsid w:val="00BB5464"/>
    <w:rsid w:val="00BB630A"/>
    <w:rsid w:val="00BB6F69"/>
    <w:rsid w:val="00BB7876"/>
    <w:rsid w:val="00BC02BD"/>
    <w:rsid w:val="00BC1A24"/>
    <w:rsid w:val="00BC2C79"/>
    <w:rsid w:val="00BC2D2A"/>
    <w:rsid w:val="00BC41A4"/>
    <w:rsid w:val="00BC4490"/>
    <w:rsid w:val="00BC4A8C"/>
    <w:rsid w:val="00BC4F01"/>
    <w:rsid w:val="00BC5138"/>
    <w:rsid w:val="00BC51ED"/>
    <w:rsid w:val="00BC572F"/>
    <w:rsid w:val="00BC5F3D"/>
    <w:rsid w:val="00BC758A"/>
    <w:rsid w:val="00BC7C36"/>
    <w:rsid w:val="00BD162A"/>
    <w:rsid w:val="00BD2D47"/>
    <w:rsid w:val="00BD315C"/>
    <w:rsid w:val="00BD3189"/>
    <w:rsid w:val="00BD4D49"/>
    <w:rsid w:val="00BD5A68"/>
    <w:rsid w:val="00BD74C3"/>
    <w:rsid w:val="00BE030E"/>
    <w:rsid w:val="00BE0870"/>
    <w:rsid w:val="00BE0EDD"/>
    <w:rsid w:val="00BE1910"/>
    <w:rsid w:val="00BE1DCD"/>
    <w:rsid w:val="00BE257B"/>
    <w:rsid w:val="00BE2C36"/>
    <w:rsid w:val="00BE3085"/>
    <w:rsid w:val="00BE3B50"/>
    <w:rsid w:val="00BE4A14"/>
    <w:rsid w:val="00BE4CD3"/>
    <w:rsid w:val="00BE4FF8"/>
    <w:rsid w:val="00BE5022"/>
    <w:rsid w:val="00BE50E5"/>
    <w:rsid w:val="00BE537D"/>
    <w:rsid w:val="00BE541B"/>
    <w:rsid w:val="00BE57E7"/>
    <w:rsid w:val="00BE5AEA"/>
    <w:rsid w:val="00BE63BE"/>
    <w:rsid w:val="00BE6719"/>
    <w:rsid w:val="00BE69C0"/>
    <w:rsid w:val="00BE6D81"/>
    <w:rsid w:val="00BE76B6"/>
    <w:rsid w:val="00BE77D6"/>
    <w:rsid w:val="00BE7DCE"/>
    <w:rsid w:val="00BF0256"/>
    <w:rsid w:val="00BF1714"/>
    <w:rsid w:val="00BF192B"/>
    <w:rsid w:val="00BF1D64"/>
    <w:rsid w:val="00BF1E0E"/>
    <w:rsid w:val="00BF242D"/>
    <w:rsid w:val="00BF34BE"/>
    <w:rsid w:val="00BF354B"/>
    <w:rsid w:val="00BF39B4"/>
    <w:rsid w:val="00BF3DDC"/>
    <w:rsid w:val="00BF47FB"/>
    <w:rsid w:val="00BF4FBD"/>
    <w:rsid w:val="00BF5778"/>
    <w:rsid w:val="00BF5C89"/>
    <w:rsid w:val="00BF6262"/>
    <w:rsid w:val="00BF794B"/>
    <w:rsid w:val="00C0141E"/>
    <w:rsid w:val="00C0190B"/>
    <w:rsid w:val="00C01A7D"/>
    <w:rsid w:val="00C01A98"/>
    <w:rsid w:val="00C024E2"/>
    <w:rsid w:val="00C0283B"/>
    <w:rsid w:val="00C02C6E"/>
    <w:rsid w:val="00C03497"/>
    <w:rsid w:val="00C04FA8"/>
    <w:rsid w:val="00C100F0"/>
    <w:rsid w:val="00C10846"/>
    <w:rsid w:val="00C1096A"/>
    <w:rsid w:val="00C10979"/>
    <w:rsid w:val="00C10C5E"/>
    <w:rsid w:val="00C10F2C"/>
    <w:rsid w:val="00C11745"/>
    <w:rsid w:val="00C11C95"/>
    <w:rsid w:val="00C130A5"/>
    <w:rsid w:val="00C13DF6"/>
    <w:rsid w:val="00C1440D"/>
    <w:rsid w:val="00C14630"/>
    <w:rsid w:val="00C15556"/>
    <w:rsid w:val="00C159E1"/>
    <w:rsid w:val="00C16165"/>
    <w:rsid w:val="00C16F0D"/>
    <w:rsid w:val="00C17256"/>
    <w:rsid w:val="00C2007A"/>
    <w:rsid w:val="00C208D7"/>
    <w:rsid w:val="00C20FCE"/>
    <w:rsid w:val="00C21322"/>
    <w:rsid w:val="00C21847"/>
    <w:rsid w:val="00C2207F"/>
    <w:rsid w:val="00C2269C"/>
    <w:rsid w:val="00C22E20"/>
    <w:rsid w:val="00C232BB"/>
    <w:rsid w:val="00C238AF"/>
    <w:rsid w:val="00C23B97"/>
    <w:rsid w:val="00C259AC"/>
    <w:rsid w:val="00C25D05"/>
    <w:rsid w:val="00C2626A"/>
    <w:rsid w:val="00C2638C"/>
    <w:rsid w:val="00C26B02"/>
    <w:rsid w:val="00C26C1D"/>
    <w:rsid w:val="00C30679"/>
    <w:rsid w:val="00C32689"/>
    <w:rsid w:val="00C32A65"/>
    <w:rsid w:val="00C32E6A"/>
    <w:rsid w:val="00C33362"/>
    <w:rsid w:val="00C34485"/>
    <w:rsid w:val="00C346AF"/>
    <w:rsid w:val="00C34AD7"/>
    <w:rsid w:val="00C3557C"/>
    <w:rsid w:val="00C35D39"/>
    <w:rsid w:val="00C3630A"/>
    <w:rsid w:val="00C365F6"/>
    <w:rsid w:val="00C36F1C"/>
    <w:rsid w:val="00C40454"/>
    <w:rsid w:val="00C409B5"/>
    <w:rsid w:val="00C4128E"/>
    <w:rsid w:val="00C41598"/>
    <w:rsid w:val="00C41FA1"/>
    <w:rsid w:val="00C42D7F"/>
    <w:rsid w:val="00C43D14"/>
    <w:rsid w:val="00C43EB6"/>
    <w:rsid w:val="00C447B4"/>
    <w:rsid w:val="00C44DC0"/>
    <w:rsid w:val="00C4593D"/>
    <w:rsid w:val="00C46029"/>
    <w:rsid w:val="00C4627D"/>
    <w:rsid w:val="00C46F60"/>
    <w:rsid w:val="00C47420"/>
    <w:rsid w:val="00C50F1B"/>
    <w:rsid w:val="00C51561"/>
    <w:rsid w:val="00C51A49"/>
    <w:rsid w:val="00C52ABF"/>
    <w:rsid w:val="00C52B6D"/>
    <w:rsid w:val="00C531BB"/>
    <w:rsid w:val="00C531BD"/>
    <w:rsid w:val="00C5395B"/>
    <w:rsid w:val="00C53D1C"/>
    <w:rsid w:val="00C56FAD"/>
    <w:rsid w:val="00C5744A"/>
    <w:rsid w:val="00C5761F"/>
    <w:rsid w:val="00C57BEC"/>
    <w:rsid w:val="00C57E93"/>
    <w:rsid w:val="00C60457"/>
    <w:rsid w:val="00C60536"/>
    <w:rsid w:val="00C60AFD"/>
    <w:rsid w:val="00C60F1F"/>
    <w:rsid w:val="00C610AC"/>
    <w:rsid w:val="00C6203D"/>
    <w:rsid w:val="00C6216C"/>
    <w:rsid w:val="00C621D3"/>
    <w:rsid w:val="00C62F4B"/>
    <w:rsid w:val="00C6343A"/>
    <w:rsid w:val="00C6349B"/>
    <w:rsid w:val="00C63E3B"/>
    <w:rsid w:val="00C642EF"/>
    <w:rsid w:val="00C64885"/>
    <w:rsid w:val="00C6489C"/>
    <w:rsid w:val="00C6489D"/>
    <w:rsid w:val="00C6571D"/>
    <w:rsid w:val="00C65B6E"/>
    <w:rsid w:val="00C666E6"/>
    <w:rsid w:val="00C67C19"/>
    <w:rsid w:val="00C67D55"/>
    <w:rsid w:val="00C70091"/>
    <w:rsid w:val="00C704CC"/>
    <w:rsid w:val="00C70B1F"/>
    <w:rsid w:val="00C70E4F"/>
    <w:rsid w:val="00C7117B"/>
    <w:rsid w:val="00C71FC4"/>
    <w:rsid w:val="00C72035"/>
    <w:rsid w:val="00C72FE4"/>
    <w:rsid w:val="00C7335C"/>
    <w:rsid w:val="00C745D6"/>
    <w:rsid w:val="00C74BC0"/>
    <w:rsid w:val="00C75BA1"/>
    <w:rsid w:val="00C75ED6"/>
    <w:rsid w:val="00C7608B"/>
    <w:rsid w:val="00C76413"/>
    <w:rsid w:val="00C77BAA"/>
    <w:rsid w:val="00C81AF3"/>
    <w:rsid w:val="00C82933"/>
    <w:rsid w:val="00C82C41"/>
    <w:rsid w:val="00C82CFE"/>
    <w:rsid w:val="00C82F1E"/>
    <w:rsid w:val="00C84557"/>
    <w:rsid w:val="00C85333"/>
    <w:rsid w:val="00C859D8"/>
    <w:rsid w:val="00C85CB8"/>
    <w:rsid w:val="00C86135"/>
    <w:rsid w:val="00C86D91"/>
    <w:rsid w:val="00C86E9B"/>
    <w:rsid w:val="00C86FE7"/>
    <w:rsid w:val="00C907DA"/>
    <w:rsid w:val="00C91FC3"/>
    <w:rsid w:val="00C925F5"/>
    <w:rsid w:val="00C928DC"/>
    <w:rsid w:val="00C9371F"/>
    <w:rsid w:val="00C93896"/>
    <w:rsid w:val="00C93AD2"/>
    <w:rsid w:val="00C93E54"/>
    <w:rsid w:val="00C940E9"/>
    <w:rsid w:val="00C942E5"/>
    <w:rsid w:val="00C945B1"/>
    <w:rsid w:val="00C94B05"/>
    <w:rsid w:val="00C96240"/>
    <w:rsid w:val="00C96DEB"/>
    <w:rsid w:val="00C96E11"/>
    <w:rsid w:val="00C971A4"/>
    <w:rsid w:val="00C97CF6"/>
    <w:rsid w:val="00CA19FC"/>
    <w:rsid w:val="00CA2969"/>
    <w:rsid w:val="00CA3C94"/>
    <w:rsid w:val="00CA5060"/>
    <w:rsid w:val="00CA54CE"/>
    <w:rsid w:val="00CA5B71"/>
    <w:rsid w:val="00CA7935"/>
    <w:rsid w:val="00CB06B7"/>
    <w:rsid w:val="00CB0C44"/>
    <w:rsid w:val="00CB14DF"/>
    <w:rsid w:val="00CB1995"/>
    <w:rsid w:val="00CB305F"/>
    <w:rsid w:val="00CB42D1"/>
    <w:rsid w:val="00CB60E7"/>
    <w:rsid w:val="00CB66A5"/>
    <w:rsid w:val="00CB6BB2"/>
    <w:rsid w:val="00CB70B5"/>
    <w:rsid w:val="00CB785F"/>
    <w:rsid w:val="00CB7954"/>
    <w:rsid w:val="00CC064A"/>
    <w:rsid w:val="00CC0785"/>
    <w:rsid w:val="00CC0C88"/>
    <w:rsid w:val="00CC1EC3"/>
    <w:rsid w:val="00CC205F"/>
    <w:rsid w:val="00CC24C6"/>
    <w:rsid w:val="00CC3208"/>
    <w:rsid w:val="00CC3465"/>
    <w:rsid w:val="00CC3CA2"/>
    <w:rsid w:val="00CC3F3C"/>
    <w:rsid w:val="00CC603C"/>
    <w:rsid w:val="00CC6393"/>
    <w:rsid w:val="00CC66BE"/>
    <w:rsid w:val="00CC7EE3"/>
    <w:rsid w:val="00CD0389"/>
    <w:rsid w:val="00CD046E"/>
    <w:rsid w:val="00CD0969"/>
    <w:rsid w:val="00CD24BE"/>
    <w:rsid w:val="00CD28BD"/>
    <w:rsid w:val="00CD2B23"/>
    <w:rsid w:val="00CD3DF2"/>
    <w:rsid w:val="00CD465A"/>
    <w:rsid w:val="00CD4F1D"/>
    <w:rsid w:val="00CD541A"/>
    <w:rsid w:val="00CD5B92"/>
    <w:rsid w:val="00CD62E3"/>
    <w:rsid w:val="00CD6E12"/>
    <w:rsid w:val="00CD74AD"/>
    <w:rsid w:val="00CD77FF"/>
    <w:rsid w:val="00CE0270"/>
    <w:rsid w:val="00CE03A4"/>
    <w:rsid w:val="00CE04F8"/>
    <w:rsid w:val="00CE0752"/>
    <w:rsid w:val="00CE075F"/>
    <w:rsid w:val="00CE13B0"/>
    <w:rsid w:val="00CE178D"/>
    <w:rsid w:val="00CE181F"/>
    <w:rsid w:val="00CE182B"/>
    <w:rsid w:val="00CE1E99"/>
    <w:rsid w:val="00CE242A"/>
    <w:rsid w:val="00CE270E"/>
    <w:rsid w:val="00CE2884"/>
    <w:rsid w:val="00CE2FC6"/>
    <w:rsid w:val="00CE3222"/>
    <w:rsid w:val="00CE4A44"/>
    <w:rsid w:val="00CE4F96"/>
    <w:rsid w:val="00CE504E"/>
    <w:rsid w:val="00CE581D"/>
    <w:rsid w:val="00CE59E7"/>
    <w:rsid w:val="00CE7724"/>
    <w:rsid w:val="00CE7A3D"/>
    <w:rsid w:val="00CF09A6"/>
    <w:rsid w:val="00CF0C5C"/>
    <w:rsid w:val="00CF100C"/>
    <w:rsid w:val="00CF17FF"/>
    <w:rsid w:val="00CF1EC8"/>
    <w:rsid w:val="00CF2722"/>
    <w:rsid w:val="00CF38F1"/>
    <w:rsid w:val="00CF4436"/>
    <w:rsid w:val="00CF4793"/>
    <w:rsid w:val="00CF564E"/>
    <w:rsid w:val="00CF6D06"/>
    <w:rsid w:val="00CF6DD5"/>
    <w:rsid w:val="00CF726A"/>
    <w:rsid w:val="00D0000C"/>
    <w:rsid w:val="00D0086D"/>
    <w:rsid w:val="00D0222B"/>
    <w:rsid w:val="00D037D3"/>
    <w:rsid w:val="00D03C60"/>
    <w:rsid w:val="00D05038"/>
    <w:rsid w:val="00D07515"/>
    <w:rsid w:val="00D10421"/>
    <w:rsid w:val="00D1050E"/>
    <w:rsid w:val="00D1061C"/>
    <w:rsid w:val="00D10909"/>
    <w:rsid w:val="00D1099E"/>
    <w:rsid w:val="00D10C74"/>
    <w:rsid w:val="00D11367"/>
    <w:rsid w:val="00D119D2"/>
    <w:rsid w:val="00D11B1D"/>
    <w:rsid w:val="00D11DB2"/>
    <w:rsid w:val="00D11E04"/>
    <w:rsid w:val="00D1280E"/>
    <w:rsid w:val="00D129CC"/>
    <w:rsid w:val="00D13D2E"/>
    <w:rsid w:val="00D16349"/>
    <w:rsid w:val="00D16375"/>
    <w:rsid w:val="00D173AC"/>
    <w:rsid w:val="00D17909"/>
    <w:rsid w:val="00D209DE"/>
    <w:rsid w:val="00D20BA5"/>
    <w:rsid w:val="00D20DDB"/>
    <w:rsid w:val="00D21229"/>
    <w:rsid w:val="00D21322"/>
    <w:rsid w:val="00D215C5"/>
    <w:rsid w:val="00D21E29"/>
    <w:rsid w:val="00D2304E"/>
    <w:rsid w:val="00D235AE"/>
    <w:rsid w:val="00D2373B"/>
    <w:rsid w:val="00D23787"/>
    <w:rsid w:val="00D23AEA"/>
    <w:rsid w:val="00D23CAE"/>
    <w:rsid w:val="00D24ADE"/>
    <w:rsid w:val="00D25432"/>
    <w:rsid w:val="00D261E0"/>
    <w:rsid w:val="00D26217"/>
    <w:rsid w:val="00D27456"/>
    <w:rsid w:val="00D302AD"/>
    <w:rsid w:val="00D30630"/>
    <w:rsid w:val="00D30B33"/>
    <w:rsid w:val="00D30FBD"/>
    <w:rsid w:val="00D31BFD"/>
    <w:rsid w:val="00D32469"/>
    <w:rsid w:val="00D3262E"/>
    <w:rsid w:val="00D33215"/>
    <w:rsid w:val="00D33961"/>
    <w:rsid w:val="00D349AD"/>
    <w:rsid w:val="00D35DE8"/>
    <w:rsid w:val="00D3638F"/>
    <w:rsid w:val="00D402AE"/>
    <w:rsid w:val="00D407ED"/>
    <w:rsid w:val="00D41753"/>
    <w:rsid w:val="00D41960"/>
    <w:rsid w:val="00D41FC7"/>
    <w:rsid w:val="00D42686"/>
    <w:rsid w:val="00D4318C"/>
    <w:rsid w:val="00D433F4"/>
    <w:rsid w:val="00D44289"/>
    <w:rsid w:val="00D444DC"/>
    <w:rsid w:val="00D4537E"/>
    <w:rsid w:val="00D45E9E"/>
    <w:rsid w:val="00D46632"/>
    <w:rsid w:val="00D50593"/>
    <w:rsid w:val="00D50C3B"/>
    <w:rsid w:val="00D51283"/>
    <w:rsid w:val="00D517A4"/>
    <w:rsid w:val="00D5192F"/>
    <w:rsid w:val="00D52387"/>
    <w:rsid w:val="00D53007"/>
    <w:rsid w:val="00D561EE"/>
    <w:rsid w:val="00D57B88"/>
    <w:rsid w:val="00D57F90"/>
    <w:rsid w:val="00D60147"/>
    <w:rsid w:val="00D6018A"/>
    <w:rsid w:val="00D6039D"/>
    <w:rsid w:val="00D60464"/>
    <w:rsid w:val="00D63E36"/>
    <w:rsid w:val="00D641C1"/>
    <w:rsid w:val="00D6586C"/>
    <w:rsid w:val="00D65C8E"/>
    <w:rsid w:val="00D66900"/>
    <w:rsid w:val="00D66E5F"/>
    <w:rsid w:val="00D67559"/>
    <w:rsid w:val="00D71475"/>
    <w:rsid w:val="00D7171C"/>
    <w:rsid w:val="00D7173F"/>
    <w:rsid w:val="00D71F78"/>
    <w:rsid w:val="00D72B22"/>
    <w:rsid w:val="00D73299"/>
    <w:rsid w:val="00D73AED"/>
    <w:rsid w:val="00D73C48"/>
    <w:rsid w:val="00D74D05"/>
    <w:rsid w:val="00D74EA7"/>
    <w:rsid w:val="00D74FC7"/>
    <w:rsid w:val="00D75204"/>
    <w:rsid w:val="00D75AB9"/>
    <w:rsid w:val="00D764F3"/>
    <w:rsid w:val="00D768DF"/>
    <w:rsid w:val="00D76A08"/>
    <w:rsid w:val="00D76B51"/>
    <w:rsid w:val="00D76CDE"/>
    <w:rsid w:val="00D771F3"/>
    <w:rsid w:val="00D772DF"/>
    <w:rsid w:val="00D773A1"/>
    <w:rsid w:val="00D776F5"/>
    <w:rsid w:val="00D8045F"/>
    <w:rsid w:val="00D805BF"/>
    <w:rsid w:val="00D81385"/>
    <w:rsid w:val="00D82267"/>
    <w:rsid w:val="00D8228A"/>
    <w:rsid w:val="00D837F1"/>
    <w:rsid w:val="00D842FB"/>
    <w:rsid w:val="00D8499A"/>
    <w:rsid w:val="00D85EB7"/>
    <w:rsid w:val="00D8653B"/>
    <w:rsid w:val="00D86853"/>
    <w:rsid w:val="00D86E22"/>
    <w:rsid w:val="00D86FDB"/>
    <w:rsid w:val="00D87C9A"/>
    <w:rsid w:val="00D87E55"/>
    <w:rsid w:val="00D905B4"/>
    <w:rsid w:val="00D90D1C"/>
    <w:rsid w:val="00D915CD"/>
    <w:rsid w:val="00D932F6"/>
    <w:rsid w:val="00D94577"/>
    <w:rsid w:val="00D945C2"/>
    <w:rsid w:val="00D947CA"/>
    <w:rsid w:val="00D95331"/>
    <w:rsid w:val="00D95697"/>
    <w:rsid w:val="00D97600"/>
    <w:rsid w:val="00DA03E2"/>
    <w:rsid w:val="00DA08E3"/>
    <w:rsid w:val="00DA1879"/>
    <w:rsid w:val="00DA192C"/>
    <w:rsid w:val="00DA2B87"/>
    <w:rsid w:val="00DA2BD3"/>
    <w:rsid w:val="00DA2F0F"/>
    <w:rsid w:val="00DA379E"/>
    <w:rsid w:val="00DA3F30"/>
    <w:rsid w:val="00DA4B01"/>
    <w:rsid w:val="00DA4DA6"/>
    <w:rsid w:val="00DA5340"/>
    <w:rsid w:val="00DA6373"/>
    <w:rsid w:val="00DA6732"/>
    <w:rsid w:val="00DA72A3"/>
    <w:rsid w:val="00DB1215"/>
    <w:rsid w:val="00DB193B"/>
    <w:rsid w:val="00DB26B2"/>
    <w:rsid w:val="00DB3647"/>
    <w:rsid w:val="00DB4A6B"/>
    <w:rsid w:val="00DB5FAE"/>
    <w:rsid w:val="00DB63BD"/>
    <w:rsid w:val="00DB656C"/>
    <w:rsid w:val="00DB6B46"/>
    <w:rsid w:val="00DB6BFE"/>
    <w:rsid w:val="00DB7405"/>
    <w:rsid w:val="00DB7E18"/>
    <w:rsid w:val="00DC02F5"/>
    <w:rsid w:val="00DC08FF"/>
    <w:rsid w:val="00DC197D"/>
    <w:rsid w:val="00DC1991"/>
    <w:rsid w:val="00DC26BD"/>
    <w:rsid w:val="00DC28A7"/>
    <w:rsid w:val="00DC38C2"/>
    <w:rsid w:val="00DC4110"/>
    <w:rsid w:val="00DC4B26"/>
    <w:rsid w:val="00DC53C8"/>
    <w:rsid w:val="00DC6118"/>
    <w:rsid w:val="00DC612A"/>
    <w:rsid w:val="00DC754C"/>
    <w:rsid w:val="00DC7917"/>
    <w:rsid w:val="00DC79CE"/>
    <w:rsid w:val="00DC7A10"/>
    <w:rsid w:val="00DC7A80"/>
    <w:rsid w:val="00DD08B2"/>
    <w:rsid w:val="00DD131F"/>
    <w:rsid w:val="00DD1A30"/>
    <w:rsid w:val="00DD21BA"/>
    <w:rsid w:val="00DD28B5"/>
    <w:rsid w:val="00DD2990"/>
    <w:rsid w:val="00DD2EDB"/>
    <w:rsid w:val="00DD3762"/>
    <w:rsid w:val="00DD38BE"/>
    <w:rsid w:val="00DD3E35"/>
    <w:rsid w:val="00DD4BBF"/>
    <w:rsid w:val="00DD4EA8"/>
    <w:rsid w:val="00DD5937"/>
    <w:rsid w:val="00DD5969"/>
    <w:rsid w:val="00DD5AF0"/>
    <w:rsid w:val="00DD6124"/>
    <w:rsid w:val="00DD7229"/>
    <w:rsid w:val="00DD75C5"/>
    <w:rsid w:val="00DD76D3"/>
    <w:rsid w:val="00DD76DB"/>
    <w:rsid w:val="00DD7C64"/>
    <w:rsid w:val="00DE0EF3"/>
    <w:rsid w:val="00DE13D4"/>
    <w:rsid w:val="00DE1509"/>
    <w:rsid w:val="00DE1A4B"/>
    <w:rsid w:val="00DE20D7"/>
    <w:rsid w:val="00DE2BF0"/>
    <w:rsid w:val="00DE2EBA"/>
    <w:rsid w:val="00DE2F10"/>
    <w:rsid w:val="00DE3449"/>
    <w:rsid w:val="00DE3886"/>
    <w:rsid w:val="00DE388B"/>
    <w:rsid w:val="00DE3AD9"/>
    <w:rsid w:val="00DE4E01"/>
    <w:rsid w:val="00DE56BC"/>
    <w:rsid w:val="00DE5709"/>
    <w:rsid w:val="00DF02A3"/>
    <w:rsid w:val="00DF130A"/>
    <w:rsid w:val="00DF146F"/>
    <w:rsid w:val="00DF1B54"/>
    <w:rsid w:val="00DF1FE4"/>
    <w:rsid w:val="00DF2394"/>
    <w:rsid w:val="00DF2993"/>
    <w:rsid w:val="00DF2C51"/>
    <w:rsid w:val="00DF30C7"/>
    <w:rsid w:val="00DF4D5D"/>
    <w:rsid w:val="00DF4FA0"/>
    <w:rsid w:val="00DF57CA"/>
    <w:rsid w:val="00DF5841"/>
    <w:rsid w:val="00DF589B"/>
    <w:rsid w:val="00DF6279"/>
    <w:rsid w:val="00DF67CA"/>
    <w:rsid w:val="00DF6BDB"/>
    <w:rsid w:val="00DF6EF0"/>
    <w:rsid w:val="00DF7B24"/>
    <w:rsid w:val="00E00BB3"/>
    <w:rsid w:val="00E01907"/>
    <w:rsid w:val="00E01B0F"/>
    <w:rsid w:val="00E02E9C"/>
    <w:rsid w:val="00E02F50"/>
    <w:rsid w:val="00E03162"/>
    <w:rsid w:val="00E03D5C"/>
    <w:rsid w:val="00E044B2"/>
    <w:rsid w:val="00E062E3"/>
    <w:rsid w:val="00E065EE"/>
    <w:rsid w:val="00E10834"/>
    <w:rsid w:val="00E10B9D"/>
    <w:rsid w:val="00E10E52"/>
    <w:rsid w:val="00E12B80"/>
    <w:rsid w:val="00E12CD3"/>
    <w:rsid w:val="00E13573"/>
    <w:rsid w:val="00E14ADF"/>
    <w:rsid w:val="00E14B77"/>
    <w:rsid w:val="00E15584"/>
    <w:rsid w:val="00E15B34"/>
    <w:rsid w:val="00E15E11"/>
    <w:rsid w:val="00E15E1E"/>
    <w:rsid w:val="00E16953"/>
    <w:rsid w:val="00E16FE8"/>
    <w:rsid w:val="00E17706"/>
    <w:rsid w:val="00E2073C"/>
    <w:rsid w:val="00E207FD"/>
    <w:rsid w:val="00E20A5B"/>
    <w:rsid w:val="00E20FBF"/>
    <w:rsid w:val="00E21A6A"/>
    <w:rsid w:val="00E21B31"/>
    <w:rsid w:val="00E22335"/>
    <w:rsid w:val="00E22C8F"/>
    <w:rsid w:val="00E22EE4"/>
    <w:rsid w:val="00E23B1A"/>
    <w:rsid w:val="00E23EFC"/>
    <w:rsid w:val="00E244A8"/>
    <w:rsid w:val="00E255CE"/>
    <w:rsid w:val="00E2643C"/>
    <w:rsid w:val="00E26A9E"/>
    <w:rsid w:val="00E27748"/>
    <w:rsid w:val="00E30257"/>
    <w:rsid w:val="00E30568"/>
    <w:rsid w:val="00E307FD"/>
    <w:rsid w:val="00E30AB3"/>
    <w:rsid w:val="00E3195A"/>
    <w:rsid w:val="00E31A96"/>
    <w:rsid w:val="00E32210"/>
    <w:rsid w:val="00E32603"/>
    <w:rsid w:val="00E32C32"/>
    <w:rsid w:val="00E33B8A"/>
    <w:rsid w:val="00E35C24"/>
    <w:rsid w:val="00E35EF3"/>
    <w:rsid w:val="00E367E0"/>
    <w:rsid w:val="00E3684B"/>
    <w:rsid w:val="00E37816"/>
    <w:rsid w:val="00E37A2E"/>
    <w:rsid w:val="00E37BE4"/>
    <w:rsid w:val="00E406B6"/>
    <w:rsid w:val="00E41880"/>
    <w:rsid w:val="00E4268A"/>
    <w:rsid w:val="00E432C5"/>
    <w:rsid w:val="00E43534"/>
    <w:rsid w:val="00E439F3"/>
    <w:rsid w:val="00E43E0C"/>
    <w:rsid w:val="00E44C7F"/>
    <w:rsid w:val="00E45FDC"/>
    <w:rsid w:val="00E4720E"/>
    <w:rsid w:val="00E47D99"/>
    <w:rsid w:val="00E5063D"/>
    <w:rsid w:val="00E50658"/>
    <w:rsid w:val="00E521A2"/>
    <w:rsid w:val="00E52F1F"/>
    <w:rsid w:val="00E53093"/>
    <w:rsid w:val="00E534B4"/>
    <w:rsid w:val="00E54056"/>
    <w:rsid w:val="00E5531D"/>
    <w:rsid w:val="00E55A38"/>
    <w:rsid w:val="00E55EED"/>
    <w:rsid w:val="00E56183"/>
    <w:rsid w:val="00E566A2"/>
    <w:rsid w:val="00E56B70"/>
    <w:rsid w:val="00E56DA6"/>
    <w:rsid w:val="00E60973"/>
    <w:rsid w:val="00E60CFC"/>
    <w:rsid w:val="00E6167E"/>
    <w:rsid w:val="00E61776"/>
    <w:rsid w:val="00E619EF"/>
    <w:rsid w:val="00E628D7"/>
    <w:rsid w:val="00E63A7B"/>
    <w:rsid w:val="00E6421D"/>
    <w:rsid w:val="00E649A8"/>
    <w:rsid w:val="00E64B56"/>
    <w:rsid w:val="00E64D71"/>
    <w:rsid w:val="00E65311"/>
    <w:rsid w:val="00E65BA5"/>
    <w:rsid w:val="00E65FD3"/>
    <w:rsid w:val="00E66A3B"/>
    <w:rsid w:val="00E67233"/>
    <w:rsid w:val="00E67D4A"/>
    <w:rsid w:val="00E701D9"/>
    <w:rsid w:val="00E70EFD"/>
    <w:rsid w:val="00E71649"/>
    <w:rsid w:val="00E72306"/>
    <w:rsid w:val="00E72361"/>
    <w:rsid w:val="00E7328D"/>
    <w:rsid w:val="00E73764"/>
    <w:rsid w:val="00E74CD1"/>
    <w:rsid w:val="00E75270"/>
    <w:rsid w:val="00E758BD"/>
    <w:rsid w:val="00E76DC1"/>
    <w:rsid w:val="00E77F92"/>
    <w:rsid w:val="00E800DB"/>
    <w:rsid w:val="00E817C5"/>
    <w:rsid w:val="00E81856"/>
    <w:rsid w:val="00E81D96"/>
    <w:rsid w:val="00E823D6"/>
    <w:rsid w:val="00E8303C"/>
    <w:rsid w:val="00E8321C"/>
    <w:rsid w:val="00E835B8"/>
    <w:rsid w:val="00E8388C"/>
    <w:rsid w:val="00E845BE"/>
    <w:rsid w:val="00E84FBB"/>
    <w:rsid w:val="00E850D9"/>
    <w:rsid w:val="00E85A2D"/>
    <w:rsid w:val="00E87046"/>
    <w:rsid w:val="00E8758E"/>
    <w:rsid w:val="00E9007C"/>
    <w:rsid w:val="00E90643"/>
    <w:rsid w:val="00E90B2E"/>
    <w:rsid w:val="00E90D23"/>
    <w:rsid w:val="00E91DBA"/>
    <w:rsid w:val="00E9226E"/>
    <w:rsid w:val="00E92E90"/>
    <w:rsid w:val="00E92F74"/>
    <w:rsid w:val="00E93B45"/>
    <w:rsid w:val="00E93BBC"/>
    <w:rsid w:val="00E9552B"/>
    <w:rsid w:val="00E955A3"/>
    <w:rsid w:val="00E96EB4"/>
    <w:rsid w:val="00E971CA"/>
    <w:rsid w:val="00EA14CC"/>
    <w:rsid w:val="00EA16A4"/>
    <w:rsid w:val="00EA1B2B"/>
    <w:rsid w:val="00EA1EA8"/>
    <w:rsid w:val="00EA34FA"/>
    <w:rsid w:val="00EA35CA"/>
    <w:rsid w:val="00EA3B15"/>
    <w:rsid w:val="00EA40F6"/>
    <w:rsid w:val="00EA472F"/>
    <w:rsid w:val="00EA682B"/>
    <w:rsid w:val="00EA6F1D"/>
    <w:rsid w:val="00EB139E"/>
    <w:rsid w:val="00EB1620"/>
    <w:rsid w:val="00EB1D9C"/>
    <w:rsid w:val="00EB275A"/>
    <w:rsid w:val="00EB326F"/>
    <w:rsid w:val="00EB3A5B"/>
    <w:rsid w:val="00EB3E51"/>
    <w:rsid w:val="00EB4F40"/>
    <w:rsid w:val="00EB503D"/>
    <w:rsid w:val="00EB55AF"/>
    <w:rsid w:val="00EB5DB0"/>
    <w:rsid w:val="00EB641E"/>
    <w:rsid w:val="00EB64E2"/>
    <w:rsid w:val="00EB6752"/>
    <w:rsid w:val="00EB77FB"/>
    <w:rsid w:val="00EB794E"/>
    <w:rsid w:val="00EB7FF2"/>
    <w:rsid w:val="00EC0116"/>
    <w:rsid w:val="00EC01B1"/>
    <w:rsid w:val="00EC03F7"/>
    <w:rsid w:val="00EC07FC"/>
    <w:rsid w:val="00EC081D"/>
    <w:rsid w:val="00EC0A48"/>
    <w:rsid w:val="00EC101F"/>
    <w:rsid w:val="00EC137C"/>
    <w:rsid w:val="00EC1DF1"/>
    <w:rsid w:val="00EC21CB"/>
    <w:rsid w:val="00EC279C"/>
    <w:rsid w:val="00EC2F2D"/>
    <w:rsid w:val="00EC3C42"/>
    <w:rsid w:val="00EC409E"/>
    <w:rsid w:val="00EC40C9"/>
    <w:rsid w:val="00EC433D"/>
    <w:rsid w:val="00EC4577"/>
    <w:rsid w:val="00EC4E0C"/>
    <w:rsid w:val="00EC4F61"/>
    <w:rsid w:val="00EC5C00"/>
    <w:rsid w:val="00EC6215"/>
    <w:rsid w:val="00EC78AF"/>
    <w:rsid w:val="00ED15F3"/>
    <w:rsid w:val="00ED2512"/>
    <w:rsid w:val="00ED2806"/>
    <w:rsid w:val="00ED2A6E"/>
    <w:rsid w:val="00ED2EE1"/>
    <w:rsid w:val="00ED30D3"/>
    <w:rsid w:val="00ED45C4"/>
    <w:rsid w:val="00ED49B9"/>
    <w:rsid w:val="00ED5B9A"/>
    <w:rsid w:val="00ED6A14"/>
    <w:rsid w:val="00ED71E2"/>
    <w:rsid w:val="00ED765F"/>
    <w:rsid w:val="00EE260F"/>
    <w:rsid w:val="00EE2BCA"/>
    <w:rsid w:val="00EE2BF9"/>
    <w:rsid w:val="00EE3E38"/>
    <w:rsid w:val="00EE4A15"/>
    <w:rsid w:val="00EE54ED"/>
    <w:rsid w:val="00EE56D2"/>
    <w:rsid w:val="00EE5C77"/>
    <w:rsid w:val="00EE5EA0"/>
    <w:rsid w:val="00EE6321"/>
    <w:rsid w:val="00EE63D6"/>
    <w:rsid w:val="00EE69CC"/>
    <w:rsid w:val="00EF0377"/>
    <w:rsid w:val="00EF07A7"/>
    <w:rsid w:val="00EF1431"/>
    <w:rsid w:val="00EF2108"/>
    <w:rsid w:val="00EF23DD"/>
    <w:rsid w:val="00EF27EF"/>
    <w:rsid w:val="00EF282C"/>
    <w:rsid w:val="00EF2E62"/>
    <w:rsid w:val="00EF369D"/>
    <w:rsid w:val="00EF381A"/>
    <w:rsid w:val="00EF3965"/>
    <w:rsid w:val="00EF39CB"/>
    <w:rsid w:val="00EF3E80"/>
    <w:rsid w:val="00EF4722"/>
    <w:rsid w:val="00EF57A2"/>
    <w:rsid w:val="00EF58D4"/>
    <w:rsid w:val="00EF5FC1"/>
    <w:rsid w:val="00EF694F"/>
    <w:rsid w:val="00EF6DE4"/>
    <w:rsid w:val="00EF6F9F"/>
    <w:rsid w:val="00EF7037"/>
    <w:rsid w:val="00EF71BD"/>
    <w:rsid w:val="00F00BF0"/>
    <w:rsid w:val="00F00C0A"/>
    <w:rsid w:val="00F015D1"/>
    <w:rsid w:val="00F029E2"/>
    <w:rsid w:val="00F03A8E"/>
    <w:rsid w:val="00F03C62"/>
    <w:rsid w:val="00F0506F"/>
    <w:rsid w:val="00F05958"/>
    <w:rsid w:val="00F067E8"/>
    <w:rsid w:val="00F07F3B"/>
    <w:rsid w:val="00F10D6D"/>
    <w:rsid w:val="00F11AD0"/>
    <w:rsid w:val="00F11E5A"/>
    <w:rsid w:val="00F1247B"/>
    <w:rsid w:val="00F1266C"/>
    <w:rsid w:val="00F127DC"/>
    <w:rsid w:val="00F12880"/>
    <w:rsid w:val="00F1291B"/>
    <w:rsid w:val="00F12E64"/>
    <w:rsid w:val="00F14044"/>
    <w:rsid w:val="00F154F4"/>
    <w:rsid w:val="00F159AE"/>
    <w:rsid w:val="00F15F6E"/>
    <w:rsid w:val="00F1605E"/>
    <w:rsid w:val="00F16E9D"/>
    <w:rsid w:val="00F1764B"/>
    <w:rsid w:val="00F20486"/>
    <w:rsid w:val="00F207DA"/>
    <w:rsid w:val="00F211F7"/>
    <w:rsid w:val="00F215B3"/>
    <w:rsid w:val="00F220FB"/>
    <w:rsid w:val="00F22BDC"/>
    <w:rsid w:val="00F22D4A"/>
    <w:rsid w:val="00F23120"/>
    <w:rsid w:val="00F234AE"/>
    <w:rsid w:val="00F23CD6"/>
    <w:rsid w:val="00F23EAD"/>
    <w:rsid w:val="00F24BCC"/>
    <w:rsid w:val="00F24E0A"/>
    <w:rsid w:val="00F24F78"/>
    <w:rsid w:val="00F25365"/>
    <w:rsid w:val="00F269D5"/>
    <w:rsid w:val="00F27CD4"/>
    <w:rsid w:val="00F27D5F"/>
    <w:rsid w:val="00F32367"/>
    <w:rsid w:val="00F3262E"/>
    <w:rsid w:val="00F326EC"/>
    <w:rsid w:val="00F33B6A"/>
    <w:rsid w:val="00F3435E"/>
    <w:rsid w:val="00F35781"/>
    <w:rsid w:val="00F360C3"/>
    <w:rsid w:val="00F36100"/>
    <w:rsid w:val="00F365B7"/>
    <w:rsid w:val="00F36A02"/>
    <w:rsid w:val="00F36F46"/>
    <w:rsid w:val="00F36F9E"/>
    <w:rsid w:val="00F376B0"/>
    <w:rsid w:val="00F37B77"/>
    <w:rsid w:val="00F400A4"/>
    <w:rsid w:val="00F407B6"/>
    <w:rsid w:val="00F40FB7"/>
    <w:rsid w:val="00F41657"/>
    <w:rsid w:val="00F42024"/>
    <w:rsid w:val="00F4270B"/>
    <w:rsid w:val="00F42775"/>
    <w:rsid w:val="00F43384"/>
    <w:rsid w:val="00F44D10"/>
    <w:rsid w:val="00F45561"/>
    <w:rsid w:val="00F45D04"/>
    <w:rsid w:val="00F45DA9"/>
    <w:rsid w:val="00F462FC"/>
    <w:rsid w:val="00F46A9A"/>
    <w:rsid w:val="00F46FCA"/>
    <w:rsid w:val="00F4716E"/>
    <w:rsid w:val="00F507B6"/>
    <w:rsid w:val="00F50FFA"/>
    <w:rsid w:val="00F5130D"/>
    <w:rsid w:val="00F51485"/>
    <w:rsid w:val="00F519A7"/>
    <w:rsid w:val="00F527EE"/>
    <w:rsid w:val="00F5320C"/>
    <w:rsid w:val="00F53543"/>
    <w:rsid w:val="00F538DC"/>
    <w:rsid w:val="00F539B0"/>
    <w:rsid w:val="00F53D3C"/>
    <w:rsid w:val="00F53D73"/>
    <w:rsid w:val="00F540F6"/>
    <w:rsid w:val="00F5454D"/>
    <w:rsid w:val="00F553BD"/>
    <w:rsid w:val="00F5586D"/>
    <w:rsid w:val="00F55F47"/>
    <w:rsid w:val="00F56C4C"/>
    <w:rsid w:val="00F56CBE"/>
    <w:rsid w:val="00F6132C"/>
    <w:rsid w:val="00F61511"/>
    <w:rsid w:val="00F615C5"/>
    <w:rsid w:val="00F61FC0"/>
    <w:rsid w:val="00F62514"/>
    <w:rsid w:val="00F62643"/>
    <w:rsid w:val="00F63BBA"/>
    <w:rsid w:val="00F65198"/>
    <w:rsid w:val="00F66861"/>
    <w:rsid w:val="00F66C7A"/>
    <w:rsid w:val="00F66DBC"/>
    <w:rsid w:val="00F70308"/>
    <w:rsid w:val="00F7073E"/>
    <w:rsid w:val="00F72D50"/>
    <w:rsid w:val="00F72FA7"/>
    <w:rsid w:val="00F73464"/>
    <w:rsid w:val="00F734D5"/>
    <w:rsid w:val="00F73BAF"/>
    <w:rsid w:val="00F7403C"/>
    <w:rsid w:val="00F748A2"/>
    <w:rsid w:val="00F750FF"/>
    <w:rsid w:val="00F754A0"/>
    <w:rsid w:val="00F76B83"/>
    <w:rsid w:val="00F76BBA"/>
    <w:rsid w:val="00F76DAC"/>
    <w:rsid w:val="00F76FF8"/>
    <w:rsid w:val="00F80031"/>
    <w:rsid w:val="00F8054E"/>
    <w:rsid w:val="00F8082D"/>
    <w:rsid w:val="00F80F3A"/>
    <w:rsid w:val="00F81664"/>
    <w:rsid w:val="00F82253"/>
    <w:rsid w:val="00F82839"/>
    <w:rsid w:val="00F83B03"/>
    <w:rsid w:val="00F84C8A"/>
    <w:rsid w:val="00F85ABD"/>
    <w:rsid w:val="00F865F3"/>
    <w:rsid w:val="00F86C42"/>
    <w:rsid w:val="00F91A86"/>
    <w:rsid w:val="00F920F8"/>
    <w:rsid w:val="00F926E8"/>
    <w:rsid w:val="00F93C1F"/>
    <w:rsid w:val="00F941F2"/>
    <w:rsid w:val="00F94D0A"/>
    <w:rsid w:val="00F958EF"/>
    <w:rsid w:val="00F967A2"/>
    <w:rsid w:val="00F976C5"/>
    <w:rsid w:val="00F97F5B"/>
    <w:rsid w:val="00F97F63"/>
    <w:rsid w:val="00FA0234"/>
    <w:rsid w:val="00FA17CF"/>
    <w:rsid w:val="00FA19C6"/>
    <w:rsid w:val="00FA2A1A"/>
    <w:rsid w:val="00FA412F"/>
    <w:rsid w:val="00FA5452"/>
    <w:rsid w:val="00FA6666"/>
    <w:rsid w:val="00FA67B7"/>
    <w:rsid w:val="00FA6EAA"/>
    <w:rsid w:val="00FA7047"/>
    <w:rsid w:val="00FB00EE"/>
    <w:rsid w:val="00FB0114"/>
    <w:rsid w:val="00FB1892"/>
    <w:rsid w:val="00FB199C"/>
    <w:rsid w:val="00FB2087"/>
    <w:rsid w:val="00FB284D"/>
    <w:rsid w:val="00FB3FC9"/>
    <w:rsid w:val="00FB43D5"/>
    <w:rsid w:val="00FB4E75"/>
    <w:rsid w:val="00FB4F12"/>
    <w:rsid w:val="00FB5DDB"/>
    <w:rsid w:val="00FB7C73"/>
    <w:rsid w:val="00FC15FA"/>
    <w:rsid w:val="00FC1CC4"/>
    <w:rsid w:val="00FC25DB"/>
    <w:rsid w:val="00FC34E9"/>
    <w:rsid w:val="00FC3B1C"/>
    <w:rsid w:val="00FC4543"/>
    <w:rsid w:val="00FC4ADA"/>
    <w:rsid w:val="00FC57BC"/>
    <w:rsid w:val="00FC72D0"/>
    <w:rsid w:val="00FD04F4"/>
    <w:rsid w:val="00FD0771"/>
    <w:rsid w:val="00FD0C18"/>
    <w:rsid w:val="00FD2144"/>
    <w:rsid w:val="00FD3325"/>
    <w:rsid w:val="00FD3B60"/>
    <w:rsid w:val="00FD3BE6"/>
    <w:rsid w:val="00FD3D9A"/>
    <w:rsid w:val="00FD4B43"/>
    <w:rsid w:val="00FD4F2F"/>
    <w:rsid w:val="00FD53A0"/>
    <w:rsid w:val="00FD6428"/>
    <w:rsid w:val="00FD66E9"/>
    <w:rsid w:val="00FD6965"/>
    <w:rsid w:val="00FD6B5E"/>
    <w:rsid w:val="00FD7D1D"/>
    <w:rsid w:val="00FE014A"/>
    <w:rsid w:val="00FE0C06"/>
    <w:rsid w:val="00FE1389"/>
    <w:rsid w:val="00FE14DE"/>
    <w:rsid w:val="00FE15CC"/>
    <w:rsid w:val="00FE182F"/>
    <w:rsid w:val="00FE2085"/>
    <w:rsid w:val="00FE30CA"/>
    <w:rsid w:val="00FE358B"/>
    <w:rsid w:val="00FE4080"/>
    <w:rsid w:val="00FE43C7"/>
    <w:rsid w:val="00FE4B8C"/>
    <w:rsid w:val="00FE66ED"/>
    <w:rsid w:val="00FE7279"/>
    <w:rsid w:val="00FF040E"/>
    <w:rsid w:val="00FF0E73"/>
    <w:rsid w:val="00FF136F"/>
    <w:rsid w:val="00FF1578"/>
    <w:rsid w:val="00FF180A"/>
    <w:rsid w:val="00FF26CC"/>
    <w:rsid w:val="00FF2C41"/>
    <w:rsid w:val="00FF332E"/>
    <w:rsid w:val="00FF4672"/>
    <w:rsid w:val="00FF5EF1"/>
    <w:rsid w:val="00FF6DD2"/>
    <w:rsid w:val="00FF6F18"/>
    <w:rsid w:val="4709A69E"/>
    <w:rsid w:val="4EF374A4"/>
    <w:rsid w:val="63701C20"/>
  </w:rsids>
  <m:mathPr>
    <m:mathFont m:val="Cambria Math"/>
    <m:brkBin m:val="before"/>
    <m:brkBinSub m:val="--"/>
    <m:smallFrac m:val="0"/>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096784"/>
  <w15:docId w15:val="{E73B871C-E8A9-47BA-9A67-435989FF5C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semiHidden="1" w:unhideWhenUsed="1" w:qFormat="1"/>
    <w:lsdException w:name="heading 6" w:uiPriority="0" w:semiHidden="1" w:unhideWhenUsed="1" w:qFormat="1"/>
    <w:lsdException w:name="heading 7" w:uiPriority="0" w:semiHidden="1" w:unhideWhenUsed="1" w:qFormat="1"/>
    <w:lsdException w:name="heading 8" w:uiPriority="0"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433F4"/>
    <w:pPr>
      <w:spacing w:before="120" w:after="120"/>
    </w:pPr>
    <w:rPr>
      <w:rFonts w:eastAsia="Times New Roman"/>
      <w:sz w:val="24"/>
      <w:szCs w:val="24"/>
    </w:rPr>
  </w:style>
  <w:style w:type="paragraph" w:styleId="Heading1">
    <w:name w:val="heading 1"/>
    <w:aliases w:val="ASAPHeading 1"/>
    <w:basedOn w:val="Normal"/>
    <w:next w:val="Normal"/>
    <w:link w:val="Heading1Char"/>
    <w:autoRedefine/>
    <w:qFormat/>
    <w:rsid w:val="00E3195A"/>
    <w:pPr>
      <w:widowControl w:val="0"/>
      <w:pBdr>
        <w:bottom w:val="single" w:color="auto" w:sz="4" w:space="1"/>
      </w:pBdr>
      <w:spacing w:before="240" w:after="240"/>
      <w:outlineLvl w:val="0"/>
    </w:pPr>
    <w:rPr>
      <w:rFonts w:eastAsia="Calibri"/>
      <w:b/>
      <w:bCs/>
      <w:kern w:val="32"/>
      <w:lang w:val="x-none" w:eastAsia="x-none"/>
    </w:rPr>
  </w:style>
  <w:style w:type="paragraph" w:styleId="Heading2">
    <w:name w:val="heading 2"/>
    <w:basedOn w:val="Normal"/>
    <w:next w:val="Normal"/>
    <w:link w:val="Heading2Char"/>
    <w:autoRedefine/>
    <w:qFormat/>
    <w:rsid w:val="00772CD4"/>
    <w:pPr>
      <w:keepNext/>
      <w:numPr>
        <w:numId w:val="34"/>
      </w:numPr>
      <w:spacing w:before="0" w:after="240" w:line="360" w:lineRule="auto"/>
      <w:ind w:right="288"/>
      <w:jc w:val="both"/>
      <w:outlineLvl w:val="1"/>
    </w:pPr>
    <w:rPr>
      <w:rFonts w:eastAsia="Calibri"/>
      <w:b/>
      <w:bCs/>
      <w:sz w:val="26"/>
      <w:szCs w:val="26"/>
      <w:lang w:val="vi-VN" w:eastAsia="x-none"/>
    </w:rPr>
  </w:style>
  <w:style w:type="paragraph" w:styleId="Heading3">
    <w:name w:val="heading 3"/>
    <w:basedOn w:val="Normal"/>
    <w:next w:val="Normal"/>
    <w:link w:val="Heading3Char"/>
    <w:autoRedefine/>
    <w:qFormat/>
    <w:rsid w:val="00DF30C7"/>
    <w:pPr>
      <w:keepNext/>
      <w:spacing w:before="240" w:after="240" w:line="295" w:lineRule="auto"/>
      <w:ind w:right="288"/>
      <w:jc w:val="both"/>
      <w:outlineLvl w:val="2"/>
    </w:pPr>
    <w:rPr>
      <w:b/>
      <w:bCs/>
      <w:lang w:eastAsia="x-none"/>
    </w:rPr>
  </w:style>
  <w:style w:type="paragraph" w:styleId="Heading4">
    <w:name w:val="heading 4"/>
    <w:basedOn w:val="Normal"/>
    <w:link w:val="Heading4Char"/>
    <w:qFormat/>
    <w:rsid w:val="00E3195A"/>
    <w:pPr>
      <w:spacing w:before="240" w:after="240"/>
      <w:outlineLvl w:val="3"/>
    </w:pPr>
    <w:rPr>
      <w:rFonts w:eastAsia="Calibri"/>
      <w:b/>
      <w:bCs/>
      <w:szCs w:val="28"/>
      <w:lang w:val="x-none" w:eastAsia="x-none"/>
    </w:rPr>
  </w:style>
  <w:style w:type="paragraph" w:styleId="Heading5">
    <w:name w:val="heading 5"/>
    <w:basedOn w:val="Normal"/>
    <w:next w:val="Normal"/>
    <w:link w:val="Heading5Char"/>
    <w:uiPriority w:val="9"/>
    <w:qFormat/>
    <w:rsid w:val="001C4AE4"/>
    <w:pPr>
      <w:widowControl w:val="0"/>
      <w:spacing w:before="240" w:after="60" w:line="240" w:lineRule="atLeast"/>
      <w:outlineLvl w:val="4"/>
    </w:pPr>
    <w:rPr>
      <w:b/>
      <w:szCs w:val="20"/>
    </w:rPr>
  </w:style>
  <w:style w:type="paragraph" w:styleId="Heading6">
    <w:name w:val="heading 6"/>
    <w:basedOn w:val="Normal"/>
    <w:next w:val="Normal"/>
    <w:link w:val="Heading6Char"/>
    <w:qFormat/>
    <w:rsid w:val="008A23E1"/>
    <w:pPr>
      <w:widowControl w:val="0"/>
      <w:spacing w:before="240" w:after="60" w:line="240" w:lineRule="atLeast"/>
      <w:outlineLvl w:val="5"/>
    </w:pPr>
    <w:rPr>
      <w:i/>
      <w:szCs w:val="20"/>
    </w:rPr>
  </w:style>
  <w:style w:type="paragraph" w:styleId="Heading7">
    <w:name w:val="heading 7"/>
    <w:basedOn w:val="Normal"/>
    <w:next w:val="Normal"/>
    <w:link w:val="Heading7Char"/>
    <w:qFormat/>
    <w:rsid w:val="008A23E1"/>
    <w:pPr>
      <w:widowControl w:val="0"/>
      <w:spacing w:before="240" w:after="60" w:line="240" w:lineRule="atLeast"/>
      <w:outlineLvl w:val="6"/>
    </w:pPr>
    <w:rPr>
      <w:szCs w:val="20"/>
    </w:rPr>
  </w:style>
  <w:style w:type="paragraph" w:styleId="Heading8">
    <w:name w:val="heading 8"/>
    <w:basedOn w:val="Normal"/>
    <w:next w:val="Normal"/>
    <w:link w:val="Heading8Char"/>
    <w:qFormat/>
    <w:rsid w:val="007D1A8F"/>
    <w:pPr>
      <w:spacing w:before="240" w:after="60"/>
      <w:outlineLvl w:val="7"/>
    </w:pPr>
    <w:rPr>
      <w:rFonts w:ascii="Calibri" w:hAnsi="Calibri"/>
      <w:i/>
      <w:iCs/>
      <w:lang w:val="x-none" w:eastAsia="x-none"/>
    </w:rPr>
  </w:style>
  <w:style w:type="paragraph" w:styleId="Heading9">
    <w:name w:val="heading 9"/>
    <w:basedOn w:val="Normal"/>
    <w:next w:val="Normal"/>
    <w:link w:val="Heading9Char"/>
    <w:qFormat/>
    <w:rsid w:val="008A23E1"/>
    <w:pPr>
      <w:widowControl w:val="0"/>
      <w:spacing w:before="240" w:after="60" w:line="240" w:lineRule="atLeast"/>
      <w:outlineLvl w:val="8"/>
    </w:pPr>
    <w:rPr>
      <w:b/>
      <w:i/>
      <w:sz w:val="18"/>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ASAPHeading 1 Char"/>
    <w:link w:val="Heading1"/>
    <w:rsid w:val="00E3195A"/>
    <w:rPr>
      <w:b/>
      <w:bCs/>
      <w:kern w:val="32"/>
      <w:sz w:val="24"/>
      <w:szCs w:val="24"/>
      <w:lang w:val="x-none" w:eastAsia="x-none"/>
    </w:rPr>
  </w:style>
  <w:style w:type="character" w:styleId="Heading2Char" w:customStyle="1">
    <w:name w:val="Heading 2 Char"/>
    <w:link w:val="Heading2"/>
    <w:rsid w:val="00772CD4"/>
    <w:rPr>
      <w:b/>
      <w:bCs/>
      <w:sz w:val="26"/>
      <w:szCs w:val="26"/>
      <w:lang w:val="vi-VN" w:eastAsia="x-none"/>
    </w:rPr>
  </w:style>
  <w:style w:type="character" w:styleId="Heading3Char" w:customStyle="1">
    <w:name w:val="Heading 3 Char"/>
    <w:link w:val="Heading3"/>
    <w:rsid w:val="00DF30C7"/>
    <w:rPr>
      <w:rFonts w:eastAsia="Times New Roman"/>
      <w:b/>
      <w:bCs/>
      <w:sz w:val="24"/>
      <w:szCs w:val="24"/>
      <w:lang w:eastAsia="x-none"/>
    </w:rPr>
  </w:style>
  <w:style w:type="character" w:styleId="Heading4Char" w:customStyle="1">
    <w:name w:val="Heading 4 Char"/>
    <w:link w:val="Heading4"/>
    <w:rsid w:val="00E3195A"/>
    <w:rPr>
      <w:b/>
      <w:bCs/>
      <w:sz w:val="24"/>
      <w:szCs w:val="28"/>
      <w:lang w:val="x-none" w:eastAsia="x-none"/>
    </w:rPr>
  </w:style>
  <w:style w:type="character" w:styleId="Heading8Char" w:customStyle="1">
    <w:name w:val="Heading 8 Char"/>
    <w:link w:val="Heading8"/>
    <w:rsid w:val="007D1A8F"/>
    <w:rPr>
      <w:rFonts w:ascii="Calibri" w:hAnsi="Calibri" w:eastAsia="Times New Roman"/>
      <w:i/>
      <w:iCs/>
      <w:sz w:val="24"/>
      <w:szCs w:val="24"/>
      <w:lang w:val="x-none" w:eastAsia="x-none"/>
    </w:rPr>
  </w:style>
  <w:style w:type="paragraph" w:styleId="TOC1">
    <w:name w:val="toc 1"/>
    <w:basedOn w:val="Normal"/>
    <w:next w:val="Normal"/>
    <w:autoRedefine/>
    <w:uiPriority w:val="39"/>
    <w:rsid w:val="0087426F"/>
    <w:rPr>
      <w:b/>
    </w:rPr>
  </w:style>
  <w:style w:type="paragraph" w:styleId="TOC2">
    <w:name w:val="toc 2"/>
    <w:basedOn w:val="Normal"/>
    <w:next w:val="Normal"/>
    <w:autoRedefine/>
    <w:uiPriority w:val="39"/>
    <w:rsid w:val="00EF5FC1"/>
    <w:pPr>
      <w:tabs>
        <w:tab w:val="left" w:pos="709"/>
        <w:tab w:val="right" w:leader="dot" w:pos="9089"/>
      </w:tabs>
      <w:spacing w:line="360" w:lineRule="auto"/>
      <w:ind w:left="720" w:hanging="720"/>
    </w:pPr>
    <w:rPr>
      <w:b/>
      <w:noProof/>
    </w:rPr>
  </w:style>
  <w:style w:type="paragraph" w:styleId="TOC3">
    <w:name w:val="toc 3"/>
    <w:basedOn w:val="Normal"/>
    <w:next w:val="Normal"/>
    <w:autoRedefine/>
    <w:uiPriority w:val="39"/>
    <w:rsid w:val="00EF5FC1"/>
    <w:pPr>
      <w:tabs>
        <w:tab w:val="left" w:pos="990"/>
        <w:tab w:val="right" w:leader="dot" w:pos="9089"/>
      </w:tabs>
      <w:spacing w:line="360" w:lineRule="auto"/>
      <w:ind w:left="709" w:hanging="709"/>
    </w:pPr>
    <w:rPr>
      <w:b/>
    </w:rPr>
  </w:style>
  <w:style w:type="paragraph" w:styleId="Header">
    <w:name w:val="header"/>
    <w:aliases w:val="NCDOT Header,Header Line1,Header1,Draft,hd,ITT i,sbv"/>
    <w:basedOn w:val="Normal"/>
    <w:link w:val="HeaderChar"/>
    <w:rsid w:val="007D1A8F"/>
    <w:pPr>
      <w:tabs>
        <w:tab w:val="center" w:pos="4153"/>
        <w:tab w:val="right" w:pos="8306"/>
      </w:tabs>
      <w:spacing w:before="0" w:after="0"/>
    </w:pPr>
    <w:rPr>
      <w:sz w:val="20"/>
      <w:szCs w:val="20"/>
      <w:lang w:val="x-none" w:eastAsia="x-none"/>
    </w:rPr>
  </w:style>
  <w:style w:type="character" w:styleId="HeaderChar" w:customStyle="1">
    <w:name w:val="Header Char"/>
    <w:aliases w:val="NCDOT Header Char,Header Line1 Char,Header1 Char,Draft Char,hd Char,ITT i Char,sbv Char"/>
    <w:link w:val="Header"/>
    <w:rsid w:val="007D1A8F"/>
    <w:rPr>
      <w:rFonts w:ascii="Arial" w:hAnsi="Arial" w:eastAsia="Times New Roman"/>
      <w:sz w:val="20"/>
      <w:szCs w:val="20"/>
    </w:rPr>
  </w:style>
  <w:style w:type="paragraph" w:styleId="Footer">
    <w:name w:val="footer"/>
    <w:basedOn w:val="Normal"/>
    <w:link w:val="FooterChar"/>
    <w:unhideWhenUsed/>
    <w:rsid w:val="007D1A8F"/>
    <w:pPr>
      <w:tabs>
        <w:tab w:val="center" w:pos="4680"/>
        <w:tab w:val="right" w:pos="9360"/>
      </w:tabs>
      <w:spacing w:before="0" w:after="0"/>
    </w:pPr>
    <w:rPr>
      <w:sz w:val="20"/>
      <w:lang w:val="x-none" w:eastAsia="x-none"/>
    </w:rPr>
  </w:style>
  <w:style w:type="character" w:styleId="FooterChar" w:customStyle="1">
    <w:name w:val="Footer Char"/>
    <w:link w:val="Footer"/>
    <w:rsid w:val="007D1A8F"/>
    <w:rPr>
      <w:rFonts w:ascii="Arial" w:hAnsi="Arial" w:eastAsia="Times New Roman"/>
      <w:szCs w:val="24"/>
    </w:rPr>
  </w:style>
  <w:style w:type="character" w:styleId="Hyperlink">
    <w:name w:val="Hyperlink"/>
    <w:uiPriority w:val="99"/>
    <w:unhideWhenUsed/>
    <w:rsid w:val="007D1A8F"/>
    <w:rPr>
      <w:color w:val="0000FF"/>
      <w:u w:val="single"/>
    </w:rPr>
  </w:style>
  <w:style w:type="paragraph" w:styleId="Minus1" w:customStyle="1">
    <w:name w:val="Minus1"/>
    <w:basedOn w:val="Normal"/>
    <w:rsid w:val="007D1A8F"/>
    <w:pPr>
      <w:numPr>
        <w:numId w:val="1"/>
      </w:numPr>
      <w:spacing w:before="240"/>
    </w:pPr>
  </w:style>
  <w:style w:type="paragraph" w:styleId="Point2" w:customStyle="1">
    <w:name w:val="Point2"/>
    <w:basedOn w:val="Normal"/>
    <w:rsid w:val="007D1A8F"/>
    <w:pPr>
      <w:numPr>
        <w:numId w:val="2"/>
      </w:numPr>
      <w:spacing w:before="240"/>
    </w:pPr>
  </w:style>
  <w:style w:type="paragraph" w:styleId="TableText" w:customStyle="1">
    <w:name w:val="Table Text"/>
    <w:basedOn w:val="Normal"/>
    <w:link w:val="TableTextChar"/>
    <w:rsid w:val="007D1A8F"/>
    <w:pPr>
      <w:spacing w:before="60" w:after="60"/>
    </w:pPr>
    <w:rPr>
      <w:sz w:val="20"/>
      <w:szCs w:val="20"/>
      <w:lang w:val="de-DE" w:eastAsia="x-none"/>
    </w:rPr>
  </w:style>
  <w:style w:type="character" w:styleId="TableTextChar" w:customStyle="1">
    <w:name w:val="Table Text Char"/>
    <w:link w:val="TableText"/>
    <w:rsid w:val="007D1A8F"/>
    <w:rPr>
      <w:rFonts w:ascii="Arial" w:hAnsi="Arial" w:eastAsia="Times New Roman"/>
      <w:szCs w:val="20"/>
      <w:lang w:val="de-DE"/>
    </w:rPr>
  </w:style>
  <w:style w:type="paragraph" w:styleId="Plus3" w:customStyle="1">
    <w:name w:val="Plus3"/>
    <w:basedOn w:val="Normal"/>
    <w:rsid w:val="007D1A8F"/>
    <w:pPr>
      <w:numPr>
        <w:numId w:val="3"/>
      </w:numPr>
      <w:spacing w:before="240"/>
    </w:pPr>
  </w:style>
  <w:style w:type="paragraph" w:styleId="Minus2" w:customStyle="1">
    <w:name w:val="Minus2"/>
    <w:basedOn w:val="Normal"/>
    <w:rsid w:val="007D1A8F"/>
    <w:pPr>
      <w:numPr>
        <w:numId w:val="4"/>
      </w:numPr>
    </w:pPr>
  </w:style>
  <w:style w:type="paragraph" w:styleId="MenuPath2" w:customStyle="1">
    <w:name w:val="MenuPath2"/>
    <w:basedOn w:val="Normal"/>
    <w:rsid w:val="007D1A8F"/>
    <w:pPr>
      <w:spacing w:after="0"/>
      <w:ind w:left="1080"/>
    </w:pPr>
    <w:rPr>
      <w:b/>
      <w:i/>
      <w:snapToGrid w:val="0"/>
      <w:szCs w:val="20"/>
      <w:lang w:val="de-DE"/>
    </w:rPr>
  </w:style>
  <w:style w:type="paragraph" w:styleId="SolNorm" w:customStyle="1">
    <w:name w:val="SolNorm"/>
    <w:rsid w:val="007D1A8F"/>
    <w:pPr>
      <w:spacing w:before="120"/>
    </w:pPr>
    <w:rPr>
      <w:rFonts w:eastAsia="Times New Roman"/>
      <w:sz w:val="24"/>
      <w:lang w:val="de-DE"/>
    </w:rPr>
  </w:style>
  <w:style w:type="character" w:styleId="CommentReference">
    <w:name w:val="annotation reference"/>
    <w:unhideWhenUsed/>
    <w:rsid w:val="007D1A8F"/>
    <w:rPr>
      <w:sz w:val="16"/>
      <w:szCs w:val="16"/>
    </w:rPr>
  </w:style>
  <w:style w:type="paragraph" w:styleId="CommentText">
    <w:name w:val="annotation text"/>
    <w:basedOn w:val="Normal"/>
    <w:link w:val="CommentTextChar"/>
    <w:uiPriority w:val="99"/>
    <w:unhideWhenUsed/>
    <w:rsid w:val="007D1A8F"/>
    <w:rPr>
      <w:sz w:val="20"/>
      <w:szCs w:val="20"/>
      <w:lang w:val="x-none" w:eastAsia="x-none"/>
    </w:rPr>
  </w:style>
  <w:style w:type="character" w:styleId="CommentTextChar" w:customStyle="1">
    <w:name w:val="Comment Text Char"/>
    <w:link w:val="CommentText"/>
    <w:uiPriority w:val="99"/>
    <w:rsid w:val="007D1A8F"/>
    <w:rPr>
      <w:rFonts w:ascii="Arial" w:hAnsi="Arial" w:eastAsia="Times New Roman"/>
      <w:sz w:val="20"/>
      <w:szCs w:val="20"/>
    </w:rPr>
  </w:style>
  <w:style w:type="paragraph" w:styleId="BalloonText">
    <w:name w:val="Balloon Text"/>
    <w:basedOn w:val="Normal"/>
    <w:link w:val="BalloonTextChar"/>
    <w:uiPriority w:val="99"/>
    <w:semiHidden/>
    <w:unhideWhenUsed/>
    <w:rsid w:val="007D1A8F"/>
    <w:pPr>
      <w:spacing w:before="0" w:after="0"/>
    </w:pPr>
    <w:rPr>
      <w:rFonts w:ascii="Tahoma" w:hAnsi="Tahoma"/>
      <w:sz w:val="16"/>
      <w:szCs w:val="16"/>
      <w:lang w:val="x-none" w:eastAsia="x-none"/>
    </w:rPr>
  </w:style>
  <w:style w:type="character" w:styleId="BalloonTextChar" w:customStyle="1">
    <w:name w:val="Balloon Text Char"/>
    <w:link w:val="BalloonText"/>
    <w:uiPriority w:val="99"/>
    <w:semiHidden/>
    <w:rsid w:val="007D1A8F"/>
    <w:rPr>
      <w:rFonts w:ascii="Tahoma" w:hAnsi="Tahoma" w:eastAsia="Times New Roman" w:cs="Tahoma"/>
      <w:sz w:val="16"/>
      <w:szCs w:val="16"/>
    </w:rPr>
  </w:style>
  <w:style w:type="paragraph" w:styleId="DocumentMap">
    <w:name w:val="Document Map"/>
    <w:basedOn w:val="Normal"/>
    <w:link w:val="DocumentMapChar"/>
    <w:uiPriority w:val="99"/>
    <w:semiHidden/>
    <w:unhideWhenUsed/>
    <w:rsid w:val="007D1A8F"/>
    <w:rPr>
      <w:rFonts w:ascii="Tahoma" w:hAnsi="Tahoma"/>
      <w:sz w:val="16"/>
      <w:szCs w:val="16"/>
      <w:lang w:val="x-none" w:eastAsia="x-none"/>
    </w:rPr>
  </w:style>
  <w:style w:type="character" w:styleId="DocumentMapChar" w:customStyle="1">
    <w:name w:val="Document Map Char"/>
    <w:link w:val="DocumentMap"/>
    <w:uiPriority w:val="99"/>
    <w:semiHidden/>
    <w:rsid w:val="007D1A8F"/>
    <w:rPr>
      <w:rFonts w:ascii="Tahoma" w:hAnsi="Tahoma" w:eastAsia="Times New Roman" w:cs="Tahoma"/>
      <w:sz w:val="16"/>
      <w:szCs w:val="16"/>
    </w:rPr>
  </w:style>
  <w:style w:type="paragraph" w:styleId="PictureNo" w:customStyle="1">
    <w:name w:val="Picture No"/>
    <w:basedOn w:val="Normal"/>
    <w:qFormat/>
    <w:rsid w:val="007D1A8F"/>
    <w:pPr>
      <w:numPr>
        <w:numId w:val="5"/>
      </w:numPr>
      <w:jc w:val="center"/>
    </w:pPr>
    <w:rPr>
      <w:i/>
    </w:rPr>
  </w:style>
  <w:style w:type="paragraph" w:styleId="Point3" w:customStyle="1">
    <w:name w:val="Point3"/>
    <w:basedOn w:val="Normal"/>
    <w:rsid w:val="007D1A8F"/>
    <w:pPr>
      <w:numPr>
        <w:numId w:val="6"/>
      </w:numPr>
      <w:spacing w:before="240"/>
    </w:pPr>
  </w:style>
  <w:style w:type="paragraph" w:styleId="ListParagraph">
    <w:name w:val="List Paragraph"/>
    <w:aliases w:val="FooterText,numbered,Paragraphe de liste,Bullet L1,Use Case List Paragraph,Body Bullet,Ref,Bulleted Text,List bullet,List Paragraph 1,List Bullet1,Figure_name,List Paragraph Char Char,d_bodyb,B1,bu1"/>
    <w:basedOn w:val="Normal"/>
    <w:link w:val="ListParagraphChar"/>
    <w:uiPriority w:val="34"/>
    <w:qFormat/>
    <w:rsid w:val="007D1A8F"/>
    <w:pPr>
      <w:ind w:left="720"/>
      <w:contextualSpacing/>
    </w:pPr>
  </w:style>
  <w:style w:type="paragraph" w:styleId="Plus1" w:customStyle="1">
    <w:name w:val="Plus1"/>
    <w:basedOn w:val="Normal"/>
    <w:rsid w:val="007D1A8F"/>
    <w:pPr>
      <w:numPr>
        <w:numId w:val="7"/>
      </w:numPr>
      <w:spacing w:before="240"/>
    </w:pPr>
  </w:style>
  <w:style w:type="paragraph" w:styleId="Plus5" w:customStyle="1">
    <w:name w:val="Plus5"/>
    <w:basedOn w:val="Normal"/>
    <w:rsid w:val="00B83109"/>
    <w:pPr>
      <w:numPr>
        <w:numId w:val="8"/>
      </w:numPr>
      <w:spacing w:before="240"/>
    </w:pPr>
  </w:style>
  <w:style w:type="paragraph" w:styleId="Revision">
    <w:name w:val="Revision"/>
    <w:hidden/>
    <w:uiPriority w:val="99"/>
    <w:semiHidden/>
    <w:rsid w:val="00382282"/>
    <w:rPr>
      <w:rFonts w:ascii="Arial" w:hAnsi="Arial" w:eastAsia="Times New Roman"/>
      <w:sz w:val="22"/>
      <w:szCs w:val="24"/>
    </w:rPr>
  </w:style>
  <w:style w:type="paragraph" w:styleId="StyleHeading2Justified" w:customStyle="1">
    <w:name w:val="Style Heading 2 + Justified"/>
    <w:basedOn w:val="Heading2"/>
    <w:autoRedefine/>
    <w:rsid w:val="00190373"/>
    <w:pPr>
      <w:ind w:right="113"/>
    </w:pPr>
    <w:rPr>
      <w:szCs w:val="20"/>
    </w:rPr>
  </w:style>
  <w:style w:type="paragraph" w:styleId="StyleHeading1ASAPHeading114ptRight-008" w:customStyle="1">
    <w:name w:val="Style Heading 1ASAPHeading 1 + 14 pt Right:  -0.08&quot;"/>
    <w:basedOn w:val="Heading1"/>
    <w:autoRedefine/>
    <w:rsid w:val="0079225D"/>
    <w:pPr>
      <w:tabs>
        <w:tab w:val="left" w:pos="660"/>
      </w:tabs>
      <w:ind w:left="1296" w:hanging="1300"/>
    </w:pPr>
    <w:rPr>
      <w:sz w:val="28"/>
      <w:szCs w:val="20"/>
    </w:rPr>
  </w:style>
  <w:style w:type="character" w:styleId="Object" w:customStyle="1">
    <w:name w:val="Object"/>
    <w:rsid w:val="00545167"/>
    <w:rPr>
      <w:rFonts w:ascii="Arial" w:hAnsi="Arial"/>
      <w:i/>
      <w:sz w:val="20"/>
    </w:rPr>
  </w:style>
  <w:style w:type="paragraph" w:styleId="Minus5" w:customStyle="1">
    <w:name w:val="Minus5"/>
    <w:basedOn w:val="Minus2"/>
    <w:rsid w:val="00ED2806"/>
    <w:pPr>
      <w:numPr>
        <w:numId w:val="9"/>
      </w:numPr>
    </w:pPr>
  </w:style>
  <w:style w:type="paragraph" w:styleId="Square5" w:customStyle="1">
    <w:name w:val="Square5"/>
    <w:basedOn w:val="Normal"/>
    <w:rsid w:val="00ED2806"/>
    <w:pPr>
      <w:numPr>
        <w:numId w:val="10"/>
      </w:numPr>
      <w:spacing w:before="240"/>
    </w:pPr>
  </w:style>
  <w:style w:type="character" w:styleId="Strong">
    <w:name w:val="Strong"/>
    <w:qFormat/>
    <w:rsid w:val="00DD7C64"/>
    <w:rPr>
      <w:b/>
      <w:bCs/>
    </w:rPr>
  </w:style>
  <w:style w:type="character" w:styleId="Emphasis">
    <w:name w:val="Emphasis"/>
    <w:qFormat/>
    <w:rsid w:val="008B2C5D"/>
    <w:rPr>
      <w:i/>
      <w:iCs/>
    </w:rPr>
  </w:style>
  <w:style w:type="numbering" w:styleId="11" w:customStyle="1">
    <w:name w:val="1.1."/>
    <w:basedOn w:val="NoList"/>
    <w:uiPriority w:val="99"/>
    <w:rsid w:val="00832F68"/>
    <w:pPr>
      <w:numPr>
        <w:numId w:val="11"/>
      </w:numPr>
    </w:pPr>
  </w:style>
  <w:style w:type="paragraph" w:styleId="TOC4">
    <w:name w:val="toc 4"/>
    <w:basedOn w:val="Normal"/>
    <w:next w:val="Normal"/>
    <w:autoRedefine/>
    <w:uiPriority w:val="39"/>
    <w:unhideWhenUsed/>
    <w:rsid w:val="00EF5FC1"/>
    <w:pPr>
      <w:tabs>
        <w:tab w:val="left" w:pos="900"/>
        <w:tab w:val="right" w:leader="dot" w:pos="9089"/>
      </w:tabs>
      <w:spacing w:before="0" w:after="0" w:line="276" w:lineRule="auto"/>
    </w:pPr>
    <w:rPr>
      <w:b/>
      <w:i/>
      <w:szCs w:val="22"/>
    </w:rPr>
  </w:style>
  <w:style w:type="paragraph" w:styleId="TOC5">
    <w:name w:val="toc 5"/>
    <w:basedOn w:val="Normal"/>
    <w:next w:val="Normal"/>
    <w:autoRedefine/>
    <w:uiPriority w:val="39"/>
    <w:unhideWhenUsed/>
    <w:rsid w:val="00AC3358"/>
    <w:pPr>
      <w:spacing w:before="0" w:after="100" w:line="276" w:lineRule="auto"/>
      <w:ind w:left="880"/>
    </w:pPr>
    <w:rPr>
      <w:rFonts w:ascii="Calibri" w:hAnsi="Calibri"/>
      <w:szCs w:val="22"/>
    </w:rPr>
  </w:style>
  <w:style w:type="paragraph" w:styleId="TOC6">
    <w:name w:val="toc 6"/>
    <w:basedOn w:val="Normal"/>
    <w:next w:val="Normal"/>
    <w:autoRedefine/>
    <w:uiPriority w:val="39"/>
    <w:unhideWhenUsed/>
    <w:rsid w:val="00AC3358"/>
    <w:pPr>
      <w:spacing w:before="0" w:after="100" w:line="276" w:lineRule="auto"/>
      <w:ind w:left="1100"/>
    </w:pPr>
    <w:rPr>
      <w:rFonts w:ascii="Calibri" w:hAnsi="Calibri"/>
      <w:szCs w:val="22"/>
    </w:rPr>
  </w:style>
  <w:style w:type="paragraph" w:styleId="TOC7">
    <w:name w:val="toc 7"/>
    <w:basedOn w:val="Normal"/>
    <w:next w:val="Normal"/>
    <w:autoRedefine/>
    <w:uiPriority w:val="39"/>
    <w:unhideWhenUsed/>
    <w:rsid w:val="00AC3358"/>
    <w:pPr>
      <w:spacing w:before="0" w:after="100" w:line="276" w:lineRule="auto"/>
      <w:ind w:left="1320"/>
    </w:pPr>
    <w:rPr>
      <w:rFonts w:ascii="Calibri" w:hAnsi="Calibri"/>
      <w:szCs w:val="22"/>
    </w:rPr>
  </w:style>
  <w:style w:type="paragraph" w:styleId="TOC8">
    <w:name w:val="toc 8"/>
    <w:basedOn w:val="Normal"/>
    <w:next w:val="Normal"/>
    <w:autoRedefine/>
    <w:uiPriority w:val="39"/>
    <w:unhideWhenUsed/>
    <w:rsid w:val="00AC3358"/>
    <w:pPr>
      <w:spacing w:before="0" w:after="100" w:line="276" w:lineRule="auto"/>
      <w:ind w:left="1540"/>
    </w:pPr>
    <w:rPr>
      <w:rFonts w:ascii="Calibri" w:hAnsi="Calibri"/>
      <w:szCs w:val="22"/>
    </w:rPr>
  </w:style>
  <w:style w:type="paragraph" w:styleId="TOC9">
    <w:name w:val="toc 9"/>
    <w:basedOn w:val="Normal"/>
    <w:next w:val="Normal"/>
    <w:autoRedefine/>
    <w:uiPriority w:val="39"/>
    <w:unhideWhenUsed/>
    <w:rsid w:val="00AC3358"/>
    <w:pPr>
      <w:spacing w:before="0" w:after="100" w:line="276" w:lineRule="auto"/>
      <w:ind w:left="1760"/>
    </w:pPr>
    <w:rPr>
      <w:rFonts w:ascii="Calibri" w:hAnsi="Calibri"/>
      <w:szCs w:val="22"/>
    </w:rPr>
  </w:style>
  <w:style w:type="table" w:styleId="TableGrid">
    <w:name w:val="Table Grid"/>
    <w:basedOn w:val="TableNormal"/>
    <w:uiPriority w:val="39"/>
    <w:rsid w:val="00F03C62"/>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eading5Char" w:customStyle="1">
    <w:name w:val="Heading 5 Char"/>
    <w:link w:val="Heading5"/>
    <w:uiPriority w:val="9"/>
    <w:rsid w:val="001C4AE4"/>
    <w:rPr>
      <w:rFonts w:eastAsia="Times New Roman"/>
      <w:b/>
      <w:sz w:val="24"/>
    </w:rPr>
  </w:style>
  <w:style w:type="character" w:styleId="Heading6Char" w:customStyle="1">
    <w:name w:val="Heading 6 Char"/>
    <w:link w:val="Heading6"/>
    <w:rsid w:val="008A23E1"/>
    <w:rPr>
      <w:rFonts w:eastAsia="Times New Roman"/>
      <w:i/>
      <w:sz w:val="24"/>
    </w:rPr>
  </w:style>
  <w:style w:type="character" w:styleId="Heading7Char" w:customStyle="1">
    <w:name w:val="Heading 7 Char"/>
    <w:link w:val="Heading7"/>
    <w:rsid w:val="008A23E1"/>
    <w:rPr>
      <w:rFonts w:eastAsia="Times New Roman"/>
      <w:sz w:val="24"/>
    </w:rPr>
  </w:style>
  <w:style w:type="character" w:styleId="Heading9Char" w:customStyle="1">
    <w:name w:val="Heading 9 Char"/>
    <w:link w:val="Heading9"/>
    <w:rsid w:val="008A23E1"/>
    <w:rPr>
      <w:rFonts w:eastAsia="Times New Roman"/>
      <w:b/>
      <w:i/>
      <w:sz w:val="18"/>
    </w:rPr>
  </w:style>
  <w:style w:type="paragraph" w:styleId="Bang" w:customStyle="1">
    <w:name w:val="Bang"/>
    <w:basedOn w:val="Normal"/>
    <w:autoRedefine/>
    <w:rsid w:val="002B24AC"/>
    <w:pPr>
      <w:widowControl w:val="0"/>
      <w:spacing w:before="0" w:after="0" w:line="360" w:lineRule="auto"/>
      <w:jc w:val="center"/>
    </w:pPr>
    <w:rPr>
      <w:rFonts w:ascii="Tahoma" w:hAnsi="Tahoma" w:cs="Tahoma"/>
      <w:sz w:val="18"/>
      <w:szCs w:val="18"/>
    </w:rPr>
  </w:style>
  <w:style w:type="character" w:styleId="TableTextChar1" w:customStyle="1">
    <w:name w:val="Table Text Char1"/>
    <w:rsid w:val="008A23E1"/>
    <w:rPr>
      <w:sz w:val="24"/>
      <w:lang w:val="en-US" w:eastAsia="en-US" w:bidi="ar-SA"/>
    </w:rPr>
  </w:style>
  <w:style w:type="character" w:styleId="ListParagraphChar" w:customStyle="1">
    <w:name w:val="List Paragraph Char"/>
    <w:aliases w:val="FooterText Char,numbered Char,Paragraphe de liste Char,Bullet L1 Char,Use Case List Paragraph Char,Body Bullet Char,Ref Char,Bulleted Text Char,List bullet Char,List Paragraph 1 Char,List Bullet1 Char,Figure_name Char,d_bodyb Char"/>
    <w:link w:val="ListParagraph"/>
    <w:uiPriority w:val="34"/>
    <w:locked/>
    <w:rsid w:val="0037041C"/>
    <w:rPr>
      <w:rFonts w:ascii="Arial" w:hAnsi="Arial" w:eastAsia="Times New Roman"/>
      <w:sz w:val="22"/>
      <w:szCs w:val="24"/>
    </w:rPr>
  </w:style>
  <w:style w:type="paragraph" w:styleId="CommentSubject">
    <w:name w:val="annotation subject"/>
    <w:basedOn w:val="CommentText"/>
    <w:next w:val="CommentText"/>
    <w:link w:val="CommentSubjectChar"/>
    <w:uiPriority w:val="99"/>
    <w:semiHidden/>
    <w:unhideWhenUsed/>
    <w:rsid w:val="0037041C"/>
    <w:rPr>
      <w:b/>
      <w:bCs/>
      <w:lang w:val="en-US" w:eastAsia="en-US"/>
    </w:rPr>
  </w:style>
  <w:style w:type="character" w:styleId="CommentSubjectChar" w:customStyle="1">
    <w:name w:val="Comment Subject Char"/>
    <w:link w:val="CommentSubject"/>
    <w:uiPriority w:val="99"/>
    <w:semiHidden/>
    <w:rsid w:val="0037041C"/>
    <w:rPr>
      <w:rFonts w:ascii="Arial" w:hAnsi="Arial" w:eastAsia="Times New Roman"/>
      <w:b/>
      <w:bCs/>
      <w:sz w:val="20"/>
      <w:szCs w:val="20"/>
    </w:rPr>
  </w:style>
  <w:style w:type="paragraph" w:styleId="QTLBodyText" w:customStyle="1">
    <w:name w:val="QTL Body Text"/>
    <w:basedOn w:val="Normal"/>
    <w:rsid w:val="000844E5"/>
    <w:pPr>
      <w:spacing w:before="0"/>
      <w:jc w:val="both"/>
    </w:pPr>
    <w:rPr>
      <w:rFonts w:cs="Arial"/>
      <w:color w:val="000080"/>
      <w:sz w:val="20"/>
      <w:szCs w:val="20"/>
    </w:rPr>
  </w:style>
  <w:style w:type="paragraph" w:styleId="NormalWeb">
    <w:name w:val="Normal (Web)"/>
    <w:basedOn w:val="Normal"/>
    <w:uiPriority w:val="99"/>
    <w:unhideWhenUsed/>
    <w:rsid w:val="000844E5"/>
    <w:pPr>
      <w:spacing w:before="100" w:beforeAutospacing="1" w:after="100" w:afterAutospacing="1"/>
    </w:pPr>
  </w:style>
  <w:style w:type="paragraph" w:styleId="QTLListBullet1" w:customStyle="1">
    <w:name w:val="QTL List Bullet 1"/>
    <w:basedOn w:val="ListBullet"/>
    <w:rsid w:val="000844E5"/>
    <w:pPr>
      <w:numPr>
        <w:numId w:val="12"/>
      </w:numPr>
      <w:tabs>
        <w:tab w:val="num" w:pos="1080"/>
      </w:tabs>
      <w:spacing w:before="60" w:after="60"/>
      <w:ind w:left="1080" w:hanging="1080"/>
      <w:contextualSpacing w:val="0"/>
    </w:pPr>
    <w:rPr>
      <w:rFonts w:cs="Arial"/>
      <w:color w:val="000080"/>
      <w:sz w:val="20"/>
      <w:szCs w:val="20"/>
    </w:rPr>
  </w:style>
  <w:style w:type="paragraph" w:styleId="ListBullet">
    <w:name w:val="List Bullet"/>
    <w:basedOn w:val="Normal"/>
    <w:uiPriority w:val="99"/>
    <w:semiHidden/>
    <w:unhideWhenUsed/>
    <w:rsid w:val="000844E5"/>
    <w:pPr>
      <w:tabs>
        <w:tab w:val="num" w:pos="454"/>
      </w:tabs>
      <w:ind w:left="454" w:hanging="454"/>
      <w:contextualSpacing/>
    </w:pPr>
  </w:style>
  <w:style w:type="character" w:styleId="PageNumber">
    <w:name w:val="page number"/>
    <w:uiPriority w:val="99"/>
    <w:semiHidden/>
    <w:unhideWhenUsed/>
    <w:rsid w:val="000844E5"/>
  </w:style>
  <w:style w:type="paragraph" w:styleId="xl33" w:customStyle="1">
    <w:name w:val="xl33"/>
    <w:basedOn w:val="Normal"/>
    <w:rsid w:val="000844E5"/>
    <w:pPr>
      <w:spacing w:before="100" w:beforeAutospacing="1" w:after="100" w:afterAutospacing="1"/>
      <w:jc w:val="center"/>
      <w:textAlignment w:val="top"/>
    </w:pPr>
    <w:rPr>
      <w:rFonts w:hint="eastAsia" w:ascii="@SimSun" w:hAnsi="@SimSun" w:eastAsia="@SimSun" w:cs="Arial Unicode MS"/>
      <w:color w:val="000000"/>
    </w:rPr>
  </w:style>
  <w:style w:type="paragraph" w:styleId="Minus3" w:customStyle="1">
    <w:name w:val="Minus3"/>
    <w:basedOn w:val="Minus2"/>
    <w:rsid w:val="000844E5"/>
    <w:pPr>
      <w:numPr>
        <w:numId w:val="13"/>
      </w:numPr>
    </w:pPr>
  </w:style>
  <w:style w:type="paragraph" w:styleId="Minus4" w:customStyle="1">
    <w:name w:val="Minus4"/>
    <w:basedOn w:val="Minus2"/>
    <w:rsid w:val="000844E5"/>
    <w:pPr>
      <w:numPr>
        <w:numId w:val="30"/>
      </w:numPr>
    </w:pPr>
  </w:style>
  <w:style w:type="paragraph" w:styleId="Plus2" w:customStyle="1">
    <w:name w:val="Plus2"/>
    <w:basedOn w:val="Normal"/>
    <w:rsid w:val="000844E5"/>
    <w:pPr>
      <w:numPr>
        <w:numId w:val="14"/>
      </w:numPr>
      <w:spacing w:before="240"/>
    </w:pPr>
  </w:style>
  <w:style w:type="paragraph" w:styleId="Plus4" w:customStyle="1">
    <w:name w:val="Plus4"/>
    <w:basedOn w:val="Normal"/>
    <w:rsid w:val="000844E5"/>
    <w:pPr>
      <w:numPr>
        <w:numId w:val="15"/>
      </w:numPr>
      <w:spacing w:before="240"/>
    </w:pPr>
  </w:style>
  <w:style w:type="paragraph" w:styleId="Plus6" w:customStyle="1">
    <w:name w:val="Plus6"/>
    <w:basedOn w:val="Plus5"/>
    <w:rsid w:val="000844E5"/>
    <w:pPr>
      <w:numPr>
        <w:numId w:val="16"/>
      </w:numPr>
    </w:pPr>
  </w:style>
  <w:style w:type="paragraph" w:styleId="Point1" w:customStyle="1">
    <w:name w:val="Point1"/>
    <w:basedOn w:val="Normal"/>
    <w:rsid w:val="000844E5"/>
    <w:pPr>
      <w:numPr>
        <w:numId w:val="17"/>
      </w:numPr>
      <w:spacing w:before="240"/>
    </w:pPr>
  </w:style>
  <w:style w:type="paragraph" w:styleId="Point4" w:customStyle="1">
    <w:name w:val="Point4"/>
    <w:basedOn w:val="Normal"/>
    <w:rsid w:val="000844E5"/>
    <w:pPr>
      <w:numPr>
        <w:numId w:val="18"/>
      </w:numPr>
      <w:spacing w:before="240"/>
    </w:pPr>
  </w:style>
  <w:style w:type="paragraph" w:styleId="Point5" w:customStyle="1">
    <w:name w:val="Point5"/>
    <w:basedOn w:val="Normal"/>
    <w:rsid w:val="000844E5"/>
    <w:pPr>
      <w:numPr>
        <w:numId w:val="19"/>
      </w:numPr>
      <w:spacing w:before="240"/>
    </w:pPr>
  </w:style>
  <w:style w:type="paragraph" w:styleId="Special1" w:customStyle="1">
    <w:name w:val="Special1"/>
    <w:basedOn w:val="Normal"/>
    <w:rsid w:val="000844E5"/>
    <w:pPr>
      <w:numPr>
        <w:numId w:val="20"/>
      </w:numPr>
      <w:spacing w:before="240"/>
    </w:pPr>
    <w:rPr>
      <w:bCs/>
      <w:i/>
      <w:iCs/>
      <w:u w:val="single"/>
    </w:rPr>
  </w:style>
  <w:style w:type="paragraph" w:styleId="Special2" w:customStyle="1">
    <w:name w:val="Special2"/>
    <w:basedOn w:val="Special1"/>
    <w:rsid w:val="000844E5"/>
    <w:pPr>
      <w:numPr>
        <w:numId w:val="21"/>
      </w:numPr>
    </w:pPr>
    <w:rPr>
      <w:bCs w:val="0"/>
      <w:i w:val="0"/>
      <w:iCs w:val="0"/>
      <w:szCs w:val="22"/>
    </w:rPr>
  </w:style>
  <w:style w:type="paragraph" w:styleId="Special3" w:customStyle="1">
    <w:name w:val="Special3"/>
    <w:basedOn w:val="Normal"/>
    <w:rsid w:val="000844E5"/>
    <w:pPr>
      <w:numPr>
        <w:numId w:val="22"/>
      </w:numPr>
      <w:spacing w:before="240"/>
    </w:pPr>
    <w:rPr>
      <w:bCs/>
      <w:i/>
      <w:iCs/>
      <w:u w:val="single"/>
    </w:rPr>
  </w:style>
  <w:style w:type="paragraph" w:styleId="Special4" w:customStyle="1">
    <w:name w:val="Special4"/>
    <w:basedOn w:val="Normal"/>
    <w:rsid w:val="000844E5"/>
    <w:pPr>
      <w:numPr>
        <w:numId w:val="23"/>
      </w:numPr>
      <w:spacing w:before="240"/>
    </w:pPr>
    <w:rPr>
      <w:bCs/>
      <w:i/>
      <w:iCs/>
      <w:szCs w:val="22"/>
      <w:u w:val="single"/>
    </w:rPr>
  </w:style>
  <w:style w:type="paragraph" w:styleId="Special5" w:customStyle="1">
    <w:name w:val="Special5"/>
    <w:basedOn w:val="Normal"/>
    <w:rsid w:val="000844E5"/>
    <w:pPr>
      <w:numPr>
        <w:numId w:val="24"/>
      </w:numPr>
      <w:spacing w:before="240"/>
    </w:pPr>
    <w:rPr>
      <w:i/>
      <w:szCs w:val="22"/>
      <w:u w:val="single"/>
    </w:rPr>
  </w:style>
  <w:style w:type="paragraph" w:styleId="Square1" w:customStyle="1">
    <w:name w:val="Square1"/>
    <w:basedOn w:val="Normal"/>
    <w:rsid w:val="000844E5"/>
    <w:pPr>
      <w:numPr>
        <w:numId w:val="25"/>
      </w:numPr>
      <w:spacing w:before="240"/>
    </w:pPr>
  </w:style>
  <w:style w:type="paragraph" w:styleId="Square2" w:customStyle="1">
    <w:name w:val="Square2"/>
    <w:basedOn w:val="Normal"/>
    <w:rsid w:val="000844E5"/>
    <w:pPr>
      <w:numPr>
        <w:numId w:val="26"/>
      </w:numPr>
      <w:spacing w:before="240"/>
    </w:pPr>
  </w:style>
  <w:style w:type="paragraph" w:styleId="Square3" w:customStyle="1">
    <w:name w:val="Square3"/>
    <w:basedOn w:val="Normal"/>
    <w:rsid w:val="000844E5"/>
    <w:pPr>
      <w:numPr>
        <w:numId w:val="27"/>
      </w:numPr>
      <w:spacing w:before="240"/>
    </w:pPr>
  </w:style>
  <w:style w:type="paragraph" w:styleId="Square4" w:customStyle="1">
    <w:name w:val="Square4"/>
    <w:basedOn w:val="Normal"/>
    <w:rsid w:val="000844E5"/>
    <w:pPr>
      <w:numPr>
        <w:numId w:val="28"/>
      </w:numPr>
      <w:spacing w:before="240"/>
    </w:pPr>
  </w:style>
  <w:style w:type="paragraph" w:styleId="TableNo" w:customStyle="1">
    <w:name w:val="Table No"/>
    <w:basedOn w:val="Normal"/>
    <w:qFormat/>
    <w:rsid w:val="000844E5"/>
    <w:pPr>
      <w:numPr>
        <w:numId w:val="29"/>
      </w:numPr>
      <w:jc w:val="center"/>
    </w:pPr>
    <w:rPr>
      <w:i/>
    </w:rPr>
  </w:style>
  <w:style w:type="paragraph" w:styleId="BodyText2">
    <w:name w:val="Body Text 2"/>
    <w:basedOn w:val="Normal"/>
    <w:link w:val="BodyText2Char"/>
    <w:rsid w:val="000844E5"/>
    <w:pPr>
      <w:spacing w:before="0" w:after="0"/>
    </w:pPr>
    <w:rPr>
      <w:b/>
      <w:bCs/>
      <w:sz w:val="20"/>
      <w:szCs w:val="20"/>
      <w:lang w:val="x-none" w:eastAsia="x-none"/>
    </w:rPr>
  </w:style>
  <w:style w:type="character" w:styleId="BodyText2Char" w:customStyle="1">
    <w:name w:val="Body Text 2 Char"/>
    <w:link w:val="BodyText2"/>
    <w:rsid w:val="000844E5"/>
    <w:rPr>
      <w:rFonts w:ascii="Arial" w:hAnsi="Arial" w:eastAsia="Times New Roman"/>
      <w:b/>
      <w:bCs/>
      <w:lang w:val="x-none" w:eastAsia="x-none"/>
    </w:rPr>
  </w:style>
  <w:style w:type="paragraph" w:styleId="BodyText3">
    <w:name w:val="Body Text 3"/>
    <w:basedOn w:val="Normal"/>
    <w:link w:val="BodyText3Char"/>
    <w:rsid w:val="000844E5"/>
    <w:pPr>
      <w:spacing w:before="0" w:after="0"/>
    </w:pPr>
    <w:rPr>
      <w:i/>
      <w:iCs/>
      <w:sz w:val="20"/>
      <w:szCs w:val="20"/>
      <w:lang w:val="x-none" w:eastAsia="x-none"/>
    </w:rPr>
  </w:style>
  <w:style w:type="character" w:styleId="BodyText3Char" w:customStyle="1">
    <w:name w:val="Body Text 3 Char"/>
    <w:link w:val="BodyText3"/>
    <w:rsid w:val="000844E5"/>
    <w:rPr>
      <w:rFonts w:ascii="Arial" w:hAnsi="Arial" w:eastAsia="Times New Roman"/>
      <w:i/>
      <w:iCs/>
      <w:lang w:val="x-none" w:eastAsia="x-none"/>
    </w:rPr>
  </w:style>
  <w:style w:type="paragraph" w:styleId="TOCHeading">
    <w:name w:val="TOC Heading"/>
    <w:basedOn w:val="Heading1"/>
    <w:next w:val="Normal"/>
    <w:uiPriority w:val="39"/>
    <w:unhideWhenUsed/>
    <w:qFormat/>
    <w:rsid w:val="000844E5"/>
    <w:pPr>
      <w:keepLines/>
      <w:pBdr>
        <w:bottom w:val="none" w:color="auto" w:sz="0" w:space="0"/>
      </w:pBdr>
      <w:spacing w:before="480" w:after="0" w:line="276" w:lineRule="auto"/>
      <w:outlineLvl w:val="9"/>
    </w:pPr>
    <w:rPr>
      <w:rFonts w:ascii="Cambria" w:hAnsi="Cambria" w:eastAsia="Times New Roman"/>
      <w:color w:val="365F91"/>
      <w:kern w:val="0"/>
      <w:szCs w:val="28"/>
    </w:rPr>
  </w:style>
  <w:style w:type="paragraph" w:styleId="NormalTB" w:customStyle="1">
    <w:name w:val="NormalTB"/>
    <w:rsid w:val="000844E5"/>
    <w:pPr>
      <w:spacing w:before="60"/>
      <w:jc w:val="center"/>
    </w:pPr>
    <w:rPr>
      <w:rFonts w:ascii=".VnTime" w:hAnsi=".VnTime" w:eastAsia="Times New Roman"/>
    </w:rPr>
  </w:style>
  <w:style w:type="paragraph" w:styleId="StyleTableText13ptBoldItalic" w:customStyle="1">
    <w:name w:val="Style Table Text + 13 pt Bold Italic"/>
    <w:basedOn w:val="TableText"/>
    <w:rsid w:val="000844E5"/>
    <w:rPr>
      <w:b/>
      <w:bCs/>
      <w:i/>
      <w:iCs/>
      <w:sz w:val="22"/>
    </w:rPr>
  </w:style>
  <w:style w:type="paragraph" w:styleId="StyleTableText13ptItalic" w:customStyle="1">
    <w:name w:val="Style Table Text + 13 pt Italic"/>
    <w:basedOn w:val="TableText"/>
    <w:rsid w:val="000844E5"/>
    <w:rPr>
      <w:i/>
      <w:iCs/>
      <w:sz w:val="22"/>
    </w:rPr>
  </w:style>
  <w:style w:type="paragraph" w:styleId="TableHeading2" w:customStyle="1">
    <w:name w:val="Table Heading 2"/>
    <w:basedOn w:val="Normal"/>
    <w:rsid w:val="000844E5"/>
    <w:pPr>
      <w:keepNext/>
      <w:spacing w:before="60" w:after="40"/>
    </w:pPr>
    <w:rPr>
      <w:b/>
      <w:sz w:val="16"/>
      <w:szCs w:val="20"/>
    </w:rPr>
  </w:style>
  <w:style w:type="paragraph" w:styleId="FISHeading1" w:customStyle="1">
    <w:name w:val="FIS_Heading1"/>
    <w:basedOn w:val="Heading1"/>
    <w:rsid w:val="000844E5"/>
    <w:pPr>
      <w:pBdr>
        <w:bottom w:val="none" w:color="auto" w:sz="0" w:space="0"/>
      </w:pBdr>
      <w:tabs>
        <w:tab w:val="num" w:pos="360"/>
      </w:tabs>
      <w:spacing w:before="360" w:after="60"/>
      <w:ind w:left="360" w:hanging="360"/>
    </w:pPr>
    <w:rPr>
      <w:rFonts w:eastAsia="Times New Roman" w:cs="Arial"/>
    </w:rPr>
  </w:style>
  <w:style w:type="paragraph" w:styleId="BodyTextIndent2">
    <w:name w:val="Body Text Indent 2"/>
    <w:basedOn w:val="Normal"/>
    <w:link w:val="BodyTextIndent2Char"/>
    <w:rsid w:val="000844E5"/>
    <w:pPr>
      <w:spacing w:before="0" w:after="0"/>
      <w:ind w:left="2160"/>
    </w:pPr>
    <w:rPr>
      <w:rFonts w:eastAsia="MS Mincho"/>
      <w:sz w:val="20"/>
      <w:lang w:val="x-none" w:eastAsia="x-none"/>
    </w:rPr>
  </w:style>
  <w:style w:type="character" w:styleId="BodyTextIndent2Char" w:customStyle="1">
    <w:name w:val="Body Text Indent 2 Char"/>
    <w:link w:val="BodyTextIndent2"/>
    <w:rsid w:val="000844E5"/>
    <w:rPr>
      <w:rFonts w:ascii="Arial" w:hAnsi="Arial" w:eastAsia="MS Mincho"/>
      <w:szCs w:val="24"/>
      <w:lang w:val="x-none" w:eastAsia="x-none"/>
    </w:rPr>
  </w:style>
  <w:style w:type="character" w:styleId="apple-converted-space" w:customStyle="1">
    <w:name w:val="apple-converted-space"/>
    <w:rsid w:val="00A81E63"/>
  </w:style>
  <w:style w:type="character" w:styleId="FollowedHyperlink">
    <w:name w:val="FollowedHyperlink"/>
    <w:uiPriority w:val="99"/>
    <w:semiHidden/>
    <w:unhideWhenUsed/>
    <w:rsid w:val="006163DA"/>
    <w:rPr>
      <w:color w:val="954F72"/>
      <w:u w:val="single"/>
    </w:rPr>
  </w:style>
  <w:style w:type="paragraph" w:styleId="NormalH" w:customStyle="1">
    <w:name w:val="NormalH"/>
    <w:basedOn w:val="Normal"/>
    <w:rsid w:val="00C925F5"/>
    <w:pPr>
      <w:pageBreakBefore/>
      <w:tabs>
        <w:tab w:val="left" w:pos="2160"/>
        <w:tab w:val="right" w:pos="5040"/>
        <w:tab w:val="left" w:pos="5760"/>
        <w:tab w:val="right" w:pos="8640"/>
      </w:tabs>
      <w:spacing w:before="0" w:after="0"/>
      <w:ind w:left="547"/>
    </w:pPr>
    <w:rPr>
      <w:rFonts w:ascii=".VnHelvetIns" w:hAnsi=".VnHelvetIns"/>
      <w:sz w:val="32"/>
      <w:szCs w:val="20"/>
    </w:rPr>
  </w:style>
  <w:style w:type="paragraph" w:styleId="Title">
    <w:name w:val="Title"/>
    <w:basedOn w:val="Normal"/>
    <w:link w:val="TitleChar"/>
    <w:uiPriority w:val="10"/>
    <w:qFormat/>
    <w:rsid w:val="00FE66ED"/>
    <w:pPr>
      <w:spacing w:before="0" w:after="0"/>
      <w:jc w:val="center"/>
    </w:pPr>
    <w:rPr>
      <w:rFonts w:ascii=".VnTimeH" w:hAnsi=".VnTimeH" w:eastAsia="Calibri"/>
      <w:b/>
      <w:bCs/>
      <w:sz w:val="28"/>
      <w:szCs w:val="28"/>
      <w:lang w:val="vi-VN" w:eastAsia="vi-VN"/>
    </w:rPr>
  </w:style>
  <w:style w:type="character" w:styleId="TitleChar" w:customStyle="1">
    <w:name w:val="Title Char"/>
    <w:link w:val="Title"/>
    <w:uiPriority w:val="10"/>
    <w:rsid w:val="00FE66ED"/>
    <w:rPr>
      <w:rFonts w:ascii=".VnTimeH" w:hAnsi=".VnTimeH"/>
      <w:b/>
      <w:bCs/>
      <w:sz w:val="28"/>
      <w:szCs w:val="28"/>
      <w:lang w:val="vi-VN" w:eastAsia="vi-VN"/>
    </w:rPr>
  </w:style>
  <w:style w:type="paragraph" w:styleId="Heading50" w:customStyle="1">
    <w:name w:val="Heading_5"/>
    <w:basedOn w:val="Heading4"/>
    <w:link w:val="Heading5Char0"/>
    <w:rsid w:val="001C4AE4"/>
    <w:rPr>
      <w:lang w:val="en-US"/>
    </w:rPr>
  </w:style>
  <w:style w:type="character" w:styleId="Heading5Char0" w:customStyle="1">
    <w:name w:val="Heading_5 Char"/>
    <w:basedOn w:val="Heading4Char"/>
    <w:link w:val="Heading50"/>
    <w:rsid w:val="001C4AE4"/>
    <w:rPr>
      <w:b/>
      <w:bCs/>
      <w:sz w:val="24"/>
      <w:szCs w:val="28"/>
      <w:lang w:val="x-none" w:eastAsia="x-none"/>
    </w:rPr>
  </w:style>
  <w:style w:type="paragraph" w:styleId="NoSpacing">
    <w:name w:val="No Spacing"/>
    <w:uiPriority w:val="1"/>
    <w:qFormat/>
    <w:rsid w:val="006A11A8"/>
    <w:rPr>
      <w:rFonts w:eastAsia="Times New Roman"/>
      <w:sz w:val="24"/>
      <w:szCs w:val="24"/>
    </w:rPr>
  </w:style>
  <w:style w:type="table" w:styleId="Style1" w:customStyle="1">
    <w:name w:val="Style1"/>
    <w:basedOn w:val="TableNormal"/>
    <w:uiPriority w:val="99"/>
    <w:rsid w:val="000B1F33"/>
    <w:rPr>
      <w:rFonts w:asciiTheme="minorHAnsi" w:hAnsiTheme="minorHAnsi" w:eastAsiaTheme="minorHAnsi" w:cstheme="minorBidi"/>
      <w:sz w:val="22"/>
      <w:szCs w:val="22"/>
    </w:rPr>
    <w:tblPr/>
    <w:trPr>
      <w:tblHeader/>
    </w:trPr>
  </w:style>
  <w:style w:type="paragraph" w:styleId="Style2" w:customStyle="1">
    <w:name w:val="Style2"/>
    <w:basedOn w:val="Normal"/>
    <w:qFormat/>
    <w:rsid w:val="00462917"/>
    <w:pPr>
      <w:keepNext/>
      <w:widowControl w:val="0"/>
      <w:numPr>
        <w:numId w:val="32"/>
      </w:numPr>
      <w:adjustRightInd w:val="0"/>
      <w:spacing w:before="60" w:after="0" w:line="360" w:lineRule="atLeast"/>
      <w:jc w:val="both"/>
      <w:textAlignment w:val="baseline"/>
    </w:pPr>
    <w:rPr>
      <w:rFonts w:ascii="Verdana" w:hAnsi="Verdana"/>
      <w:sz w:val="22"/>
      <w:szCs w:val="20"/>
    </w:rPr>
  </w:style>
  <w:style w:type="paragraph" w:styleId="FISHeading5" w:customStyle="1">
    <w:name w:val="FIS_Heading5"/>
    <w:basedOn w:val="Heading5"/>
    <w:next w:val="Normal"/>
    <w:rsid w:val="00772CD4"/>
    <w:pPr>
      <w:numPr>
        <w:ilvl w:val="4"/>
        <w:numId w:val="36"/>
      </w:numPr>
      <w:adjustRightInd w:val="0"/>
      <w:spacing w:after="0" w:line="276" w:lineRule="auto"/>
      <w:jc w:val="both"/>
      <w:textAlignment w:val="baseline"/>
    </w:pPr>
    <w:rPr>
      <w:rFonts w:ascii="Arial" w:hAnsi="Arial"/>
      <w:b w:val="0"/>
      <w:bCs/>
      <w:iCs/>
      <w:szCs w:val="26"/>
      <w:u w:val="single"/>
      <w:lang w:val="x-none" w:eastAsia="x-none"/>
    </w:rPr>
  </w:style>
  <w:style w:type="paragraph" w:styleId="FISHeading6" w:customStyle="1">
    <w:name w:val="FIS_Heading6"/>
    <w:basedOn w:val="FISHeading5"/>
    <w:rsid w:val="00772CD4"/>
    <w:pPr>
      <w:numPr>
        <w:ilvl w:val="5"/>
      </w:numPr>
    </w:pPr>
  </w:style>
  <w:style w:type="paragraph" w:styleId="FISBullet1" w:customStyle="1">
    <w:name w:val="FIS_Bullet1"/>
    <w:basedOn w:val="Normal"/>
    <w:rsid w:val="00772CD4"/>
    <w:pPr>
      <w:keepLines/>
      <w:numPr>
        <w:numId w:val="37"/>
      </w:numPr>
      <w:tabs>
        <w:tab w:val="left" w:pos="567"/>
      </w:tabs>
      <w:adjustRightInd w:val="0"/>
      <w:spacing w:after="0" w:line="320" w:lineRule="atLeast"/>
      <w:jc w:val="both"/>
      <w:textAlignment w:val="baseline"/>
    </w:pPr>
    <w:rPr>
      <w:rFonts w:ascii="Verdana" w:hAnsi="Verdana"/>
      <w:sz w:val="22"/>
      <w:szCs w:val="20"/>
    </w:rPr>
  </w:style>
  <w:style w:type="paragraph" w:styleId="FISBullet2" w:customStyle="1">
    <w:name w:val="FIS_Bullet2"/>
    <w:basedOn w:val="Normal"/>
    <w:rsid w:val="00772CD4"/>
    <w:pPr>
      <w:keepLines/>
      <w:numPr>
        <w:ilvl w:val="1"/>
        <w:numId w:val="37"/>
      </w:numPr>
      <w:tabs>
        <w:tab w:val="left" w:pos="567"/>
      </w:tabs>
      <w:adjustRightInd w:val="0"/>
      <w:spacing w:after="0" w:line="320" w:lineRule="atLeast"/>
      <w:jc w:val="both"/>
      <w:textAlignment w:val="baseline"/>
    </w:pPr>
    <w:rPr>
      <w:rFonts w:ascii="Verdana" w:hAnsi="Verdana"/>
      <w:sz w:val="22"/>
      <w:szCs w:val="20"/>
    </w:rPr>
  </w:style>
  <w:style w:type="paragraph" w:styleId="FISBullet3" w:customStyle="1">
    <w:name w:val="FIS_Bullet3"/>
    <w:basedOn w:val="Normal"/>
    <w:rsid w:val="00772CD4"/>
    <w:pPr>
      <w:keepLines/>
      <w:numPr>
        <w:ilvl w:val="2"/>
        <w:numId w:val="37"/>
      </w:numPr>
      <w:adjustRightInd w:val="0"/>
      <w:spacing w:after="0" w:line="300" w:lineRule="auto"/>
      <w:jc w:val="both"/>
      <w:textAlignment w:val="baseline"/>
    </w:pPr>
    <w:rPr>
      <w:rFonts w:ascii="Verdana" w:hAnsi="Verdana" w:cs="Arial"/>
      <w:sz w:val="22"/>
    </w:rPr>
  </w:style>
  <w:style w:type="paragraph" w:styleId="TOCHeading1" w:customStyle="1">
    <w:name w:val="TOC Heading1"/>
    <w:basedOn w:val="Heading1"/>
    <w:next w:val="Normal"/>
    <w:uiPriority w:val="39"/>
    <w:unhideWhenUsed/>
    <w:qFormat/>
    <w:rsid w:val="00772CD4"/>
    <w:pPr>
      <w:numPr>
        <w:numId w:val="36"/>
      </w:numPr>
      <w:pBdr>
        <w:bottom w:val="none" w:color="auto" w:sz="0" w:space="0"/>
      </w:pBdr>
      <w:adjustRightInd w:val="0"/>
      <w:spacing w:before="480" w:after="0" w:line="276" w:lineRule="auto"/>
      <w:contextualSpacing/>
      <w:jc w:val="both"/>
      <w:textAlignment w:val="baseline"/>
      <w:outlineLvl w:val="9"/>
    </w:pPr>
    <w:rPr>
      <w:rFonts w:ascii="Cambria" w:hAnsi="Cambria" w:eastAsia="Times New Roman"/>
      <w:kern w:val="0"/>
      <w:sz w:val="28"/>
      <w:szCs w:val="28"/>
      <w:lang w:bidi="en-US"/>
    </w:rPr>
  </w:style>
  <w:style w:type="paragraph" w:styleId="Heading21" w:customStyle="1">
    <w:name w:val="Heading 21"/>
    <w:basedOn w:val="Heading2"/>
    <w:rsid w:val="00772CD4"/>
    <w:pPr>
      <w:widowControl w:val="0"/>
      <w:numPr>
        <w:ilvl w:val="1"/>
        <w:numId w:val="36"/>
      </w:numPr>
      <w:pBdr>
        <w:top w:val="single" w:color="C0C0C0" w:sz="2" w:space="1"/>
        <w:left w:val="single" w:color="C0C0C0" w:sz="2" w:space="4"/>
        <w:bottom w:val="single" w:color="C0C0C0" w:sz="2" w:space="1"/>
        <w:right w:val="single" w:color="C0C0C0" w:sz="2" w:space="4"/>
      </w:pBdr>
      <w:shd w:val="solid" w:color="E6B9B8" w:fill="C6D9F1"/>
      <w:tabs>
        <w:tab w:val="num" w:pos="360"/>
        <w:tab w:val="left" w:pos="720"/>
      </w:tabs>
      <w:adjustRightInd w:val="0"/>
      <w:spacing w:before="200" w:after="200" w:line="360" w:lineRule="atLeast"/>
      <w:ind w:left="360" w:right="27" w:hanging="360"/>
      <w:textAlignment w:val="baseline"/>
    </w:pPr>
    <w:rPr>
      <w:rFonts w:ascii="Tahoma" w:hAnsi="Tahoma" w:eastAsia="Times New Roman"/>
      <w:bCs w:val="0"/>
      <w:sz w:val="24"/>
      <w:szCs w:val="24"/>
      <w:lang w:val="en-GB" w:eastAsia="en-US"/>
    </w:rPr>
  </w:style>
  <w:style w:type="paragraph" w:styleId="StyleHeading3h3h3subheadingH3Head33mJustified" w:customStyle="1">
    <w:name w:val="Style Heading 3h3h3 sub headingH3Head 33m + Justified"/>
    <w:basedOn w:val="Heading3"/>
    <w:autoRedefine/>
    <w:rsid w:val="00772CD4"/>
    <w:pPr>
      <w:widowControl w:val="0"/>
      <w:numPr>
        <w:ilvl w:val="2"/>
        <w:numId w:val="36"/>
      </w:numPr>
      <w:shd w:val="solid" w:color="B8CCE4" w:fill="auto"/>
      <w:tabs>
        <w:tab w:val="left" w:pos="2552"/>
      </w:tabs>
      <w:adjustRightInd w:val="0"/>
      <w:spacing w:before="0" w:line="360" w:lineRule="atLeast"/>
      <w:ind w:right="0"/>
      <w:textAlignment w:val="baseline"/>
    </w:pPr>
    <w:rPr>
      <w:b w:val="0"/>
      <w:iCs/>
      <w:color w:val="000000"/>
      <w:lang w:eastAsia="en-US"/>
    </w:rPr>
  </w:style>
  <w:style w:type="paragraph" w:styleId="NumHeading4" w:customStyle="1">
    <w:name w:val="Num Heading 4"/>
    <w:basedOn w:val="Heading4"/>
    <w:next w:val="Normal"/>
    <w:rsid w:val="00772CD4"/>
    <w:pPr>
      <w:keepNext/>
      <w:widowControl w:val="0"/>
      <w:numPr>
        <w:ilvl w:val="3"/>
        <w:numId w:val="36"/>
      </w:numPr>
      <w:shd w:val="solid" w:color="E0EACC" w:fill="auto"/>
      <w:tabs>
        <w:tab w:val="left" w:pos="2160"/>
      </w:tabs>
      <w:adjustRightInd w:val="0"/>
      <w:spacing w:before="120" w:after="120" w:line="360" w:lineRule="atLeast"/>
      <w:jc w:val="both"/>
      <w:textAlignment w:val="baseline"/>
    </w:pPr>
    <w:rPr>
      <w:rFonts w:ascii="Tahoma" w:hAnsi="Tahoma" w:eastAsia="Times New Roman"/>
      <w:b w:val="0"/>
      <w:i/>
      <w:iCs/>
      <w:sz w:val="26"/>
      <w:lang w:val="en-GB" w:eastAsia="en-US"/>
    </w:rPr>
  </w:style>
  <w:style w:type="paragraph" w:styleId="ContentTable" w:customStyle="1">
    <w:name w:val="Content Table"/>
    <w:basedOn w:val="Normal"/>
    <w:link w:val="ContentTableChar"/>
    <w:qFormat/>
    <w:rsid w:val="00BC2D2A"/>
    <w:pPr>
      <w:jc w:val="both"/>
    </w:pPr>
    <w:rPr>
      <w:rFonts w:eastAsia="MS Mincho"/>
      <w:szCs w:val="22"/>
      <w:lang w:eastAsia="ja-JP"/>
    </w:rPr>
  </w:style>
  <w:style w:type="character" w:styleId="ContentTableChar" w:customStyle="1">
    <w:name w:val="Content Table Char"/>
    <w:basedOn w:val="DefaultParagraphFont"/>
    <w:link w:val="ContentTable"/>
    <w:qFormat/>
    <w:rsid w:val="00BC2D2A"/>
    <w:rPr>
      <w:rFonts w:eastAsia="MS Mincho"/>
      <w:sz w:val="24"/>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0638">
      <w:bodyDiv w:val="1"/>
      <w:marLeft w:val="0"/>
      <w:marRight w:val="0"/>
      <w:marTop w:val="0"/>
      <w:marBottom w:val="0"/>
      <w:divBdr>
        <w:top w:val="none" w:sz="0" w:space="0" w:color="auto"/>
        <w:left w:val="none" w:sz="0" w:space="0" w:color="auto"/>
        <w:bottom w:val="none" w:sz="0" w:space="0" w:color="auto"/>
        <w:right w:val="none" w:sz="0" w:space="0" w:color="auto"/>
      </w:divBdr>
    </w:div>
    <w:div w:id="75831361">
      <w:bodyDiv w:val="1"/>
      <w:marLeft w:val="0"/>
      <w:marRight w:val="0"/>
      <w:marTop w:val="0"/>
      <w:marBottom w:val="0"/>
      <w:divBdr>
        <w:top w:val="none" w:sz="0" w:space="0" w:color="auto"/>
        <w:left w:val="none" w:sz="0" w:space="0" w:color="auto"/>
        <w:bottom w:val="none" w:sz="0" w:space="0" w:color="auto"/>
        <w:right w:val="none" w:sz="0" w:space="0" w:color="auto"/>
      </w:divBdr>
    </w:div>
    <w:div w:id="122697054">
      <w:bodyDiv w:val="1"/>
      <w:marLeft w:val="0"/>
      <w:marRight w:val="0"/>
      <w:marTop w:val="0"/>
      <w:marBottom w:val="0"/>
      <w:divBdr>
        <w:top w:val="none" w:sz="0" w:space="0" w:color="auto"/>
        <w:left w:val="none" w:sz="0" w:space="0" w:color="auto"/>
        <w:bottom w:val="none" w:sz="0" w:space="0" w:color="auto"/>
        <w:right w:val="none" w:sz="0" w:space="0" w:color="auto"/>
      </w:divBdr>
    </w:div>
    <w:div w:id="165167896">
      <w:bodyDiv w:val="1"/>
      <w:marLeft w:val="0"/>
      <w:marRight w:val="0"/>
      <w:marTop w:val="0"/>
      <w:marBottom w:val="0"/>
      <w:divBdr>
        <w:top w:val="none" w:sz="0" w:space="0" w:color="auto"/>
        <w:left w:val="none" w:sz="0" w:space="0" w:color="auto"/>
        <w:bottom w:val="none" w:sz="0" w:space="0" w:color="auto"/>
        <w:right w:val="none" w:sz="0" w:space="0" w:color="auto"/>
      </w:divBdr>
    </w:div>
    <w:div w:id="223641056">
      <w:bodyDiv w:val="1"/>
      <w:marLeft w:val="0"/>
      <w:marRight w:val="0"/>
      <w:marTop w:val="0"/>
      <w:marBottom w:val="0"/>
      <w:divBdr>
        <w:top w:val="none" w:sz="0" w:space="0" w:color="auto"/>
        <w:left w:val="none" w:sz="0" w:space="0" w:color="auto"/>
        <w:bottom w:val="none" w:sz="0" w:space="0" w:color="auto"/>
        <w:right w:val="none" w:sz="0" w:space="0" w:color="auto"/>
      </w:divBdr>
    </w:div>
    <w:div w:id="246429248">
      <w:bodyDiv w:val="1"/>
      <w:marLeft w:val="0"/>
      <w:marRight w:val="0"/>
      <w:marTop w:val="0"/>
      <w:marBottom w:val="0"/>
      <w:divBdr>
        <w:top w:val="none" w:sz="0" w:space="0" w:color="auto"/>
        <w:left w:val="none" w:sz="0" w:space="0" w:color="auto"/>
        <w:bottom w:val="none" w:sz="0" w:space="0" w:color="auto"/>
        <w:right w:val="none" w:sz="0" w:space="0" w:color="auto"/>
      </w:divBdr>
    </w:div>
    <w:div w:id="267079974">
      <w:bodyDiv w:val="1"/>
      <w:marLeft w:val="0"/>
      <w:marRight w:val="0"/>
      <w:marTop w:val="0"/>
      <w:marBottom w:val="0"/>
      <w:divBdr>
        <w:top w:val="none" w:sz="0" w:space="0" w:color="auto"/>
        <w:left w:val="none" w:sz="0" w:space="0" w:color="auto"/>
        <w:bottom w:val="none" w:sz="0" w:space="0" w:color="auto"/>
        <w:right w:val="none" w:sz="0" w:space="0" w:color="auto"/>
      </w:divBdr>
    </w:div>
    <w:div w:id="273100427">
      <w:bodyDiv w:val="1"/>
      <w:marLeft w:val="0"/>
      <w:marRight w:val="0"/>
      <w:marTop w:val="0"/>
      <w:marBottom w:val="0"/>
      <w:divBdr>
        <w:top w:val="none" w:sz="0" w:space="0" w:color="auto"/>
        <w:left w:val="none" w:sz="0" w:space="0" w:color="auto"/>
        <w:bottom w:val="none" w:sz="0" w:space="0" w:color="auto"/>
        <w:right w:val="none" w:sz="0" w:space="0" w:color="auto"/>
      </w:divBdr>
    </w:div>
    <w:div w:id="292103127">
      <w:bodyDiv w:val="1"/>
      <w:marLeft w:val="0"/>
      <w:marRight w:val="0"/>
      <w:marTop w:val="0"/>
      <w:marBottom w:val="0"/>
      <w:divBdr>
        <w:top w:val="none" w:sz="0" w:space="0" w:color="auto"/>
        <w:left w:val="none" w:sz="0" w:space="0" w:color="auto"/>
        <w:bottom w:val="none" w:sz="0" w:space="0" w:color="auto"/>
        <w:right w:val="none" w:sz="0" w:space="0" w:color="auto"/>
      </w:divBdr>
    </w:div>
    <w:div w:id="295333367">
      <w:bodyDiv w:val="1"/>
      <w:marLeft w:val="0"/>
      <w:marRight w:val="0"/>
      <w:marTop w:val="0"/>
      <w:marBottom w:val="0"/>
      <w:divBdr>
        <w:top w:val="none" w:sz="0" w:space="0" w:color="auto"/>
        <w:left w:val="none" w:sz="0" w:space="0" w:color="auto"/>
        <w:bottom w:val="none" w:sz="0" w:space="0" w:color="auto"/>
        <w:right w:val="none" w:sz="0" w:space="0" w:color="auto"/>
      </w:divBdr>
    </w:div>
    <w:div w:id="303660480">
      <w:bodyDiv w:val="1"/>
      <w:marLeft w:val="0"/>
      <w:marRight w:val="0"/>
      <w:marTop w:val="0"/>
      <w:marBottom w:val="0"/>
      <w:divBdr>
        <w:top w:val="none" w:sz="0" w:space="0" w:color="auto"/>
        <w:left w:val="none" w:sz="0" w:space="0" w:color="auto"/>
        <w:bottom w:val="none" w:sz="0" w:space="0" w:color="auto"/>
        <w:right w:val="none" w:sz="0" w:space="0" w:color="auto"/>
      </w:divBdr>
    </w:div>
    <w:div w:id="312831308">
      <w:bodyDiv w:val="1"/>
      <w:marLeft w:val="0"/>
      <w:marRight w:val="0"/>
      <w:marTop w:val="0"/>
      <w:marBottom w:val="0"/>
      <w:divBdr>
        <w:top w:val="none" w:sz="0" w:space="0" w:color="auto"/>
        <w:left w:val="none" w:sz="0" w:space="0" w:color="auto"/>
        <w:bottom w:val="none" w:sz="0" w:space="0" w:color="auto"/>
        <w:right w:val="none" w:sz="0" w:space="0" w:color="auto"/>
      </w:divBdr>
    </w:div>
    <w:div w:id="318274081">
      <w:bodyDiv w:val="1"/>
      <w:marLeft w:val="0"/>
      <w:marRight w:val="0"/>
      <w:marTop w:val="0"/>
      <w:marBottom w:val="0"/>
      <w:divBdr>
        <w:top w:val="none" w:sz="0" w:space="0" w:color="auto"/>
        <w:left w:val="none" w:sz="0" w:space="0" w:color="auto"/>
        <w:bottom w:val="none" w:sz="0" w:space="0" w:color="auto"/>
        <w:right w:val="none" w:sz="0" w:space="0" w:color="auto"/>
      </w:divBdr>
    </w:div>
    <w:div w:id="336232130">
      <w:bodyDiv w:val="1"/>
      <w:marLeft w:val="0"/>
      <w:marRight w:val="0"/>
      <w:marTop w:val="0"/>
      <w:marBottom w:val="0"/>
      <w:divBdr>
        <w:top w:val="none" w:sz="0" w:space="0" w:color="auto"/>
        <w:left w:val="none" w:sz="0" w:space="0" w:color="auto"/>
        <w:bottom w:val="none" w:sz="0" w:space="0" w:color="auto"/>
        <w:right w:val="none" w:sz="0" w:space="0" w:color="auto"/>
      </w:divBdr>
    </w:div>
    <w:div w:id="342245201">
      <w:bodyDiv w:val="1"/>
      <w:marLeft w:val="0"/>
      <w:marRight w:val="0"/>
      <w:marTop w:val="0"/>
      <w:marBottom w:val="0"/>
      <w:divBdr>
        <w:top w:val="none" w:sz="0" w:space="0" w:color="auto"/>
        <w:left w:val="none" w:sz="0" w:space="0" w:color="auto"/>
        <w:bottom w:val="none" w:sz="0" w:space="0" w:color="auto"/>
        <w:right w:val="none" w:sz="0" w:space="0" w:color="auto"/>
      </w:divBdr>
    </w:div>
    <w:div w:id="348683768">
      <w:bodyDiv w:val="1"/>
      <w:marLeft w:val="0"/>
      <w:marRight w:val="0"/>
      <w:marTop w:val="0"/>
      <w:marBottom w:val="0"/>
      <w:divBdr>
        <w:top w:val="none" w:sz="0" w:space="0" w:color="auto"/>
        <w:left w:val="none" w:sz="0" w:space="0" w:color="auto"/>
        <w:bottom w:val="none" w:sz="0" w:space="0" w:color="auto"/>
        <w:right w:val="none" w:sz="0" w:space="0" w:color="auto"/>
      </w:divBdr>
    </w:div>
    <w:div w:id="359858202">
      <w:bodyDiv w:val="1"/>
      <w:marLeft w:val="0"/>
      <w:marRight w:val="0"/>
      <w:marTop w:val="0"/>
      <w:marBottom w:val="0"/>
      <w:divBdr>
        <w:top w:val="none" w:sz="0" w:space="0" w:color="auto"/>
        <w:left w:val="none" w:sz="0" w:space="0" w:color="auto"/>
        <w:bottom w:val="none" w:sz="0" w:space="0" w:color="auto"/>
        <w:right w:val="none" w:sz="0" w:space="0" w:color="auto"/>
      </w:divBdr>
    </w:div>
    <w:div w:id="374888031">
      <w:bodyDiv w:val="1"/>
      <w:marLeft w:val="0"/>
      <w:marRight w:val="0"/>
      <w:marTop w:val="0"/>
      <w:marBottom w:val="0"/>
      <w:divBdr>
        <w:top w:val="none" w:sz="0" w:space="0" w:color="auto"/>
        <w:left w:val="none" w:sz="0" w:space="0" w:color="auto"/>
        <w:bottom w:val="none" w:sz="0" w:space="0" w:color="auto"/>
        <w:right w:val="none" w:sz="0" w:space="0" w:color="auto"/>
      </w:divBdr>
    </w:div>
    <w:div w:id="406802443">
      <w:bodyDiv w:val="1"/>
      <w:marLeft w:val="0"/>
      <w:marRight w:val="0"/>
      <w:marTop w:val="0"/>
      <w:marBottom w:val="0"/>
      <w:divBdr>
        <w:top w:val="none" w:sz="0" w:space="0" w:color="auto"/>
        <w:left w:val="none" w:sz="0" w:space="0" w:color="auto"/>
        <w:bottom w:val="none" w:sz="0" w:space="0" w:color="auto"/>
        <w:right w:val="none" w:sz="0" w:space="0" w:color="auto"/>
      </w:divBdr>
    </w:div>
    <w:div w:id="475495971">
      <w:bodyDiv w:val="1"/>
      <w:marLeft w:val="0"/>
      <w:marRight w:val="0"/>
      <w:marTop w:val="0"/>
      <w:marBottom w:val="0"/>
      <w:divBdr>
        <w:top w:val="none" w:sz="0" w:space="0" w:color="auto"/>
        <w:left w:val="none" w:sz="0" w:space="0" w:color="auto"/>
        <w:bottom w:val="none" w:sz="0" w:space="0" w:color="auto"/>
        <w:right w:val="none" w:sz="0" w:space="0" w:color="auto"/>
      </w:divBdr>
    </w:div>
    <w:div w:id="485244048">
      <w:bodyDiv w:val="1"/>
      <w:marLeft w:val="0"/>
      <w:marRight w:val="0"/>
      <w:marTop w:val="0"/>
      <w:marBottom w:val="0"/>
      <w:divBdr>
        <w:top w:val="none" w:sz="0" w:space="0" w:color="auto"/>
        <w:left w:val="none" w:sz="0" w:space="0" w:color="auto"/>
        <w:bottom w:val="none" w:sz="0" w:space="0" w:color="auto"/>
        <w:right w:val="none" w:sz="0" w:space="0" w:color="auto"/>
      </w:divBdr>
    </w:div>
    <w:div w:id="494423400">
      <w:bodyDiv w:val="1"/>
      <w:marLeft w:val="0"/>
      <w:marRight w:val="0"/>
      <w:marTop w:val="0"/>
      <w:marBottom w:val="0"/>
      <w:divBdr>
        <w:top w:val="none" w:sz="0" w:space="0" w:color="auto"/>
        <w:left w:val="none" w:sz="0" w:space="0" w:color="auto"/>
        <w:bottom w:val="none" w:sz="0" w:space="0" w:color="auto"/>
        <w:right w:val="none" w:sz="0" w:space="0" w:color="auto"/>
      </w:divBdr>
    </w:div>
    <w:div w:id="537737192">
      <w:bodyDiv w:val="1"/>
      <w:marLeft w:val="0"/>
      <w:marRight w:val="0"/>
      <w:marTop w:val="0"/>
      <w:marBottom w:val="0"/>
      <w:divBdr>
        <w:top w:val="none" w:sz="0" w:space="0" w:color="auto"/>
        <w:left w:val="none" w:sz="0" w:space="0" w:color="auto"/>
        <w:bottom w:val="none" w:sz="0" w:space="0" w:color="auto"/>
        <w:right w:val="none" w:sz="0" w:space="0" w:color="auto"/>
      </w:divBdr>
    </w:div>
    <w:div w:id="539247542">
      <w:bodyDiv w:val="1"/>
      <w:marLeft w:val="0"/>
      <w:marRight w:val="0"/>
      <w:marTop w:val="0"/>
      <w:marBottom w:val="0"/>
      <w:divBdr>
        <w:top w:val="none" w:sz="0" w:space="0" w:color="auto"/>
        <w:left w:val="none" w:sz="0" w:space="0" w:color="auto"/>
        <w:bottom w:val="none" w:sz="0" w:space="0" w:color="auto"/>
        <w:right w:val="none" w:sz="0" w:space="0" w:color="auto"/>
      </w:divBdr>
    </w:div>
    <w:div w:id="562175573">
      <w:bodyDiv w:val="1"/>
      <w:marLeft w:val="0"/>
      <w:marRight w:val="0"/>
      <w:marTop w:val="0"/>
      <w:marBottom w:val="0"/>
      <w:divBdr>
        <w:top w:val="none" w:sz="0" w:space="0" w:color="auto"/>
        <w:left w:val="none" w:sz="0" w:space="0" w:color="auto"/>
        <w:bottom w:val="none" w:sz="0" w:space="0" w:color="auto"/>
        <w:right w:val="none" w:sz="0" w:space="0" w:color="auto"/>
      </w:divBdr>
    </w:div>
    <w:div w:id="600067882">
      <w:bodyDiv w:val="1"/>
      <w:marLeft w:val="0"/>
      <w:marRight w:val="0"/>
      <w:marTop w:val="0"/>
      <w:marBottom w:val="0"/>
      <w:divBdr>
        <w:top w:val="none" w:sz="0" w:space="0" w:color="auto"/>
        <w:left w:val="none" w:sz="0" w:space="0" w:color="auto"/>
        <w:bottom w:val="none" w:sz="0" w:space="0" w:color="auto"/>
        <w:right w:val="none" w:sz="0" w:space="0" w:color="auto"/>
      </w:divBdr>
    </w:div>
    <w:div w:id="629824087">
      <w:bodyDiv w:val="1"/>
      <w:marLeft w:val="0"/>
      <w:marRight w:val="0"/>
      <w:marTop w:val="0"/>
      <w:marBottom w:val="0"/>
      <w:divBdr>
        <w:top w:val="none" w:sz="0" w:space="0" w:color="auto"/>
        <w:left w:val="none" w:sz="0" w:space="0" w:color="auto"/>
        <w:bottom w:val="none" w:sz="0" w:space="0" w:color="auto"/>
        <w:right w:val="none" w:sz="0" w:space="0" w:color="auto"/>
      </w:divBdr>
    </w:div>
    <w:div w:id="731971976">
      <w:bodyDiv w:val="1"/>
      <w:marLeft w:val="0"/>
      <w:marRight w:val="0"/>
      <w:marTop w:val="0"/>
      <w:marBottom w:val="0"/>
      <w:divBdr>
        <w:top w:val="none" w:sz="0" w:space="0" w:color="auto"/>
        <w:left w:val="none" w:sz="0" w:space="0" w:color="auto"/>
        <w:bottom w:val="none" w:sz="0" w:space="0" w:color="auto"/>
        <w:right w:val="none" w:sz="0" w:space="0" w:color="auto"/>
      </w:divBdr>
    </w:div>
    <w:div w:id="759182226">
      <w:bodyDiv w:val="1"/>
      <w:marLeft w:val="0"/>
      <w:marRight w:val="0"/>
      <w:marTop w:val="0"/>
      <w:marBottom w:val="0"/>
      <w:divBdr>
        <w:top w:val="none" w:sz="0" w:space="0" w:color="auto"/>
        <w:left w:val="none" w:sz="0" w:space="0" w:color="auto"/>
        <w:bottom w:val="none" w:sz="0" w:space="0" w:color="auto"/>
        <w:right w:val="none" w:sz="0" w:space="0" w:color="auto"/>
      </w:divBdr>
    </w:div>
    <w:div w:id="771513435">
      <w:bodyDiv w:val="1"/>
      <w:marLeft w:val="0"/>
      <w:marRight w:val="0"/>
      <w:marTop w:val="0"/>
      <w:marBottom w:val="0"/>
      <w:divBdr>
        <w:top w:val="none" w:sz="0" w:space="0" w:color="auto"/>
        <w:left w:val="none" w:sz="0" w:space="0" w:color="auto"/>
        <w:bottom w:val="none" w:sz="0" w:space="0" w:color="auto"/>
        <w:right w:val="none" w:sz="0" w:space="0" w:color="auto"/>
      </w:divBdr>
    </w:div>
    <w:div w:id="837503202">
      <w:bodyDiv w:val="1"/>
      <w:marLeft w:val="0"/>
      <w:marRight w:val="0"/>
      <w:marTop w:val="0"/>
      <w:marBottom w:val="0"/>
      <w:divBdr>
        <w:top w:val="none" w:sz="0" w:space="0" w:color="auto"/>
        <w:left w:val="none" w:sz="0" w:space="0" w:color="auto"/>
        <w:bottom w:val="none" w:sz="0" w:space="0" w:color="auto"/>
        <w:right w:val="none" w:sz="0" w:space="0" w:color="auto"/>
      </w:divBdr>
    </w:div>
    <w:div w:id="863711108">
      <w:bodyDiv w:val="1"/>
      <w:marLeft w:val="0"/>
      <w:marRight w:val="0"/>
      <w:marTop w:val="0"/>
      <w:marBottom w:val="0"/>
      <w:divBdr>
        <w:top w:val="none" w:sz="0" w:space="0" w:color="auto"/>
        <w:left w:val="none" w:sz="0" w:space="0" w:color="auto"/>
        <w:bottom w:val="none" w:sz="0" w:space="0" w:color="auto"/>
        <w:right w:val="none" w:sz="0" w:space="0" w:color="auto"/>
      </w:divBdr>
    </w:div>
    <w:div w:id="875967424">
      <w:bodyDiv w:val="1"/>
      <w:marLeft w:val="0"/>
      <w:marRight w:val="0"/>
      <w:marTop w:val="0"/>
      <w:marBottom w:val="0"/>
      <w:divBdr>
        <w:top w:val="none" w:sz="0" w:space="0" w:color="auto"/>
        <w:left w:val="none" w:sz="0" w:space="0" w:color="auto"/>
        <w:bottom w:val="none" w:sz="0" w:space="0" w:color="auto"/>
        <w:right w:val="none" w:sz="0" w:space="0" w:color="auto"/>
      </w:divBdr>
    </w:div>
    <w:div w:id="1017997657">
      <w:bodyDiv w:val="1"/>
      <w:marLeft w:val="0"/>
      <w:marRight w:val="0"/>
      <w:marTop w:val="0"/>
      <w:marBottom w:val="0"/>
      <w:divBdr>
        <w:top w:val="none" w:sz="0" w:space="0" w:color="auto"/>
        <w:left w:val="none" w:sz="0" w:space="0" w:color="auto"/>
        <w:bottom w:val="none" w:sz="0" w:space="0" w:color="auto"/>
        <w:right w:val="none" w:sz="0" w:space="0" w:color="auto"/>
      </w:divBdr>
    </w:div>
    <w:div w:id="1030254841">
      <w:bodyDiv w:val="1"/>
      <w:marLeft w:val="0"/>
      <w:marRight w:val="0"/>
      <w:marTop w:val="0"/>
      <w:marBottom w:val="0"/>
      <w:divBdr>
        <w:top w:val="none" w:sz="0" w:space="0" w:color="auto"/>
        <w:left w:val="none" w:sz="0" w:space="0" w:color="auto"/>
        <w:bottom w:val="none" w:sz="0" w:space="0" w:color="auto"/>
        <w:right w:val="none" w:sz="0" w:space="0" w:color="auto"/>
      </w:divBdr>
    </w:div>
    <w:div w:id="1043600216">
      <w:bodyDiv w:val="1"/>
      <w:marLeft w:val="0"/>
      <w:marRight w:val="0"/>
      <w:marTop w:val="0"/>
      <w:marBottom w:val="0"/>
      <w:divBdr>
        <w:top w:val="none" w:sz="0" w:space="0" w:color="auto"/>
        <w:left w:val="none" w:sz="0" w:space="0" w:color="auto"/>
        <w:bottom w:val="none" w:sz="0" w:space="0" w:color="auto"/>
        <w:right w:val="none" w:sz="0" w:space="0" w:color="auto"/>
      </w:divBdr>
    </w:div>
    <w:div w:id="1103064661">
      <w:bodyDiv w:val="1"/>
      <w:marLeft w:val="0"/>
      <w:marRight w:val="0"/>
      <w:marTop w:val="0"/>
      <w:marBottom w:val="0"/>
      <w:divBdr>
        <w:top w:val="none" w:sz="0" w:space="0" w:color="auto"/>
        <w:left w:val="none" w:sz="0" w:space="0" w:color="auto"/>
        <w:bottom w:val="none" w:sz="0" w:space="0" w:color="auto"/>
        <w:right w:val="none" w:sz="0" w:space="0" w:color="auto"/>
      </w:divBdr>
    </w:div>
    <w:div w:id="1115559159">
      <w:bodyDiv w:val="1"/>
      <w:marLeft w:val="0"/>
      <w:marRight w:val="0"/>
      <w:marTop w:val="0"/>
      <w:marBottom w:val="0"/>
      <w:divBdr>
        <w:top w:val="none" w:sz="0" w:space="0" w:color="auto"/>
        <w:left w:val="none" w:sz="0" w:space="0" w:color="auto"/>
        <w:bottom w:val="none" w:sz="0" w:space="0" w:color="auto"/>
        <w:right w:val="none" w:sz="0" w:space="0" w:color="auto"/>
      </w:divBdr>
    </w:div>
    <w:div w:id="1125924096">
      <w:bodyDiv w:val="1"/>
      <w:marLeft w:val="0"/>
      <w:marRight w:val="0"/>
      <w:marTop w:val="0"/>
      <w:marBottom w:val="0"/>
      <w:divBdr>
        <w:top w:val="none" w:sz="0" w:space="0" w:color="auto"/>
        <w:left w:val="none" w:sz="0" w:space="0" w:color="auto"/>
        <w:bottom w:val="none" w:sz="0" w:space="0" w:color="auto"/>
        <w:right w:val="none" w:sz="0" w:space="0" w:color="auto"/>
      </w:divBdr>
    </w:div>
    <w:div w:id="1140458144">
      <w:bodyDiv w:val="1"/>
      <w:marLeft w:val="0"/>
      <w:marRight w:val="0"/>
      <w:marTop w:val="0"/>
      <w:marBottom w:val="0"/>
      <w:divBdr>
        <w:top w:val="none" w:sz="0" w:space="0" w:color="auto"/>
        <w:left w:val="none" w:sz="0" w:space="0" w:color="auto"/>
        <w:bottom w:val="none" w:sz="0" w:space="0" w:color="auto"/>
        <w:right w:val="none" w:sz="0" w:space="0" w:color="auto"/>
      </w:divBdr>
    </w:div>
    <w:div w:id="1153985107">
      <w:bodyDiv w:val="1"/>
      <w:marLeft w:val="0"/>
      <w:marRight w:val="0"/>
      <w:marTop w:val="0"/>
      <w:marBottom w:val="0"/>
      <w:divBdr>
        <w:top w:val="none" w:sz="0" w:space="0" w:color="auto"/>
        <w:left w:val="none" w:sz="0" w:space="0" w:color="auto"/>
        <w:bottom w:val="none" w:sz="0" w:space="0" w:color="auto"/>
        <w:right w:val="none" w:sz="0" w:space="0" w:color="auto"/>
      </w:divBdr>
    </w:div>
    <w:div w:id="1223365620">
      <w:bodyDiv w:val="1"/>
      <w:marLeft w:val="0"/>
      <w:marRight w:val="0"/>
      <w:marTop w:val="0"/>
      <w:marBottom w:val="0"/>
      <w:divBdr>
        <w:top w:val="none" w:sz="0" w:space="0" w:color="auto"/>
        <w:left w:val="none" w:sz="0" w:space="0" w:color="auto"/>
        <w:bottom w:val="none" w:sz="0" w:space="0" w:color="auto"/>
        <w:right w:val="none" w:sz="0" w:space="0" w:color="auto"/>
      </w:divBdr>
    </w:div>
    <w:div w:id="1249852460">
      <w:bodyDiv w:val="1"/>
      <w:marLeft w:val="0"/>
      <w:marRight w:val="0"/>
      <w:marTop w:val="0"/>
      <w:marBottom w:val="0"/>
      <w:divBdr>
        <w:top w:val="none" w:sz="0" w:space="0" w:color="auto"/>
        <w:left w:val="none" w:sz="0" w:space="0" w:color="auto"/>
        <w:bottom w:val="none" w:sz="0" w:space="0" w:color="auto"/>
        <w:right w:val="none" w:sz="0" w:space="0" w:color="auto"/>
      </w:divBdr>
    </w:div>
    <w:div w:id="1302806836">
      <w:bodyDiv w:val="1"/>
      <w:marLeft w:val="0"/>
      <w:marRight w:val="0"/>
      <w:marTop w:val="0"/>
      <w:marBottom w:val="0"/>
      <w:divBdr>
        <w:top w:val="none" w:sz="0" w:space="0" w:color="auto"/>
        <w:left w:val="none" w:sz="0" w:space="0" w:color="auto"/>
        <w:bottom w:val="none" w:sz="0" w:space="0" w:color="auto"/>
        <w:right w:val="none" w:sz="0" w:space="0" w:color="auto"/>
      </w:divBdr>
    </w:div>
    <w:div w:id="1321494508">
      <w:bodyDiv w:val="1"/>
      <w:marLeft w:val="0"/>
      <w:marRight w:val="0"/>
      <w:marTop w:val="0"/>
      <w:marBottom w:val="0"/>
      <w:divBdr>
        <w:top w:val="none" w:sz="0" w:space="0" w:color="auto"/>
        <w:left w:val="none" w:sz="0" w:space="0" w:color="auto"/>
        <w:bottom w:val="none" w:sz="0" w:space="0" w:color="auto"/>
        <w:right w:val="none" w:sz="0" w:space="0" w:color="auto"/>
      </w:divBdr>
    </w:div>
    <w:div w:id="1336302037">
      <w:bodyDiv w:val="1"/>
      <w:marLeft w:val="0"/>
      <w:marRight w:val="0"/>
      <w:marTop w:val="0"/>
      <w:marBottom w:val="0"/>
      <w:divBdr>
        <w:top w:val="none" w:sz="0" w:space="0" w:color="auto"/>
        <w:left w:val="none" w:sz="0" w:space="0" w:color="auto"/>
        <w:bottom w:val="none" w:sz="0" w:space="0" w:color="auto"/>
        <w:right w:val="none" w:sz="0" w:space="0" w:color="auto"/>
      </w:divBdr>
    </w:div>
    <w:div w:id="1358510422">
      <w:bodyDiv w:val="1"/>
      <w:marLeft w:val="0"/>
      <w:marRight w:val="0"/>
      <w:marTop w:val="0"/>
      <w:marBottom w:val="0"/>
      <w:divBdr>
        <w:top w:val="none" w:sz="0" w:space="0" w:color="auto"/>
        <w:left w:val="none" w:sz="0" w:space="0" w:color="auto"/>
        <w:bottom w:val="none" w:sz="0" w:space="0" w:color="auto"/>
        <w:right w:val="none" w:sz="0" w:space="0" w:color="auto"/>
      </w:divBdr>
    </w:div>
    <w:div w:id="1435780653">
      <w:bodyDiv w:val="1"/>
      <w:marLeft w:val="0"/>
      <w:marRight w:val="0"/>
      <w:marTop w:val="0"/>
      <w:marBottom w:val="0"/>
      <w:divBdr>
        <w:top w:val="none" w:sz="0" w:space="0" w:color="auto"/>
        <w:left w:val="none" w:sz="0" w:space="0" w:color="auto"/>
        <w:bottom w:val="none" w:sz="0" w:space="0" w:color="auto"/>
        <w:right w:val="none" w:sz="0" w:space="0" w:color="auto"/>
      </w:divBdr>
    </w:div>
    <w:div w:id="1451170816">
      <w:bodyDiv w:val="1"/>
      <w:marLeft w:val="0"/>
      <w:marRight w:val="0"/>
      <w:marTop w:val="0"/>
      <w:marBottom w:val="0"/>
      <w:divBdr>
        <w:top w:val="none" w:sz="0" w:space="0" w:color="auto"/>
        <w:left w:val="none" w:sz="0" w:space="0" w:color="auto"/>
        <w:bottom w:val="none" w:sz="0" w:space="0" w:color="auto"/>
        <w:right w:val="none" w:sz="0" w:space="0" w:color="auto"/>
      </w:divBdr>
    </w:div>
    <w:div w:id="1454901791">
      <w:bodyDiv w:val="1"/>
      <w:marLeft w:val="0"/>
      <w:marRight w:val="0"/>
      <w:marTop w:val="0"/>
      <w:marBottom w:val="0"/>
      <w:divBdr>
        <w:top w:val="none" w:sz="0" w:space="0" w:color="auto"/>
        <w:left w:val="none" w:sz="0" w:space="0" w:color="auto"/>
        <w:bottom w:val="none" w:sz="0" w:space="0" w:color="auto"/>
        <w:right w:val="none" w:sz="0" w:space="0" w:color="auto"/>
      </w:divBdr>
    </w:div>
    <w:div w:id="1507204998">
      <w:bodyDiv w:val="1"/>
      <w:marLeft w:val="0"/>
      <w:marRight w:val="0"/>
      <w:marTop w:val="0"/>
      <w:marBottom w:val="0"/>
      <w:divBdr>
        <w:top w:val="none" w:sz="0" w:space="0" w:color="auto"/>
        <w:left w:val="none" w:sz="0" w:space="0" w:color="auto"/>
        <w:bottom w:val="none" w:sz="0" w:space="0" w:color="auto"/>
        <w:right w:val="none" w:sz="0" w:space="0" w:color="auto"/>
      </w:divBdr>
    </w:div>
    <w:div w:id="1541472983">
      <w:bodyDiv w:val="1"/>
      <w:marLeft w:val="0"/>
      <w:marRight w:val="0"/>
      <w:marTop w:val="0"/>
      <w:marBottom w:val="0"/>
      <w:divBdr>
        <w:top w:val="none" w:sz="0" w:space="0" w:color="auto"/>
        <w:left w:val="none" w:sz="0" w:space="0" w:color="auto"/>
        <w:bottom w:val="none" w:sz="0" w:space="0" w:color="auto"/>
        <w:right w:val="none" w:sz="0" w:space="0" w:color="auto"/>
      </w:divBdr>
    </w:div>
    <w:div w:id="1591890686">
      <w:bodyDiv w:val="1"/>
      <w:marLeft w:val="0"/>
      <w:marRight w:val="0"/>
      <w:marTop w:val="0"/>
      <w:marBottom w:val="0"/>
      <w:divBdr>
        <w:top w:val="none" w:sz="0" w:space="0" w:color="auto"/>
        <w:left w:val="none" w:sz="0" w:space="0" w:color="auto"/>
        <w:bottom w:val="none" w:sz="0" w:space="0" w:color="auto"/>
        <w:right w:val="none" w:sz="0" w:space="0" w:color="auto"/>
      </w:divBdr>
    </w:div>
    <w:div w:id="1604805423">
      <w:bodyDiv w:val="1"/>
      <w:marLeft w:val="0"/>
      <w:marRight w:val="0"/>
      <w:marTop w:val="0"/>
      <w:marBottom w:val="0"/>
      <w:divBdr>
        <w:top w:val="none" w:sz="0" w:space="0" w:color="auto"/>
        <w:left w:val="none" w:sz="0" w:space="0" w:color="auto"/>
        <w:bottom w:val="none" w:sz="0" w:space="0" w:color="auto"/>
        <w:right w:val="none" w:sz="0" w:space="0" w:color="auto"/>
      </w:divBdr>
    </w:div>
    <w:div w:id="1658728311">
      <w:bodyDiv w:val="1"/>
      <w:marLeft w:val="0"/>
      <w:marRight w:val="0"/>
      <w:marTop w:val="0"/>
      <w:marBottom w:val="0"/>
      <w:divBdr>
        <w:top w:val="none" w:sz="0" w:space="0" w:color="auto"/>
        <w:left w:val="none" w:sz="0" w:space="0" w:color="auto"/>
        <w:bottom w:val="none" w:sz="0" w:space="0" w:color="auto"/>
        <w:right w:val="none" w:sz="0" w:space="0" w:color="auto"/>
      </w:divBdr>
    </w:div>
    <w:div w:id="1686979786">
      <w:bodyDiv w:val="1"/>
      <w:marLeft w:val="0"/>
      <w:marRight w:val="0"/>
      <w:marTop w:val="0"/>
      <w:marBottom w:val="0"/>
      <w:divBdr>
        <w:top w:val="none" w:sz="0" w:space="0" w:color="auto"/>
        <w:left w:val="none" w:sz="0" w:space="0" w:color="auto"/>
        <w:bottom w:val="none" w:sz="0" w:space="0" w:color="auto"/>
        <w:right w:val="none" w:sz="0" w:space="0" w:color="auto"/>
      </w:divBdr>
    </w:div>
    <w:div w:id="1723675875">
      <w:bodyDiv w:val="1"/>
      <w:marLeft w:val="0"/>
      <w:marRight w:val="0"/>
      <w:marTop w:val="0"/>
      <w:marBottom w:val="0"/>
      <w:divBdr>
        <w:top w:val="none" w:sz="0" w:space="0" w:color="auto"/>
        <w:left w:val="none" w:sz="0" w:space="0" w:color="auto"/>
        <w:bottom w:val="none" w:sz="0" w:space="0" w:color="auto"/>
        <w:right w:val="none" w:sz="0" w:space="0" w:color="auto"/>
      </w:divBdr>
    </w:div>
    <w:div w:id="1775245157">
      <w:bodyDiv w:val="1"/>
      <w:marLeft w:val="0"/>
      <w:marRight w:val="0"/>
      <w:marTop w:val="0"/>
      <w:marBottom w:val="0"/>
      <w:divBdr>
        <w:top w:val="none" w:sz="0" w:space="0" w:color="auto"/>
        <w:left w:val="none" w:sz="0" w:space="0" w:color="auto"/>
        <w:bottom w:val="none" w:sz="0" w:space="0" w:color="auto"/>
        <w:right w:val="none" w:sz="0" w:space="0" w:color="auto"/>
      </w:divBdr>
    </w:div>
    <w:div w:id="1801413344">
      <w:bodyDiv w:val="1"/>
      <w:marLeft w:val="0"/>
      <w:marRight w:val="0"/>
      <w:marTop w:val="0"/>
      <w:marBottom w:val="0"/>
      <w:divBdr>
        <w:top w:val="none" w:sz="0" w:space="0" w:color="auto"/>
        <w:left w:val="none" w:sz="0" w:space="0" w:color="auto"/>
        <w:bottom w:val="none" w:sz="0" w:space="0" w:color="auto"/>
        <w:right w:val="none" w:sz="0" w:space="0" w:color="auto"/>
      </w:divBdr>
    </w:div>
    <w:div w:id="1805191506">
      <w:bodyDiv w:val="1"/>
      <w:marLeft w:val="0"/>
      <w:marRight w:val="0"/>
      <w:marTop w:val="0"/>
      <w:marBottom w:val="0"/>
      <w:divBdr>
        <w:top w:val="none" w:sz="0" w:space="0" w:color="auto"/>
        <w:left w:val="none" w:sz="0" w:space="0" w:color="auto"/>
        <w:bottom w:val="none" w:sz="0" w:space="0" w:color="auto"/>
        <w:right w:val="none" w:sz="0" w:space="0" w:color="auto"/>
      </w:divBdr>
    </w:div>
    <w:div w:id="1813059493">
      <w:bodyDiv w:val="1"/>
      <w:marLeft w:val="0"/>
      <w:marRight w:val="0"/>
      <w:marTop w:val="0"/>
      <w:marBottom w:val="0"/>
      <w:divBdr>
        <w:top w:val="none" w:sz="0" w:space="0" w:color="auto"/>
        <w:left w:val="none" w:sz="0" w:space="0" w:color="auto"/>
        <w:bottom w:val="none" w:sz="0" w:space="0" w:color="auto"/>
        <w:right w:val="none" w:sz="0" w:space="0" w:color="auto"/>
      </w:divBdr>
    </w:div>
    <w:div w:id="1857382066">
      <w:bodyDiv w:val="1"/>
      <w:marLeft w:val="0"/>
      <w:marRight w:val="0"/>
      <w:marTop w:val="0"/>
      <w:marBottom w:val="0"/>
      <w:divBdr>
        <w:top w:val="none" w:sz="0" w:space="0" w:color="auto"/>
        <w:left w:val="none" w:sz="0" w:space="0" w:color="auto"/>
        <w:bottom w:val="none" w:sz="0" w:space="0" w:color="auto"/>
        <w:right w:val="none" w:sz="0" w:space="0" w:color="auto"/>
      </w:divBdr>
    </w:div>
    <w:div w:id="1866358355">
      <w:bodyDiv w:val="1"/>
      <w:marLeft w:val="0"/>
      <w:marRight w:val="0"/>
      <w:marTop w:val="0"/>
      <w:marBottom w:val="0"/>
      <w:divBdr>
        <w:top w:val="none" w:sz="0" w:space="0" w:color="auto"/>
        <w:left w:val="none" w:sz="0" w:space="0" w:color="auto"/>
        <w:bottom w:val="none" w:sz="0" w:space="0" w:color="auto"/>
        <w:right w:val="none" w:sz="0" w:space="0" w:color="auto"/>
      </w:divBdr>
    </w:div>
    <w:div w:id="1901405603">
      <w:bodyDiv w:val="1"/>
      <w:marLeft w:val="0"/>
      <w:marRight w:val="0"/>
      <w:marTop w:val="0"/>
      <w:marBottom w:val="0"/>
      <w:divBdr>
        <w:top w:val="none" w:sz="0" w:space="0" w:color="auto"/>
        <w:left w:val="none" w:sz="0" w:space="0" w:color="auto"/>
        <w:bottom w:val="none" w:sz="0" w:space="0" w:color="auto"/>
        <w:right w:val="none" w:sz="0" w:space="0" w:color="auto"/>
      </w:divBdr>
    </w:div>
    <w:div w:id="1980726360">
      <w:bodyDiv w:val="1"/>
      <w:marLeft w:val="0"/>
      <w:marRight w:val="0"/>
      <w:marTop w:val="0"/>
      <w:marBottom w:val="0"/>
      <w:divBdr>
        <w:top w:val="none" w:sz="0" w:space="0" w:color="auto"/>
        <w:left w:val="none" w:sz="0" w:space="0" w:color="auto"/>
        <w:bottom w:val="none" w:sz="0" w:space="0" w:color="auto"/>
        <w:right w:val="none" w:sz="0" w:space="0" w:color="auto"/>
      </w:divBdr>
    </w:div>
    <w:div w:id="1985890292">
      <w:bodyDiv w:val="1"/>
      <w:marLeft w:val="0"/>
      <w:marRight w:val="0"/>
      <w:marTop w:val="0"/>
      <w:marBottom w:val="0"/>
      <w:divBdr>
        <w:top w:val="none" w:sz="0" w:space="0" w:color="auto"/>
        <w:left w:val="none" w:sz="0" w:space="0" w:color="auto"/>
        <w:bottom w:val="none" w:sz="0" w:space="0" w:color="auto"/>
        <w:right w:val="none" w:sz="0" w:space="0" w:color="auto"/>
      </w:divBdr>
    </w:div>
    <w:div w:id="1991782643">
      <w:bodyDiv w:val="1"/>
      <w:marLeft w:val="0"/>
      <w:marRight w:val="0"/>
      <w:marTop w:val="0"/>
      <w:marBottom w:val="0"/>
      <w:divBdr>
        <w:top w:val="none" w:sz="0" w:space="0" w:color="auto"/>
        <w:left w:val="none" w:sz="0" w:space="0" w:color="auto"/>
        <w:bottom w:val="none" w:sz="0" w:space="0" w:color="auto"/>
        <w:right w:val="none" w:sz="0" w:space="0" w:color="auto"/>
      </w:divBdr>
    </w:div>
    <w:div w:id="1999187889">
      <w:bodyDiv w:val="1"/>
      <w:marLeft w:val="0"/>
      <w:marRight w:val="0"/>
      <w:marTop w:val="0"/>
      <w:marBottom w:val="0"/>
      <w:divBdr>
        <w:top w:val="none" w:sz="0" w:space="0" w:color="auto"/>
        <w:left w:val="none" w:sz="0" w:space="0" w:color="auto"/>
        <w:bottom w:val="none" w:sz="0" w:space="0" w:color="auto"/>
        <w:right w:val="none" w:sz="0" w:space="0" w:color="auto"/>
      </w:divBdr>
    </w:div>
    <w:div w:id="2006395803">
      <w:bodyDiv w:val="1"/>
      <w:marLeft w:val="0"/>
      <w:marRight w:val="0"/>
      <w:marTop w:val="0"/>
      <w:marBottom w:val="0"/>
      <w:divBdr>
        <w:top w:val="none" w:sz="0" w:space="0" w:color="auto"/>
        <w:left w:val="none" w:sz="0" w:space="0" w:color="auto"/>
        <w:bottom w:val="none" w:sz="0" w:space="0" w:color="auto"/>
        <w:right w:val="none" w:sz="0" w:space="0" w:color="auto"/>
      </w:divBdr>
    </w:div>
    <w:div w:id="2070108583">
      <w:bodyDiv w:val="1"/>
      <w:marLeft w:val="0"/>
      <w:marRight w:val="0"/>
      <w:marTop w:val="0"/>
      <w:marBottom w:val="0"/>
      <w:divBdr>
        <w:top w:val="none" w:sz="0" w:space="0" w:color="auto"/>
        <w:left w:val="none" w:sz="0" w:space="0" w:color="auto"/>
        <w:bottom w:val="none" w:sz="0" w:space="0" w:color="auto"/>
        <w:right w:val="none" w:sz="0" w:space="0" w:color="auto"/>
      </w:divBdr>
    </w:div>
    <w:div w:id="2111267876">
      <w:bodyDiv w:val="1"/>
      <w:marLeft w:val="0"/>
      <w:marRight w:val="0"/>
      <w:marTop w:val="0"/>
      <w:marBottom w:val="0"/>
      <w:divBdr>
        <w:top w:val="none" w:sz="0" w:space="0" w:color="auto"/>
        <w:left w:val="none" w:sz="0" w:space="0" w:color="auto"/>
        <w:bottom w:val="none" w:sz="0" w:space="0" w:color="auto"/>
        <w:right w:val="none" w:sz="0" w:space="0" w:color="auto"/>
      </w:divBdr>
    </w:div>
    <w:div w:id="2116510395">
      <w:bodyDiv w:val="1"/>
      <w:marLeft w:val="0"/>
      <w:marRight w:val="0"/>
      <w:marTop w:val="0"/>
      <w:marBottom w:val="0"/>
      <w:divBdr>
        <w:top w:val="none" w:sz="0" w:space="0" w:color="auto"/>
        <w:left w:val="none" w:sz="0" w:space="0" w:color="auto"/>
        <w:bottom w:val="none" w:sz="0" w:space="0" w:color="auto"/>
        <w:right w:val="none" w:sz="0" w:space="0" w:color="auto"/>
      </w:divBdr>
    </w:div>
    <w:div w:id="2122071677">
      <w:bodyDiv w:val="1"/>
      <w:marLeft w:val="0"/>
      <w:marRight w:val="0"/>
      <w:marTop w:val="0"/>
      <w:marBottom w:val="0"/>
      <w:divBdr>
        <w:top w:val="none" w:sz="0" w:space="0" w:color="auto"/>
        <w:left w:val="none" w:sz="0" w:space="0" w:color="auto"/>
        <w:bottom w:val="none" w:sz="0" w:space="0" w:color="auto"/>
        <w:right w:val="none" w:sz="0" w:space="0" w:color="auto"/>
      </w:divBdr>
    </w:div>
    <w:div w:id="2145460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package" Target="embeddings/Microsoft_Visio_Drawing1.vsdx"/><Relationship Id="rId20" Type="http://schemas.openxmlformats.org/officeDocument/2006/relationships/image" Target="media/image7.png"/><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6.png"/><Relationship Id="rId31"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oleObject" Target="embeddings/oleObject1.bin"/><Relationship Id="rId14" Type="http://schemas.microsoft.com/office/2016/09/relationships/commentsIds" Target="commentsIds.xml"/><Relationship Id="rId22" Type="http://schemas.openxmlformats.org/officeDocument/2006/relationships/image" Target="media/image9.png"/><Relationship Id="rId27" Type="http://schemas.microsoft.com/office/2011/relationships/people" Target="people.xml"/><Relationship Id="rId30" Type="http://schemas.openxmlformats.org/officeDocument/2006/relationships/customXml" Target="../customXml/item3.xml"/></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D164EE7EBA90428510C8A8B90FE666" ma:contentTypeVersion="14" ma:contentTypeDescription="Create a new document." ma:contentTypeScope="" ma:versionID="03ab777570180d55e8aabed9dc3ff715">
  <xsd:schema xmlns:xsd="http://www.w3.org/2001/XMLSchema" xmlns:xs="http://www.w3.org/2001/XMLSchema" xmlns:p="http://schemas.microsoft.com/office/2006/metadata/properties" xmlns:ns1="http://schemas.microsoft.com/sharepoint/v3" xmlns:ns2="8b57690b-d23c-4a13-8ece-cbf5c73916f9" xmlns:ns3="717e934b-cff1-44fd-b797-feaf256acbfe" targetNamespace="http://schemas.microsoft.com/office/2006/metadata/properties" ma:root="true" ma:fieldsID="a38a598bc215a92b16b418e10e906ded" ns1:_="" ns2:_="" ns3:_="">
    <xsd:import namespace="http://schemas.microsoft.com/sharepoint/v3"/>
    <xsd:import namespace="8b57690b-d23c-4a13-8ece-cbf5c73916f9"/>
    <xsd:import namespace="717e934b-cff1-44fd-b797-feaf256acbf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7690b-d23c-4a13-8ece-cbf5c73916f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f27e54a-bce4-4de2-8305-f5d733cdeee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7e934b-cff1-44fd-b797-feaf256acbf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9c86730-c92f-4359-b4bc-cde0464a3e3a}" ma:internalName="TaxCatchAll" ma:showField="CatchAllData" ma:web="717e934b-cff1-44fd-b797-feaf256acb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717e934b-cff1-44fd-b797-feaf256acbfe" xsi:nil="true"/>
    <lcf76f155ced4ddcb4097134ff3c332f xmlns="8b57690b-d23c-4a13-8ece-cbf5c73916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48FCB41-6E47-4738-BE1B-3E0A074048F1}">
  <ds:schemaRefs>
    <ds:schemaRef ds:uri="http://schemas.openxmlformats.org/officeDocument/2006/bibliography"/>
  </ds:schemaRefs>
</ds:datastoreItem>
</file>

<file path=customXml/itemProps2.xml><?xml version="1.0" encoding="utf-8"?>
<ds:datastoreItem xmlns:ds="http://schemas.openxmlformats.org/officeDocument/2006/customXml" ds:itemID="{4A428F50-C347-42E9-A23E-7523FFA887F0}"/>
</file>

<file path=customXml/itemProps3.xml><?xml version="1.0" encoding="utf-8"?>
<ds:datastoreItem xmlns:ds="http://schemas.openxmlformats.org/officeDocument/2006/customXml" ds:itemID="{82EDAFB2-595E-4091-9E35-1046BD7EBABC}"/>
</file>

<file path=customXml/itemProps4.xml><?xml version="1.0" encoding="utf-8"?>
<ds:datastoreItem xmlns:ds="http://schemas.openxmlformats.org/officeDocument/2006/customXml" ds:itemID="{2F9E22C9-4A1A-4750-8DE2-369226F80B0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THIẾT KẾ GIẢI PHÁP</dc:title>
  <dc:subject/>
  <dc:creator>FPT IS</dc:creator>
  <cp:keywords/>
  <cp:lastModifiedBy>Do Van Tuy (IT Center - HO)</cp:lastModifiedBy>
  <cp:revision>111</cp:revision>
  <cp:lastPrinted>2011-12-16T02:50:00Z</cp:lastPrinted>
  <dcterms:created xsi:type="dcterms:W3CDTF">2021-07-09T03:55:00Z</dcterms:created>
  <dcterms:modified xsi:type="dcterms:W3CDTF">2025-09-12T01:04:40Z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0x01010032D164EE7EBA90428510C8A8B90FE666</vt:lpwstr>
  </property>
  <property fmtid="{D5CDD505-2E9C-101B-9397-08002B2CF9AE}" pid="3" name="MediaServiceImageTags">
    <vt:lpwstr/>
  </property>
</Properties>
</file>